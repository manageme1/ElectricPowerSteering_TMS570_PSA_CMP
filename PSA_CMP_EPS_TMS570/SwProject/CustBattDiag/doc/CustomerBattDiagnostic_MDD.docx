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1B11CC" w:rsidRPr="00AA38E8" w:rsidRDefault="001B11CC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2C742E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Module Design Document</w:t>
      </w:r>
    </w:p>
    <w:p w:rsidR="00B11BE8" w:rsidRPr="00AA38E8" w:rsidRDefault="00B11BE8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>For</w:t>
      </w:r>
    </w:p>
    <w:p w:rsidR="00B81C1B" w:rsidRPr="00AA38E8" w:rsidRDefault="009D4D4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Customer Battery Voltage Diagnostics</w:t>
      </w: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 xml:space="preserve">VERSION: </w:t>
      </w:r>
      <w:del w:id="0" w:author="Konieczny, Robert" w:date="2018-01-09T10:15:00Z">
        <w:r w:rsidR="005F441D" w:rsidDel="00965C4A">
          <w:rPr>
            <w:rFonts w:cs="Calibri"/>
            <w:b/>
            <w:sz w:val="24"/>
          </w:rPr>
          <w:delText>5</w:delText>
        </w:r>
      </w:del>
      <w:ins w:id="1" w:author="Mateusz Bartocha" w:date="2018-04-09T08:08:00Z">
        <w:r w:rsidR="00254BA1">
          <w:rPr>
            <w:rFonts w:cs="Calibri"/>
            <w:b/>
            <w:sz w:val="24"/>
          </w:rPr>
          <w:t>3</w:t>
        </w:r>
      </w:ins>
      <w:ins w:id="2" w:author="Konieczny, Robert" w:date="2018-01-12T12:29:00Z">
        <w:del w:id="3" w:author="Mateusz Bartocha" w:date="2018-04-09T08:08:00Z">
          <w:r w:rsidR="004C713E" w:rsidDel="00254BA1">
            <w:rPr>
              <w:rFonts w:cs="Calibri"/>
              <w:b/>
              <w:sz w:val="24"/>
            </w:rPr>
            <w:delText>2</w:delText>
          </w:r>
        </w:del>
      </w:ins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3"/>
        </w:rPr>
      </w:pPr>
      <w:r w:rsidRPr="00AA38E8">
        <w:rPr>
          <w:rFonts w:cs="Calibri"/>
          <w:b/>
          <w:sz w:val="24"/>
        </w:rPr>
        <w:t xml:space="preserve">DATE: </w:t>
      </w:r>
      <w:del w:id="4" w:author="Konieczny, Robert" w:date="2018-01-09T10:15:00Z">
        <w:r w:rsidR="005F441D" w:rsidDel="00965C4A">
          <w:rPr>
            <w:rFonts w:cs="Calibri"/>
            <w:b/>
            <w:sz w:val="24"/>
          </w:rPr>
          <w:delText>24</w:delText>
        </w:r>
        <w:r w:rsidR="00F35C18" w:rsidDel="00965C4A">
          <w:rPr>
            <w:rFonts w:cs="Calibri"/>
            <w:b/>
            <w:sz w:val="24"/>
          </w:rPr>
          <w:delText>-</w:delText>
        </w:r>
        <w:r w:rsidR="005F441D" w:rsidDel="00965C4A">
          <w:rPr>
            <w:rFonts w:cs="Calibri"/>
            <w:b/>
            <w:sz w:val="24"/>
          </w:rPr>
          <w:delText>Nov</w:delText>
        </w:r>
      </w:del>
      <w:ins w:id="5" w:author="Konieczny, Robert" w:date="2018-01-09T10:15:00Z">
        <w:r w:rsidR="00965C4A">
          <w:rPr>
            <w:rFonts w:cs="Calibri"/>
            <w:b/>
            <w:sz w:val="24"/>
          </w:rPr>
          <w:t>09-</w:t>
        </w:r>
        <w:del w:id="6" w:author="Mateusz Bartocha" w:date="2018-04-09T08:08:00Z">
          <w:r w:rsidR="00965C4A" w:rsidDel="00254BA1">
            <w:rPr>
              <w:rFonts w:cs="Calibri"/>
              <w:b/>
              <w:sz w:val="24"/>
            </w:rPr>
            <w:delText>JAN</w:delText>
          </w:r>
        </w:del>
      </w:ins>
      <w:ins w:id="7" w:author="Mateusz Bartocha" w:date="2018-04-09T08:08:00Z">
        <w:r w:rsidR="00254BA1">
          <w:rPr>
            <w:rFonts w:cs="Calibri"/>
            <w:b/>
            <w:sz w:val="24"/>
          </w:rPr>
          <w:t>April</w:t>
        </w:r>
      </w:ins>
      <w:r w:rsidR="00F35C18">
        <w:rPr>
          <w:rFonts w:cs="Calibri"/>
          <w:b/>
          <w:sz w:val="24"/>
        </w:rPr>
        <w:t>-201</w:t>
      </w:r>
      <w:ins w:id="8" w:author="Konieczny, Robert" w:date="2018-01-09T10:15:00Z">
        <w:r w:rsidR="00965C4A">
          <w:rPr>
            <w:rFonts w:cs="Calibri"/>
            <w:b/>
            <w:sz w:val="24"/>
          </w:rPr>
          <w:t>8</w:t>
        </w:r>
      </w:ins>
      <w:del w:id="9" w:author="Konieczny, Robert" w:date="2018-01-09T10:15:00Z">
        <w:r w:rsidR="00F35C18" w:rsidDel="00965C4A">
          <w:rPr>
            <w:rFonts w:cs="Calibri"/>
            <w:b/>
            <w:sz w:val="24"/>
          </w:rPr>
          <w:delText>5</w:delText>
        </w:r>
      </w:del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  <w:sz w:val="19"/>
        </w:rPr>
      </w:pPr>
      <w:r w:rsidRPr="00AA38E8">
        <w:rPr>
          <w:rFonts w:cs="Calibri"/>
          <w:b/>
          <w:sz w:val="23"/>
        </w:rPr>
        <w:br w:type="page"/>
      </w:r>
    </w:p>
    <w:p w:rsidR="00B81C1B" w:rsidRPr="00AA38E8" w:rsidRDefault="00B81C1B" w:rsidP="00F35C18">
      <w:pPr>
        <w:tabs>
          <w:tab w:val="left" w:pos="4320"/>
          <w:tab w:val="left" w:pos="8640"/>
        </w:tabs>
        <w:spacing w:line="240" w:lineRule="atLeast"/>
        <w:rPr>
          <w:rFonts w:cs="Calibri"/>
          <w:b/>
        </w:rPr>
      </w:pPr>
      <w:r w:rsidRPr="00AA38E8">
        <w:rPr>
          <w:rFonts w:cs="Calibri"/>
          <w:b/>
        </w:rPr>
        <w:lastRenderedPageBreak/>
        <w:t>Revision History</w:t>
      </w: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</w:rPr>
      </w:pP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3960"/>
        <w:gridCol w:w="2160"/>
        <w:gridCol w:w="1080"/>
        <w:gridCol w:w="1440"/>
      </w:tblGrid>
      <w:tr w:rsidR="00905E21" w:rsidRPr="00AA38E8" w:rsidTr="0031394A">
        <w:tc>
          <w:tcPr>
            <w:tcW w:w="54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Sl. No.</w:t>
            </w:r>
          </w:p>
        </w:tc>
        <w:tc>
          <w:tcPr>
            <w:tcW w:w="396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Description</w:t>
            </w:r>
          </w:p>
        </w:tc>
        <w:tc>
          <w:tcPr>
            <w:tcW w:w="216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Author</w:t>
            </w:r>
          </w:p>
        </w:tc>
        <w:tc>
          <w:tcPr>
            <w:tcW w:w="108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Version</w:t>
            </w:r>
          </w:p>
        </w:tc>
        <w:tc>
          <w:tcPr>
            <w:tcW w:w="1440" w:type="dxa"/>
          </w:tcPr>
          <w:p w:rsidR="00905E21" w:rsidRPr="00AA38E8" w:rsidRDefault="00905E21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Date</w:t>
            </w:r>
          </w:p>
        </w:tc>
      </w:tr>
      <w:tr w:rsidR="00905E21" w:rsidRPr="00AA38E8" w:rsidTr="0031394A">
        <w:tc>
          <w:tcPr>
            <w:tcW w:w="540" w:type="dxa"/>
          </w:tcPr>
          <w:p w:rsidR="00905E21" w:rsidRPr="00BA6A5F" w:rsidRDefault="00905E21">
            <w:pPr>
              <w:rPr>
                <w:rFonts w:cs="Calibri"/>
                <w:color w:val="FF0000"/>
              </w:rPr>
            </w:pPr>
            <w:r w:rsidRPr="00BA6A5F">
              <w:rPr>
                <w:rFonts w:cs="Calibri"/>
                <w:color w:val="FF0000"/>
              </w:rPr>
              <w:t>1</w:t>
            </w:r>
          </w:p>
        </w:tc>
        <w:tc>
          <w:tcPr>
            <w:tcW w:w="3960" w:type="dxa"/>
          </w:tcPr>
          <w:p w:rsidR="00905E21" w:rsidRPr="00AA38E8" w:rsidRDefault="00905E21" w:rsidP="00AF082D">
            <w:pPr>
              <w:rPr>
                <w:rFonts w:cs="Calibri"/>
              </w:rPr>
            </w:pPr>
            <w:r>
              <w:rPr>
                <w:rFonts w:cs="Calibri"/>
              </w:rPr>
              <w:t>Initial version</w:t>
            </w:r>
          </w:p>
        </w:tc>
        <w:tc>
          <w:tcPr>
            <w:tcW w:w="2160" w:type="dxa"/>
          </w:tcPr>
          <w:p w:rsidR="00905E21" w:rsidRPr="00AA38E8" w:rsidRDefault="00232066">
            <w:pPr>
              <w:rPr>
                <w:rFonts w:cs="Calibri"/>
              </w:rPr>
            </w:pPr>
            <w:r>
              <w:rPr>
                <w:rFonts w:cs="Calibri"/>
              </w:rPr>
              <w:t>Steve Horwath</w:t>
            </w:r>
          </w:p>
        </w:tc>
        <w:tc>
          <w:tcPr>
            <w:tcW w:w="1080" w:type="dxa"/>
          </w:tcPr>
          <w:p w:rsidR="00905E21" w:rsidRPr="00AA38E8" w:rsidRDefault="00905E21">
            <w:pPr>
              <w:rPr>
                <w:rFonts w:cs="Calibri"/>
              </w:rPr>
            </w:pPr>
            <w:r>
              <w:rPr>
                <w:rFonts w:cs="Calibri"/>
              </w:rPr>
              <w:t>1</w:t>
            </w:r>
          </w:p>
        </w:tc>
        <w:tc>
          <w:tcPr>
            <w:tcW w:w="1440" w:type="dxa"/>
          </w:tcPr>
          <w:p w:rsidR="00905E21" w:rsidRPr="00AA38E8" w:rsidRDefault="00232066" w:rsidP="0031394A">
            <w:pPr>
              <w:rPr>
                <w:rFonts w:cs="Calibri"/>
              </w:rPr>
            </w:pPr>
            <w:r>
              <w:rPr>
                <w:rFonts w:cs="Calibri"/>
              </w:rPr>
              <w:t>15-Oct-</w:t>
            </w:r>
            <w:r w:rsidR="00F35C18">
              <w:rPr>
                <w:rFonts w:cs="Calibri"/>
              </w:rPr>
              <w:t>20</w:t>
            </w:r>
            <w:r>
              <w:rPr>
                <w:rFonts w:cs="Calibri"/>
              </w:rPr>
              <w:t>14</w:t>
            </w:r>
          </w:p>
        </w:tc>
      </w:tr>
      <w:tr w:rsidR="00F35C18" w:rsidRPr="00AA38E8" w:rsidTr="0031394A">
        <w:tc>
          <w:tcPr>
            <w:tcW w:w="540" w:type="dxa"/>
          </w:tcPr>
          <w:p w:rsidR="00F35C18" w:rsidRPr="00BA6A5F" w:rsidRDefault="00F35C18">
            <w:pPr>
              <w:rPr>
                <w:rFonts w:cs="Calibri"/>
                <w:color w:val="FF0000"/>
              </w:rPr>
            </w:pPr>
            <w:r w:rsidRPr="00BA6A5F">
              <w:rPr>
                <w:rFonts w:cs="Calibri"/>
                <w:color w:val="FF0000"/>
              </w:rPr>
              <w:t>2</w:t>
            </w:r>
          </w:p>
        </w:tc>
        <w:tc>
          <w:tcPr>
            <w:tcW w:w="3960" w:type="dxa"/>
          </w:tcPr>
          <w:p w:rsidR="00F35C18" w:rsidRDefault="00F35C18" w:rsidP="00AF082D">
            <w:pPr>
              <w:rPr>
                <w:rFonts w:cs="Calibri"/>
              </w:rPr>
            </w:pPr>
            <w:r>
              <w:rPr>
                <w:rFonts w:cs="Calibri"/>
              </w:rPr>
              <w:t>Input update, cleanup</w:t>
            </w:r>
          </w:p>
        </w:tc>
        <w:tc>
          <w:tcPr>
            <w:tcW w:w="2160" w:type="dxa"/>
          </w:tcPr>
          <w:p w:rsidR="00F35C18" w:rsidRDefault="00F35C18">
            <w:pPr>
              <w:rPr>
                <w:rFonts w:cs="Calibri"/>
              </w:rPr>
            </w:pPr>
            <w:r>
              <w:rPr>
                <w:rFonts w:cs="Calibri"/>
              </w:rPr>
              <w:t>Owen Tosh</w:t>
            </w:r>
          </w:p>
        </w:tc>
        <w:tc>
          <w:tcPr>
            <w:tcW w:w="1080" w:type="dxa"/>
          </w:tcPr>
          <w:p w:rsidR="00F35C18" w:rsidRDefault="00F35C18">
            <w:pPr>
              <w:rPr>
                <w:rFonts w:cs="Calibri"/>
              </w:rPr>
            </w:pPr>
            <w:r>
              <w:rPr>
                <w:rFonts w:cs="Calibri"/>
              </w:rPr>
              <w:t>2</w:t>
            </w:r>
          </w:p>
        </w:tc>
        <w:tc>
          <w:tcPr>
            <w:tcW w:w="1440" w:type="dxa"/>
          </w:tcPr>
          <w:p w:rsidR="00F35C18" w:rsidRDefault="00F35C18" w:rsidP="0031394A">
            <w:pPr>
              <w:rPr>
                <w:rFonts w:cs="Calibri"/>
              </w:rPr>
            </w:pPr>
            <w:r>
              <w:rPr>
                <w:rFonts w:cs="Calibri"/>
              </w:rPr>
              <w:t>14-Jan-2015</w:t>
            </w:r>
          </w:p>
        </w:tc>
      </w:tr>
      <w:tr w:rsidR="00240F6E" w:rsidRPr="00AA38E8" w:rsidTr="0031394A">
        <w:tc>
          <w:tcPr>
            <w:tcW w:w="540" w:type="dxa"/>
          </w:tcPr>
          <w:p w:rsidR="00240F6E" w:rsidRPr="00BA6A5F" w:rsidRDefault="00240F6E">
            <w:pPr>
              <w:rPr>
                <w:rFonts w:cs="Calibri"/>
                <w:color w:val="FF0000"/>
              </w:rPr>
            </w:pPr>
            <w:r w:rsidRPr="00BA6A5F">
              <w:rPr>
                <w:rFonts w:cs="Calibri"/>
                <w:color w:val="FF0000"/>
              </w:rPr>
              <w:t>3</w:t>
            </w:r>
          </w:p>
        </w:tc>
        <w:tc>
          <w:tcPr>
            <w:tcW w:w="3960" w:type="dxa"/>
          </w:tcPr>
          <w:p w:rsidR="00240F6E" w:rsidRDefault="00240F6E" w:rsidP="00AF082D">
            <w:pPr>
              <w:rPr>
                <w:rFonts w:cs="Calibri"/>
              </w:rPr>
            </w:pPr>
            <w:r>
              <w:rPr>
                <w:rFonts w:cs="Calibri"/>
              </w:rPr>
              <w:t>Updates for SCIR 003B</w:t>
            </w:r>
          </w:p>
        </w:tc>
        <w:tc>
          <w:tcPr>
            <w:tcW w:w="2160" w:type="dxa"/>
          </w:tcPr>
          <w:p w:rsidR="00240F6E" w:rsidRDefault="00240F6E">
            <w:pPr>
              <w:rPr>
                <w:rFonts w:cs="Calibri"/>
              </w:rPr>
            </w:pPr>
            <w:r>
              <w:rPr>
                <w:rFonts w:cs="Calibri"/>
              </w:rPr>
              <w:t>Owen Tosh</w:t>
            </w:r>
          </w:p>
        </w:tc>
        <w:tc>
          <w:tcPr>
            <w:tcW w:w="1080" w:type="dxa"/>
          </w:tcPr>
          <w:p w:rsidR="00240F6E" w:rsidRDefault="00240F6E">
            <w:pPr>
              <w:rPr>
                <w:rFonts w:cs="Calibri"/>
              </w:rPr>
            </w:pPr>
            <w:r>
              <w:rPr>
                <w:rFonts w:cs="Calibri"/>
              </w:rPr>
              <w:t>3</w:t>
            </w:r>
          </w:p>
        </w:tc>
        <w:tc>
          <w:tcPr>
            <w:tcW w:w="1440" w:type="dxa"/>
          </w:tcPr>
          <w:p w:rsidR="00240F6E" w:rsidRDefault="00240F6E" w:rsidP="0031394A">
            <w:pPr>
              <w:rPr>
                <w:rFonts w:cs="Calibri"/>
              </w:rPr>
            </w:pPr>
            <w:r>
              <w:rPr>
                <w:rFonts w:cs="Calibri"/>
              </w:rPr>
              <w:t>20-Jul-2015</w:t>
            </w:r>
          </w:p>
        </w:tc>
      </w:tr>
      <w:tr w:rsidR="00C27ED9" w:rsidRPr="00AA38E8" w:rsidTr="0031394A">
        <w:tc>
          <w:tcPr>
            <w:tcW w:w="540" w:type="dxa"/>
          </w:tcPr>
          <w:p w:rsidR="00C27ED9" w:rsidRPr="00BA6A5F" w:rsidRDefault="00C27ED9">
            <w:pPr>
              <w:rPr>
                <w:rFonts w:cs="Calibri"/>
                <w:color w:val="FF0000"/>
              </w:rPr>
            </w:pPr>
            <w:r w:rsidRPr="00BA6A5F">
              <w:rPr>
                <w:rFonts w:cs="Calibri"/>
                <w:color w:val="FF0000"/>
              </w:rPr>
              <w:t>4</w:t>
            </w:r>
          </w:p>
        </w:tc>
        <w:tc>
          <w:tcPr>
            <w:tcW w:w="3960" w:type="dxa"/>
          </w:tcPr>
          <w:p w:rsidR="00C27ED9" w:rsidRDefault="00C27ED9" w:rsidP="00AF082D">
            <w:pPr>
              <w:rPr>
                <w:rFonts w:cs="Calibri"/>
              </w:rPr>
            </w:pPr>
            <w:r>
              <w:rPr>
                <w:rFonts w:cs="Calibri"/>
              </w:rPr>
              <w:t>Corrected E8 timer conditions</w:t>
            </w:r>
          </w:p>
        </w:tc>
        <w:tc>
          <w:tcPr>
            <w:tcW w:w="2160" w:type="dxa"/>
          </w:tcPr>
          <w:p w:rsidR="00C27ED9" w:rsidRDefault="00C27ED9">
            <w:pPr>
              <w:rPr>
                <w:rFonts w:cs="Calibri"/>
              </w:rPr>
            </w:pPr>
            <w:r>
              <w:rPr>
                <w:rFonts w:cs="Calibri"/>
              </w:rPr>
              <w:t>Owen Tosh</w:t>
            </w:r>
          </w:p>
        </w:tc>
        <w:tc>
          <w:tcPr>
            <w:tcW w:w="1080" w:type="dxa"/>
          </w:tcPr>
          <w:p w:rsidR="00C27ED9" w:rsidRDefault="00C27ED9">
            <w:pPr>
              <w:rPr>
                <w:rFonts w:cs="Calibri"/>
              </w:rPr>
            </w:pPr>
            <w:r>
              <w:rPr>
                <w:rFonts w:cs="Calibri"/>
              </w:rPr>
              <w:t>4</w:t>
            </w:r>
          </w:p>
        </w:tc>
        <w:tc>
          <w:tcPr>
            <w:tcW w:w="1440" w:type="dxa"/>
          </w:tcPr>
          <w:p w:rsidR="00C27ED9" w:rsidRDefault="00C27ED9" w:rsidP="0031394A">
            <w:pPr>
              <w:rPr>
                <w:rFonts w:cs="Calibri"/>
              </w:rPr>
            </w:pPr>
            <w:r>
              <w:rPr>
                <w:rFonts w:cs="Calibri"/>
              </w:rPr>
              <w:t>14-Sept-2015</w:t>
            </w:r>
          </w:p>
        </w:tc>
      </w:tr>
      <w:tr w:rsidR="005F441D" w:rsidRPr="00AA38E8" w:rsidTr="0031394A">
        <w:tc>
          <w:tcPr>
            <w:tcW w:w="540" w:type="dxa"/>
          </w:tcPr>
          <w:p w:rsidR="005F441D" w:rsidRPr="00BA6A5F" w:rsidRDefault="005F441D">
            <w:pPr>
              <w:rPr>
                <w:rFonts w:cs="Calibri"/>
                <w:color w:val="FF0000"/>
              </w:rPr>
            </w:pPr>
            <w:r w:rsidRPr="00BA6A5F">
              <w:rPr>
                <w:rFonts w:cs="Calibri"/>
                <w:color w:val="FF0000"/>
              </w:rPr>
              <w:t>5</w:t>
            </w:r>
          </w:p>
        </w:tc>
        <w:tc>
          <w:tcPr>
            <w:tcW w:w="3960" w:type="dxa"/>
          </w:tcPr>
          <w:p w:rsidR="005F441D" w:rsidRDefault="005F441D" w:rsidP="00AF082D">
            <w:pPr>
              <w:rPr>
                <w:rFonts w:cs="Calibri"/>
              </w:rPr>
            </w:pPr>
            <w:r>
              <w:rPr>
                <w:rFonts w:cs="Calibri"/>
              </w:rPr>
              <w:t>Implemented NTC E9</w:t>
            </w:r>
          </w:p>
        </w:tc>
        <w:tc>
          <w:tcPr>
            <w:tcW w:w="2160" w:type="dxa"/>
          </w:tcPr>
          <w:p w:rsidR="005F441D" w:rsidRDefault="005F441D">
            <w:pPr>
              <w:rPr>
                <w:rFonts w:cs="Calibri"/>
              </w:rPr>
            </w:pPr>
            <w:r>
              <w:rPr>
                <w:rFonts w:cs="Calibri"/>
              </w:rPr>
              <w:t>Owen Tosh</w:t>
            </w:r>
          </w:p>
        </w:tc>
        <w:tc>
          <w:tcPr>
            <w:tcW w:w="1080" w:type="dxa"/>
          </w:tcPr>
          <w:p w:rsidR="005F441D" w:rsidRDefault="005F441D">
            <w:pPr>
              <w:rPr>
                <w:rFonts w:cs="Calibri"/>
              </w:rPr>
            </w:pPr>
            <w:r>
              <w:rPr>
                <w:rFonts w:cs="Calibri"/>
              </w:rPr>
              <w:t>5</w:t>
            </w:r>
          </w:p>
        </w:tc>
        <w:tc>
          <w:tcPr>
            <w:tcW w:w="1440" w:type="dxa"/>
          </w:tcPr>
          <w:p w:rsidR="005F441D" w:rsidRDefault="005F441D" w:rsidP="0031394A">
            <w:pPr>
              <w:rPr>
                <w:rFonts w:cs="Calibri"/>
              </w:rPr>
            </w:pPr>
            <w:r>
              <w:rPr>
                <w:rFonts w:cs="Calibri"/>
              </w:rPr>
              <w:t>24-Nov-2015</w:t>
            </w:r>
          </w:p>
        </w:tc>
      </w:tr>
      <w:tr w:rsidR="00965C4A" w:rsidRPr="00AA38E8" w:rsidTr="0031394A">
        <w:trPr>
          <w:ins w:id="10" w:author="Konieczny, Robert" w:date="2018-01-09T10:15:00Z"/>
        </w:trPr>
        <w:tc>
          <w:tcPr>
            <w:tcW w:w="540" w:type="dxa"/>
          </w:tcPr>
          <w:p w:rsidR="00965C4A" w:rsidRDefault="00254BA1">
            <w:pPr>
              <w:rPr>
                <w:ins w:id="11" w:author="Konieczny, Robert" w:date="2018-01-09T10:15:00Z"/>
                <w:rFonts w:cs="Calibri"/>
              </w:rPr>
            </w:pPr>
            <w:ins w:id="12" w:author="Mateusz Bartocha" w:date="2018-04-09T08:09:00Z">
              <w:r>
                <w:rPr>
                  <w:rFonts w:cs="Calibri"/>
                </w:rPr>
                <w:t>6</w:t>
              </w:r>
            </w:ins>
            <w:ins w:id="13" w:author="Konieczny, Robert" w:date="2018-01-12T12:29:00Z">
              <w:del w:id="14" w:author="Mateusz Bartocha" w:date="2018-04-09T08:09:00Z">
                <w:r w:rsidR="00BA6A5F" w:rsidDel="00254BA1">
                  <w:rPr>
                    <w:rFonts w:cs="Calibri"/>
                  </w:rPr>
                  <w:delText>2</w:delText>
                </w:r>
              </w:del>
            </w:ins>
          </w:p>
        </w:tc>
        <w:tc>
          <w:tcPr>
            <w:tcW w:w="3960" w:type="dxa"/>
          </w:tcPr>
          <w:p w:rsidR="00965C4A" w:rsidRDefault="00965C4A" w:rsidP="00AF082D">
            <w:pPr>
              <w:rPr>
                <w:ins w:id="15" w:author="Konieczny, Robert" w:date="2018-01-09T10:15:00Z"/>
                <w:rFonts w:cs="Calibri"/>
              </w:rPr>
            </w:pPr>
            <w:ins w:id="16" w:author="Konieczny, Robert" w:date="2018-01-09T10:15:00Z">
              <w:r>
                <w:rPr>
                  <w:rFonts w:cs="Calibri"/>
                </w:rPr>
                <w:t xml:space="preserve">Update for </w:t>
              </w:r>
            </w:ins>
            <w:ins w:id="17" w:author="Konieczny, Robert" w:date="2018-01-09T10:17:00Z">
              <w:r w:rsidRPr="00965C4A">
                <w:rPr>
                  <w:rFonts w:cs="Calibri"/>
                </w:rPr>
                <w:t xml:space="preserve"> EA3#15023</w:t>
              </w:r>
              <w:r>
                <w:rPr>
                  <w:rFonts w:cs="Calibri"/>
                </w:rPr>
                <w:t xml:space="preserve"> (bat </w:t>
              </w:r>
              <w:proofErr w:type="spellStart"/>
              <w:r>
                <w:rPr>
                  <w:rFonts w:cs="Calibri"/>
                </w:rPr>
                <w:t>diag</w:t>
              </w:r>
              <w:proofErr w:type="spellEnd"/>
              <w:r>
                <w:rPr>
                  <w:rFonts w:cs="Calibri"/>
                </w:rPr>
                <w:t xml:space="preserve"> window)</w:t>
              </w:r>
            </w:ins>
          </w:p>
        </w:tc>
        <w:tc>
          <w:tcPr>
            <w:tcW w:w="2160" w:type="dxa"/>
          </w:tcPr>
          <w:p w:rsidR="00965C4A" w:rsidRDefault="00965C4A">
            <w:pPr>
              <w:rPr>
                <w:ins w:id="18" w:author="Konieczny, Robert" w:date="2018-01-09T10:15:00Z"/>
                <w:rFonts w:cs="Calibri"/>
              </w:rPr>
            </w:pPr>
            <w:ins w:id="19" w:author="Konieczny, Robert" w:date="2018-01-09T10:15:00Z">
              <w:r>
                <w:rPr>
                  <w:rFonts w:cs="Calibri"/>
                </w:rPr>
                <w:t>Robert Konieczny</w:t>
              </w:r>
            </w:ins>
          </w:p>
        </w:tc>
        <w:tc>
          <w:tcPr>
            <w:tcW w:w="1080" w:type="dxa"/>
          </w:tcPr>
          <w:p w:rsidR="00965C4A" w:rsidRDefault="00965C4A">
            <w:pPr>
              <w:rPr>
                <w:ins w:id="20" w:author="Konieczny, Robert" w:date="2018-01-09T10:15:00Z"/>
                <w:rFonts w:cs="Calibri"/>
              </w:rPr>
            </w:pPr>
            <w:ins w:id="21" w:author="Konieczny, Robert" w:date="2018-01-09T10:15:00Z">
              <w:del w:id="22" w:author="Mateusz Bartocha" w:date="2018-04-09T08:09:00Z">
                <w:r w:rsidDel="00254BA1">
                  <w:rPr>
                    <w:rFonts w:cs="Calibri"/>
                  </w:rPr>
                  <w:delText>6</w:delText>
                </w:r>
              </w:del>
            </w:ins>
            <w:ins w:id="23" w:author="Mateusz Bartocha" w:date="2018-04-09T08:09:00Z">
              <w:r w:rsidR="00254BA1">
                <w:rPr>
                  <w:rFonts w:cs="Calibri"/>
                </w:rPr>
                <w:t>2</w:t>
              </w:r>
            </w:ins>
          </w:p>
        </w:tc>
        <w:tc>
          <w:tcPr>
            <w:tcW w:w="1440" w:type="dxa"/>
          </w:tcPr>
          <w:p w:rsidR="00965C4A" w:rsidRDefault="00965C4A" w:rsidP="0031394A">
            <w:pPr>
              <w:rPr>
                <w:ins w:id="24" w:author="Konieczny, Robert" w:date="2018-01-09T10:15:00Z"/>
                <w:rFonts w:cs="Calibri"/>
              </w:rPr>
            </w:pPr>
            <w:ins w:id="25" w:author="Konieczny, Robert" w:date="2018-01-09T10:15:00Z">
              <w:r>
                <w:rPr>
                  <w:rFonts w:cs="Calibri"/>
                </w:rPr>
                <w:t>09-Jan-2018</w:t>
              </w:r>
            </w:ins>
          </w:p>
        </w:tc>
      </w:tr>
      <w:tr w:rsidR="00254BA1" w:rsidRPr="00AA38E8" w:rsidTr="0031394A">
        <w:trPr>
          <w:ins w:id="26" w:author="Mateusz Bartocha" w:date="2018-04-09T08:09:00Z"/>
        </w:trPr>
        <w:tc>
          <w:tcPr>
            <w:tcW w:w="540" w:type="dxa"/>
          </w:tcPr>
          <w:p w:rsidR="00254BA1" w:rsidRDefault="00254BA1">
            <w:pPr>
              <w:rPr>
                <w:ins w:id="27" w:author="Mateusz Bartocha" w:date="2018-04-09T08:09:00Z"/>
                <w:rFonts w:cs="Calibri"/>
              </w:rPr>
            </w:pPr>
            <w:ins w:id="28" w:author="Mateusz Bartocha" w:date="2018-04-09T08:09:00Z">
              <w:r>
                <w:rPr>
                  <w:rFonts w:cs="Calibri"/>
                </w:rPr>
                <w:t>7</w:t>
              </w:r>
            </w:ins>
          </w:p>
        </w:tc>
        <w:tc>
          <w:tcPr>
            <w:tcW w:w="3960" w:type="dxa"/>
          </w:tcPr>
          <w:p w:rsidR="00254BA1" w:rsidRDefault="00254BA1" w:rsidP="00AF082D">
            <w:pPr>
              <w:rPr>
                <w:ins w:id="29" w:author="Mateusz Bartocha" w:date="2018-04-09T08:09:00Z"/>
                <w:rFonts w:cs="Calibri"/>
              </w:rPr>
            </w:pPr>
            <w:ins w:id="30" w:author="Mateusz Bartocha" w:date="2018-04-09T08:09:00Z">
              <w:r>
                <w:rPr>
                  <w:rFonts w:cs="Calibri"/>
                </w:rPr>
                <w:t>Update for EA3#18862 (</w:t>
              </w:r>
              <w:proofErr w:type="spellStart"/>
              <w:r>
                <w:rPr>
                  <w:rFonts w:cs="Calibri"/>
                </w:rPr>
                <w:t>UnitTest</w:t>
              </w:r>
              <w:proofErr w:type="spellEnd"/>
              <w:r>
                <w:rPr>
                  <w:rFonts w:cs="Calibri"/>
                </w:rPr>
                <w:t xml:space="preserve"> low path coverage)</w:t>
              </w:r>
            </w:ins>
          </w:p>
        </w:tc>
        <w:tc>
          <w:tcPr>
            <w:tcW w:w="2160" w:type="dxa"/>
          </w:tcPr>
          <w:p w:rsidR="00254BA1" w:rsidRDefault="00254BA1">
            <w:pPr>
              <w:rPr>
                <w:ins w:id="31" w:author="Mateusz Bartocha" w:date="2018-04-09T08:09:00Z"/>
                <w:rFonts w:cs="Calibri"/>
              </w:rPr>
            </w:pPr>
            <w:ins w:id="32" w:author="Mateusz Bartocha" w:date="2018-04-09T08:09:00Z">
              <w:r>
                <w:rPr>
                  <w:rFonts w:cs="Calibri"/>
                </w:rPr>
                <w:t>Mateusz Bartocha</w:t>
              </w:r>
            </w:ins>
          </w:p>
        </w:tc>
        <w:tc>
          <w:tcPr>
            <w:tcW w:w="1080" w:type="dxa"/>
          </w:tcPr>
          <w:p w:rsidR="00254BA1" w:rsidRDefault="00254BA1">
            <w:pPr>
              <w:rPr>
                <w:ins w:id="33" w:author="Mateusz Bartocha" w:date="2018-04-09T08:09:00Z"/>
                <w:rFonts w:cs="Calibri"/>
              </w:rPr>
            </w:pPr>
            <w:ins w:id="34" w:author="Mateusz Bartocha" w:date="2018-04-09T08:09:00Z">
              <w:r>
                <w:rPr>
                  <w:rFonts w:cs="Calibri"/>
                </w:rPr>
                <w:t>3</w:t>
              </w:r>
            </w:ins>
          </w:p>
        </w:tc>
        <w:tc>
          <w:tcPr>
            <w:tcW w:w="1440" w:type="dxa"/>
          </w:tcPr>
          <w:p w:rsidR="00254BA1" w:rsidRDefault="00254BA1" w:rsidP="0031394A">
            <w:pPr>
              <w:rPr>
                <w:ins w:id="35" w:author="Mateusz Bartocha" w:date="2018-04-09T08:09:00Z"/>
                <w:rFonts w:cs="Calibri"/>
              </w:rPr>
            </w:pPr>
            <w:ins w:id="36" w:author="Mateusz Bartocha" w:date="2018-04-09T08:09:00Z">
              <w:r>
                <w:rPr>
                  <w:rFonts w:cs="Calibri"/>
                </w:rPr>
                <w:t>09-April-2018</w:t>
              </w:r>
            </w:ins>
          </w:p>
        </w:tc>
      </w:tr>
    </w:tbl>
    <w:p w:rsidR="00BA6A5F" w:rsidRDefault="00BA6A5F">
      <w:pPr>
        <w:jc w:val="center"/>
        <w:rPr>
          <w:ins w:id="37" w:author="Konieczny, Robert" w:date="2018-01-12T12:30:00Z"/>
          <w:rFonts w:cs="Calibri"/>
          <w:sz w:val="24"/>
        </w:rPr>
      </w:pPr>
      <w:bookmarkStart w:id="38" w:name="_Toc378476016"/>
      <w:bookmarkStart w:id="39" w:name="_Toc348792978"/>
      <w:bookmarkStart w:id="40" w:name="_Toc348793074"/>
      <w:bookmarkStart w:id="41" w:name="_Toc348793965"/>
      <w:bookmarkStart w:id="42" w:name="_Toc349459173"/>
      <w:bookmarkStart w:id="43" w:name="_Toc349621609"/>
    </w:p>
    <w:p w:rsidR="00B81C1B" w:rsidRPr="00BA6A5F" w:rsidRDefault="00BA6A5F">
      <w:pPr>
        <w:jc w:val="center"/>
        <w:rPr>
          <w:rFonts w:cs="Calibri"/>
          <w:sz w:val="24"/>
        </w:rPr>
      </w:pPr>
      <w:ins w:id="44" w:author="Konieczny, Robert" w:date="2018-01-12T12:30:00Z">
        <w:r w:rsidRPr="00BA6A5F">
          <w:rPr>
            <w:rFonts w:cs="Calibri"/>
            <w:sz w:val="24"/>
          </w:rPr>
          <w:t>Watch out those revision numbers. After copy from BMPV it wasn't reset as it was in Synergy</w:t>
        </w:r>
      </w:ins>
    </w:p>
    <w:p w:rsidR="00891F29" w:rsidRPr="00AA38E8" w:rsidRDefault="00B81C1B" w:rsidP="00891F29">
      <w:pPr>
        <w:jc w:val="center"/>
        <w:rPr>
          <w:rFonts w:cs="Calibri"/>
          <w:b/>
          <w:sz w:val="24"/>
          <w:u w:val="single"/>
        </w:rPr>
      </w:pPr>
      <w:r w:rsidRPr="00AA38E8">
        <w:rPr>
          <w:rFonts w:cs="Calibri"/>
          <w:b/>
          <w:sz w:val="32"/>
          <w:u w:val="single"/>
        </w:rPr>
        <w:br w:type="page"/>
      </w:r>
      <w:bookmarkEnd w:id="38"/>
      <w:r w:rsidR="00891F29" w:rsidRPr="00AA38E8">
        <w:rPr>
          <w:rFonts w:cs="Calibri"/>
          <w:b/>
          <w:sz w:val="24"/>
          <w:u w:val="single"/>
        </w:rPr>
        <w:lastRenderedPageBreak/>
        <w:t>Table of Contents</w:t>
      </w:r>
    </w:p>
    <w:p w:rsidR="00EA6488" w:rsidRDefault="009C5629">
      <w:pPr>
        <w:pStyle w:val="TOC1"/>
        <w:rPr>
          <w:ins w:id="45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r w:rsidRPr="00AA38E8">
        <w:rPr>
          <w:rFonts w:ascii="Calibri" w:hAnsi="Calibri" w:cs="Calibri"/>
          <w:b w:val="0"/>
          <w:caps w:val="0"/>
        </w:rPr>
        <w:fldChar w:fldCharType="begin"/>
      </w:r>
      <w:r w:rsidRPr="00AA38E8">
        <w:rPr>
          <w:rFonts w:ascii="Calibri" w:hAnsi="Calibri" w:cs="Calibri"/>
          <w:b w:val="0"/>
          <w:caps w:val="0"/>
        </w:rPr>
        <w:instrText xml:space="preserve"> TOC \o "1-2" \h \z \u </w:instrText>
      </w:r>
      <w:r w:rsidRPr="00AA38E8">
        <w:rPr>
          <w:rFonts w:ascii="Calibri" w:hAnsi="Calibri" w:cs="Calibri"/>
          <w:b w:val="0"/>
          <w:caps w:val="0"/>
        </w:rPr>
        <w:fldChar w:fldCharType="separate"/>
      </w:r>
      <w:ins w:id="46" w:author="Konieczny, Robert" w:date="2018-01-10T12:47:00Z">
        <w:r w:rsidR="00EA6488" w:rsidRPr="008E7784">
          <w:rPr>
            <w:rStyle w:val="Hyperlink"/>
            <w:noProof/>
          </w:rPr>
          <w:fldChar w:fldCharType="begin"/>
        </w:r>
        <w:r w:rsidR="00EA6488" w:rsidRPr="008E7784">
          <w:rPr>
            <w:rStyle w:val="Hyperlink"/>
            <w:noProof/>
          </w:rPr>
          <w:instrText xml:space="preserve"> </w:instrText>
        </w:r>
        <w:r w:rsidR="00EA6488">
          <w:rPr>
            <w:noProof/>
          </w:rPr>
          <w:instrText>HYPERLINK \l "_Toc503351807"</w:instrText>
        </w:r>
        <w:r w:rsidR="00EA6488" w:rsidRPr="008E7784">
          <w:rPr>
            <w:rStyle w:val="Hyperlink"/>
            <w:noProof/>
          </w:rPr>
          <w:instrText xml:space="preserve"> </w:instrText>
        </w:r>
        <w:r w:rsidR="00EA6488" w:rsidRPr="008E7784">
          <w:rPr>
            <w:rStyle w:val="Hyperlink"/>
            <w:noProof/>
          </w:rPr>
          <w:fldChar w:fldCharType="separate"/>
        </w:r>
        <w:r w:rsidR="00EA6488" w:rsidRPr="008E7784">
          <w:rPr>
            <w:rStyle w:val="Hyperlink"/>
            <w:rFonts w:ascii="Calibri" w:hAnsi="Calibri" w:cs="Calibri"/>
            <w:noProof/>
          </w:rPr>
          <w:t>1</w:t>
        </w:r>
        <w:r w:rsidR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EA6488" w:rsidRPr="008E7784">
          <w:rPr>
            <w:rStyle w:val="Hyperlink"/>
            <w:rFonts w:ascii="Calibri" w:hAnsi="Calibri" w:cs="Calibri"/>
            <w:noProof/>
          </w:rPr>
          <w:t>Abbrevations And Acronyms</w:t>
        </w:r>
        <w:r w:rsidR="00EA6488">
          <w:rPr>
            <w:noProof/>
            <w:webHidden/>
          </w:rPr>
          <w:tab/>
        </w:r>
        <w:r w:rsidR="00EA6488">
          <w:rPr>
            <w:noProof/>
            <w:webHidden/>
          </w:rPr>
          <w:fldChar w:fldCharType="begin"/>
        </w:r>
        <w:r w:rsidR="00EA6488">
          <w:rPr>
            <w:noProof/>
            <w:webHidden/>
          </w:rPr>
          <w:instrText xml:space="preserve"> PAGEREF _Toc503351807 \h </w:instrText>
        </w:r>
      </w:ins>
      <w:r w:rsidR="00EA6488">
        <w:rPr>
          <w:noProof/>
          <w:webHidden/>
        </w:rPr>
      </w:r>
      <w:r w:rsidR="00EA6488">
        <w:rPr>
          <w:noProof/>
          <w:webHidden/>
        </w:rPr>
        <w:fldChar w:fldCharType="separate"/>
      </w:r>
      <w:ins w:id="47" w:author="Konieczny, Robert" w:date="2018-01-10T12:47:00Z">
        <w:r w:rsidR="00EA6488">
          <w:rPr>
            <w:noProof/>
            <w:webHidden/>
          </w:rPr>
          <w:t>5</w:t>
        </w:r>
        <w:r w:rsidR="00EA6488">
          <w:rPr>
            <w:noProof/>
            <w:webHidden/>
          </w:rPr>
          <w:fldChar w:fldCharType="end"/>
        </w:r>
        <w:r w:rsidR="00EA6488"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1"/>
        <w:rPr>
          <w:ins w:id="48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49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"_Toc503351808"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0" w:author="Konieczny, Robert" w:date="2018-01-10T12:47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1"/>
        <w:rPr>
          <w:ins w:id="51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52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"_Toc503351809"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Battery Voltage Diagnostic High-Level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3" w:author="Konieczny, Robert" w:date="2018-01-10T12:47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1"/>
        <w:rPr>
          <w:ins w:id="54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55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"_Toc503351810"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Design details of software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6" w:author="Konieczny, Robert" w:date="2018-01-10T12:47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2"/>
        <w:rPr>
          <w:ins w:id="57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58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"_Toc503351811"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4.1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Graphical representation of CustBattDiag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_Toc503351811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59" w:author="Konieczny, Robert" w:date="2018-01-10T12:4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6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61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"_Toc503351813"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4.2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Data Flow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_Toc503351813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62" w:author="Konieczny, Robert" w:date="2018-01-10T12:4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63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64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"_Toc503351814"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4.2.1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Module level DFD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_Toc503351814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65" w:author="Konieczny, Robert" w:date="2018-01-10T12:4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6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67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"_Toc503351815"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4.2.2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Sub-Module level DFD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_Toc503351815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68" w:author="Konieczny, Robert" w:date="2018-01-10T12:4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69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70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"_Toc503351816"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4.3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COMPONENT FLOW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_Toc503351816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1" w:author="Konieczny, Robert" w:date="2018-01-10T12:4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1"/>
        <w:rPr>
          <w:ins w:id="72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73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"_Toc503351817"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Variable 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4" w:author="Konieczny, Robert" w:date="2018-01-10T12:47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2"/>
        <w:rPr>
          <w:ins w:id="75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76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"_Toc503351818"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5.1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User defined typedef definition/declaration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_Toc503351818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7" w:author="Konieczny, Robert" w:date="2018-01-10T12:47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7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79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"_Toc503351819"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5.2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Variable definition for enumerated types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_Toc503351819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0" w:author="Konieczny, Robert" w:date="2018-01-10T12:47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1"/>
        <w:rPr>
          <w:ins w:id="81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82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"_Toc503351820"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Constant 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3" w:author="Konieczny, Robert" w:date="2018-01-10T12:47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2"/>
        <w:rPr>
          <w:ins w:id="8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85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"_Toc503351821"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6.1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Program(fixed) Constants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_Toc503351821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6" w:author="Konieczny, Robert" w:date="2018-01-10T12:47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87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88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"_Toc503351822"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6.1.1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Embedded Constants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_Toc503351822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9" w:author="Konieczny, Robert" w:date="2018-01-10T12:47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9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91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"_Toc503351823"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6.1.1.1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Local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_Toc503351823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92" w:author="Konieczny, Robert" w:date="2018-01-10T12:47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93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94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"_Toc503351824"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6.1.1.2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Global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_Toc503351824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95" w:author="Konieczny, Robert" w:date="2018-01-10T12:4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9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97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"_Toc503351825"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6.1.2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Module specific Lookup Tables Constants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_Toc503351825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98" w:author="Konieczny, Robert" w:date="2018-01-10T12:4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99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00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"_Toc503351826"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6.1.3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Library Functions / Macros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_Toc503351826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01" w:author="Konieczny, Robert" w:date="2018-01-10T12:4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0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03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"_Toc503351827"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6.1.4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Data Hiding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_Toc503351827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04" w:author="Konieczny, Robert" w:date="2018-01-10T12:4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1"/>
        <w:rPr>
          <w:ins w:id="105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106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"_Toc503351828"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Software Module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7" w:author="Konieczny, Robert" w:date="2018-01-10T12:47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2"/>
        <w:rPr>
          <w:ins w:id="10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09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"_Toc503351829"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Initialization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_Toc503351829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10" w:author="Konieczny, Robert" w:date="2018-01-10T12:47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11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12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"_Toc503351830"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PERIODIC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13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1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15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"_Toc503351831"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Per: CustBattDiag_Per1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16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17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18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"_Toc503351832"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Design Rationale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_Toc503351832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19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2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21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"_Toc503351833"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7.2.1.2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Store Module Inputs to Local copies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22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23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24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"_Toc503351834"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7.2.1.3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Ntc 0xE5 and 0xE7 Diagnostics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25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2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27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"_Toc503351835"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7.2.1.4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Store Local copy of outputs into Module Outputs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28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29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30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"_Toc503351836"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Per: CustBattDiag_Per2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31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3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33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"_Toc503351837"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Design Rationale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_Toc503351837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34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35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36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"_Toc503351838"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7.2.2.2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Store Module Inputs to Local copies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_Toc503351838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37" w:author="Konieczny, Robert" w:date="2018-01-10T12:4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3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39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"_Toc503351850"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7.2.2.3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Battery Voltage Diagnostics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40" w:author="Konieczny, Robert" w:date="2018-01-10T12:47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41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42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"_Toc503351851"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7.2.2.4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Store Local copy of outputs into Module Outputs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43" w:author="Konieczny, Robert" w:date="2018-01-10T12:4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4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45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"_Toc503351852"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Interrupt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_Toc503351852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46" w:author="Konieczny, Robert" w:date="2018-01-10T12:4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47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48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"_Toc503351853"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TRANSIENT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49" w:author="Konieczny, Robert" w:date="2018-01-10T12:4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5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51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"_Toc503351854"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7.5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Serial Communication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52" w:author="Konieczny, Robert" w:date="2018-01-10T12:4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53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54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"_Toc503351855"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7.6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Local Function/Macro Definitions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55" w:author="Konieczny, Robert" w:date="2018-01-10T12:4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5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57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"_Toc503351856"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7.6.1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CustBattDiag_GetImaginaryIgnVoltage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58" w:author="Konieczny, Robert" w:date="2018-01-10T12:4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59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60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"_Toc503351857"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7.6.1.1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_Toc503351857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61" w:author="Konieczny, Robert" w:date="2018-01-10T12:4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6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63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"_Toc503351858"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7.6.2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CustBattDiag_ReportFaultWithHisteresis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_Toc503351858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64" w:author="Konieczny, Robert" w:date="2018-01-10T12:47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65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66" w:author="Konieczny, Robert" w:date="2018-01-10T12:47:00Z">
        <w:r w:rsidRPr="008E7784">
          <w:rPr>
            <w:rStyle w:val="Hyperlink"/>
          </w:rPr>
          <w:lastRenderedPageBreak/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"_Toc503351859"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7.6.2.1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_Toc503351859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67" w:author="Konieczny, Robert" w:date="2018-01-10T12:47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2"/>
        <w:rPr>
          <w:ins w:id="16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69" w:author="Konieczny, Robert" w:date="2018-01-10T12:47:00Z">
        <w:r w:rsidRPr="008E7784">
          <w:rPr>
            <w:rStyle w:val="Hyperlink"/>
          </w:rPr>
          <w:fldChar w:fldCharType="begin"/>
        </w:r>
        <w:r w:rsidRPr="008E7784">
          <w:rPr>
            <w:rStyle w:val="Hyperlink"/>
          </w:rPr>
          <w:instrText xml:space="preserve"> </w:instrText>
        </w:r>
        <w:r>
          <w:instrText>HYPERLINK \l "_Toc503351860"</w:instrText>
        </w:r>
        <w:r w:rsidRPr="008E7784">
          <w:rPr>
            <w:rStyle w:val="Hyperlink"/>
          </w:rPr>
          <w:instrText xml:space="preserve"> </w:instrText>
        </w:r>
        <w:r w:rsidRPr="008E7784">
          <w:rPr>
            <w:rStyle w:val="Hyperlink"/>
          </w:rPr>
          <w:fldChar w:fldCharType="separate"/>
        </w:r>
        <w:r w:rsidRPr="008E7784">
          <w:rPr>
            <w:rStyle w:val="Hyperlink"/>
            <w:rFonts w:ascii="Calibri" w:hAnsi="Calibri" w:cs="Calibri"/>
          </w:rPr>
          <w:t>7.7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8E7784">
          <w:rPr>
            <w:rStyle w:val="Hyperlink"/>
            <w:rFonts w:ascii="Calibri" w:hAnsi="Calibri" w:cs="Calibri"/>
          </w:rPr>
          <w:t>GLObAL Function/Macro Definitions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_Toc503351860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70" w:author="Konieczny, Robert" w:date="2018-01-10T12:47:00Z">
        <w:r>
          <w:rPr>
            <w:webHidden/>
          </w:rPr>
          <w:t>19</w:t>
        </w:r>
        <w:r>
          <w:rPr>
            <w:webHidden/>
          </w:rPr>
          <w:fldChar w:fldCharType="end"/>
        </w:r>
        <w:r w:rsidRPr="008E7784">
          <w:rPr>
            <w:rStyle w:val="Hyperlink"/>
          </w:rPr>
          <w:fldChar w:fldCharType="end"/>
        </w:r>
      </w:ins>
    </w:p>
    <w:p w:rsidR="00EA6488" w:rsidRDefault="00EA6488">
      <w:pPr>
        <w:pStyle w:val="TOC1"/>
        <w:rPr>
          <w:ins w:id="171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172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"_Toc503351861"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Known Limitations With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3" w:author="Konieczny, Robert" w:date="2018-01-10T12:47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1"/>
        <w:rPr>
          <w:ins w:id="174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175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"_Toc503351862"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UNIT TEST CONSIDERATION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_Toc503351862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6" w:author="Konieczny, Robert" w:date="2018-01-10T12:47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EA6488" w:rsidRDefault="00EA6488">
      <w:pPr>
        <w:pStyle w:val="TOC1"/>
        <w:rPr>
          <w:ins w:id="177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178" w:author="Konieczny, Robert" w:date="2018-01-10T12:47:00Z">
        <w:r w:rsidRPr="008E7784">
          <w:rPr>
            <w:rStyle w:val="Hyperlink"/>
            <w:noProof/>
          </w:rPr>
          <w:fldChar w:fldCharType="begin"/>
        </w:r>
        <w:r w:rsidRPr="008E7784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"_Toc503351863"</w:instrText>
        </w:r>
        <w:r w:rsidRPr="008E7784">
          <w:rPr>
            <w:rStyle w:val="Hyperlink"/>
            <w:noProof/>
          </w:rPr>
          <w:instrText xml:space="preserve"> </w:instrText>
        </w:r>
        <w:r w:rsidRPr="008E7784">
          <w:rPr>
            <w:rStyle w:val="Hyperlink"/>
            <w:noProof/>
          </w:rPr>
          <w:fldChar w:fldCharType="separate"/>
        </w:r>
        <w:r w:rsidRPr="008E7784">
          <w:rPr>
            <w:rStyle w:val="Hyperlink"/>
            <w:rFonts w:ascii="Calibri" w:hAnsi="Calibri" w:cs="Calibri"/>
            <w:noProof/>
          </w:rPr>
          <w:t>10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8E7784">
          <w:rPr>
            <w:rStyle w:val="Hyperlink"/>
            <w:rFonts w:ascii="Calibri" w:hAnsi="Calibri" w:cs="Calibri"/>
            <w:noProof/>
          </w:rPr>
          <w:t>Appendix A – Configuration Schemes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_Toc503351863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9" w:author="Konieczny, Robert" w:date="2018-01-10T12:47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8E7784">
          <w:rPr>
            <w:rStyle w:val="Hyperlink"/>
            <w:noProof/>
          </w:rPr>
          <w:fldChar w:fldCharType="end"/>
        </w:r>
      </w:ins>
    </w:p>
    <w:p w:rsidR="00115348" w:rsidDel="00EA6488" w:rsidRDefault="00115348">
      <w:pPr>
        <w:pStyle w:val="TOC1"/>
        <w:rPr>
          <w:del w:id="180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181" w:author="Konieczny, Robert" w:date="2018-01-10T12:47:00Z">
        <w:r w:rsidRPr="00EA6488" w:rsidDel="00EA6488">
          <w:rPr>
            <w:rFonts w:ascii="Calibri" w:hAnsi="Calibri" w:cs="Calibri"/>
            <w:noProof/>
          </w:rPr>
          <w:delText>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Abbrevations And Acronyms</w:delText>
        </w:r>
        <w:r w:rsidDel="00EA6488">
          <w:rPr>
            <w:noProof/>
            <w:webHidden/>
          </w:rPr>
          <w:tab/>
          <w:delText>5</w:delText>
        </w:r>
      </w:del>
    </w:p>
    <w:p w:rsidR="00115348" w:rsidDel="00EA6488" w:rsidRDefault="00115348">
      <w:pPr>
        <w:pStyle w:val="TOC1"/>
        <w:rPr>
          <w:del w:id="182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183" w:author="Konieczny, Robert" w:date="2018-01-10T12:47:00Z">
        <w:r w:rsidRPr="00EA6488" w:rsidDel="00EA6488">
          <w:rPr>
            <w:rFonts w:ascii="Calibri" w:hAnsi="Calibri" w:cs="Calibri"/>
            <w:noProof/>
          </w:rPr>
          <w:delText>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References</w:delText>
        </w:r>
        <w:r w:rsidDel="00EA6488">
          <w:rPr>
            <w:noProof/>
            <w:webHidden/>
          </w:rPr>
          <w:tab/>
          <w:delText>6</w:delText>
        </w:r>
      </w:del>
    </w:p>
    <w:p w:rsidR="00115348" w:rsidDel="00EA6488" w:rsidRDefault="00115348">
      <w:pPr>
        <w:pStyle w:val="TOC1"/>
        <w:rPr>
          <w:del w:id="184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185" w:author="Konieczny, Robert" w:date="2018-01-10T12:47:00Z">
        <w:r w:rsidRPr="00EA6488" w:rsidDel="00EA6488">
          <w:rPr>
            <w:rFonts w:ascii="Calibri" w:hAnsi="Calibri" w:cs="Calibri"/>
            <w:noProof/>
          </w:rPr>
          <w:delText>3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Battery Voltage Diagnostic High-Level Description</w:delText>
        </w:r>
        <w:r w:rsidDel="00EA6488">
          <w:rPr>
            <w:noProof/>
            <w:webHidden/>
          </w:rPr>
          <w:tab/>
          <w:delText>7</w:delText>
        </w:r>
      </w:del>
    </w:p>
    <w:p w:rsidR="00115348" w:rsidDel="00EA6488" w:rsidRDefault="00115348">
      <w:pPr>
        <w:pStyle w:val="TOC1"/>
        <w:rPr>
          <w:del w:id="186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187" w:author="Konieczny, Robert" w:date="2018-01-10T12:47:00Z">
        <w:r w:rsidRPr="00EA6488" w:rsidDel="00EA6488">
          <w:rPr>
            <w:rFonts w:ascii="Calibri" w:hAnsi="Calibri" w:cs="Calibri"/>
            <w:noProof/>
          </w:rPr>
          <w:delText>4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Design details of software module</w:delText>
        </w:r>
        <w:r w:rsidDel="00EA6488">
          <w:rPr>
            <w:noProof/>
            <w:webHidden/>
          </w:rPr>
          <w:tab/>
          <w:delText>8</w:delText>
        </w:r>
      </w:del>
    </w:p>
    <w:p w:rsidR="00115348" w:rsidDel="00EA6488" w:rsidRDefault="00115348">
      <w:pPr>
        <w:pStyle w:val="TOC2"/>
        <w:rPr>
          <w:del w:id="18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189" w:author="Konieczny, Robert" w:date="2018-01-10T12:47:00Z">
        <w:r w:rsidRPr="00EA6488" w:rsidDel="00EA6488">
          <w:rPr>
            <w:rFonts w:ascii="Calibri" w:hAnsi="Calibri" w:cs="Calibri"/>
          </w:rPr>
          <w:delText>4.1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Graphical representation of CustBattDiag</w:delText>
        </w:r>
        <w:r w:rsidDel="00EA6488">
          <w:rPr>
            <w:webHidden/>
          </w:rPr>
          <w:tab/>
          <w:delText>8</w:delText>
        </w:r>
      </w:del>
    </w:p>
    <w:p w:rsidR="00115348" w:rsidDel="00EA6488" w:rsidRDefault="00115348">
      <w:pPr>
        <w:pStyle w:val="TOC2"/>
        <w:rPr>
          <w:del w:id="19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191" w:author="Konieczny, Robert" w:date="2018-01-10T12:47:00Z">
        <w:r w:rsidRPr="00EA6488" w:rsidDel="00EA6488">
          <w:rPr>
            <w:rFonts w:ascii="Calibri" w:hAnsi="Calibri" w:cs="Calibri"/>
          </w:rPr>
          <w:delText>4.2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Data Flow Diagram</w:delText>
        </w:r>
        <w:r w:rsidDel="00EA6488">
          <w:rPr>
            <w:webHidden/>
          </w:rPr>
          <w:tab/>
          <w:delText>8</w:delText>
        </w:r>
      </w:del>
    </w:p>
    <w:p w:rsidR="00115348" w:rsidDel="00EA6488" w:rsidRDefault="00115348">
      <w:pPr>
        <w:pStyle w:val="TOC2"/>
        <w:rPr>
          <w:del w:id="19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193" w:author="Konieczny, Robert" w:date="2018-01-10T12:47:00Z">
        <w:r w:rsidRPr="00EA6488" w:rsidDel="00EA6488">
          <w:rPr>
            <w:rFonts w:ascii="Calibri" w:hAnsi="Calibri" w:cs="Calibri"/>
          </w:rPr>
          <w:delText>4.2.1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Module level DFD</w:delText>
        </w:r>
        <w:r w:rsidDel="00EA6488">
          <w:rPr>
            <w:webHidden/>
          </w:rPr>
          <w:tab/>
          <w:delText>8</w:delText>
        </w:r>
      </w:del>
    </w:p>
    <w:p w:rsidR="00115348" w:rsidDel="00EA6488" w:rsidRDefault="00115348">
      <w:pPr>
        <w:pStyle w:val="TOC2"/>
        <w:rPr>
          <w:del w:id="19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195" w:author="Konieczny, Robert" w:date="2018-01-10T12:47:00Z">
        <w:r w:rsidRPr="00EA6488" w:rsidDel="00EA6488">
          <w:rPr>
            <w:rFonts w:ascii="Calibri" w:hAnsi="Calibri" w:cs="Calibri"/>
          </w:rPr>
          <w:delText>4.2.2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Sub-Module level DFD</w:delText>
        </w:r>
        <w:r w:rsidDel="00EA6488">
          <w:rPr>
            <w:webHidden/>
          </w:rPr>
          <w:tab/>
          <w:delText>8</w:delText>
        </w:r>
      </w:del>
    </w:p>
    <w:p w:rsidR="00115348" w:rsidDel="00EA6488" w:rsidRDefault="00115348">
      <w:pPr>
        <w:pStyle w:val="TOC2"/>
        <w:rPr>
          <w:del w:id="19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197" w:author="Konieczny, Robert" w:date="2018-01-10T12:47:00Z">
        <w:r w:rsidRPr="00EA6488" w:rsidDel="00EA6488">
          <w:rPr>
            <w:rFonts w:ascii="Calibri" w:hAnsi="Calibri" w:cs="Calibri"/>
          </w:rPr>
          <w:delText>4.3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COMPONENT FLOW DIAGRAM</w:delText>
        </w:r>
        <w:r w:rsidDel="00EA6488">
          <w:rPr>
            <w:webHidden/>
          </w:rPr>
          <w:tab/>
          <w:delText>8</w:delText>
        </w:r>
      </w:del>
    </w:p>
    <w:p w:rsidR="00115348" w:rsidDel="00EA6488" w:rsidRDefault="00115348">
      <w:pPr>
        <w:pStyle w:val="TOC1"/>
        <w:rPr>
          <w:del w:id="198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199" w:author="Konieczny, Robert" w:date="2018-01-10T12:47:00Z">
        <w:r w:rsidRPr="00EA6488" w:rsidDel="00EA6488">
          <w:rPr>
            <w:rFonts w:ascii="Calibri" w:hAnsi="Calibri" w:cs="Calibri"/>
            <w:noProof/>
          </w:rPr>
          <w:delText>5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Variable Data Dictionary</w:delText>
        </w:r>
        <w:r w:rsidDel="00EA6488">
          <w:rPr>
            <w:noProof/>
            <w:webHidden/>
          </w:rPr>
          <w:tab/>
          <w:delText>9</w:delText>
        </w:r>
      </w:del>
    </w:p>
    <w:p w:rsidR="00115348" w:rsidDel="00EA6488" w:rsidRDefault="00115348">
      <w:pPr>
        <w:pStyle w:val="TOC2"/>
        <w:rPr>
          <w:del w:id="20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01" w:author="Konieczny, Robert" w:date="2018-01-10T12:47:00Z">
        <w:r w:rsidRPr="00EA6488" w:rsidDel="00EA6488">
          <w:rPr>
            <w:rFonts w:ascii="Calibri" w:hAnsi="Calibri" w:cs="Calibri"/>
          </w:rPr>
          <w:delText>5.1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User defined typedef definition/declaration</w:delText>
        </w:r>
        <w:r w:rsidDel="00EA6488">
          <w:rPr>
            <w:webHidden/>
          </w:rPr>
          <w:tab/>
          <w:delText>9</w:delText>
        </w:r>
      </w:del>
    </w:p>
    <w:p w:rsidR="00115348" w:rsidDel="00EA6488" w:rsidRDefault="00115348">
      <w:pPr>
        <w:pStyle w:val="TOC2"/>
        <w:rPr>
          <w:del w:id="20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03" w:author="Konieczny, Robert" w:date="2018-01-10T12:47:00Z">
        <w:r w:rsidRPr="00EA6488" w:rsidDel="00EA6488">
          <w:rPr>
            <w:rFonts w:ascii="Calibri" w:hAnsi="Calibri" w:cs="Calibri"/>
          </w:rPr>
          <w:delText>5.2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Variable definition for enumerated types</w:delText>
        </w:r>
        <w:r w:rsidDel="00EA6488">
          <w:rPr>
            <w:webHidden/>
          </w:rPr>
          <w:tab/>
          <w:delText>9</w:delText>
        </w:r>
      </w:del>
    </w:p>
    <w:p w:rsidR="00115348" w:rsidDel="00EA6488" w:rsidRDefault="00115348">
      <w:pPr>
        <w:pStyle w:val="TOC1"/>
        <w:rPr>
          <w:del w:id="204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05" w:author="Konieczny, Robert" w:date="2018-01-10T12:47:00Z">
        <w:r w:rsidRPr="00EA6488" w:rsidDel="00EA6488">
          <w:rPr>
            <w:rFonts w:ascii="Calibri" w:hAnsi="Calibri" w:cs="Calibri"/>
            <w:noProof/>
          </w:rPr>
          <w:delText>6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Constant Data Dictionary</w:delText>
        </w:r>
        <w:r w:rsidDel="00EA6488">
          <w:rPr>
            <w:noProof/>
            <w:webHidden/>
          </w:rPr>
          <w:tab/>
          <w:delText>10</w:delText>
        </w:r>
      </w:del>
    </w:p>
    <w:p w:rsidR="00115348" w:rsidDel="00EA6488" w:rsidRDefault="00115348">
      <w:pPr>
        <w:pStyle w:val="TOC2"/>
        <w:rPr>
          <w:del w:id="20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07" w:author="Konieczny, Robert" w:date="2018-01-10T12:47:00Z">
        <w:r w:rsidRPr="00EA6488" w:rsidDel="00EA6488">
          <w:rPr>
            <w:rFonts w:ascii="Calibri" w:hAnsi="Calibri" w:cs="Calibri"/>
          </w:rPr>
          <w:delText>6.1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Program(fixed) Constants</w:delText>
        </w:r>
        <w:r w:rsidDel="00EA6488">
          <w:rPr>
            <w:webHidden/>
          </w:rPr>
          <w:tab/>
          <w:delText>10</w:delText>
        </w:r>
      </w:del>
    </w:p>
    <w:p w:rsidR="00115348" w:rsidDel="00EA6488" w:rsidRDefault="00115348">
      <w:pPr>
        <w:pStyle w:val="TOC2"/>
        <w:rPr>
          <w:del w:id="20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09" w:author="Konieczny, Robert" w:date="2018-01-10T12:47:00Z">
        <w:r w:rsidRPr="00EA6488" w:rsidDel="00EA6488">
          <w:rPr>
            <w:rFonts w:ascii="Calibri" w:hAnsi="Calibri" w:cs="Calibri"/>
          </w:rPr>
          <w:delText>6.1.1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Embedded Constants</w:delText>
        </w:r>
        <w:r w:rsidDel="00EA6488">
          <w:rPr>
            <w:webHidden/>
          </w:rPr>
          <w:tab/>
          <w:delText>10</w:delText>
        </w:r>
      </w:del>
    </w:p>
    <w:p w:rsidR="00115348" w:rsidDel="00EA6488" w:rsidRDefault="00115348">
      <w:pPr>
        <w:pStyle w:val="TOC2"/>
        <w:rPr>
          <w:del w:id="21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11" w:author="Konieczny, Robert" w:date="2018-01-10T12:47:00Z">
        <w:r w:rsidRPr="00EA6488" w:rsidDel="00EA6488">
          <w:rPr>
            <w:rFonts w:ascii="Calibri" w:hAnsi="Calibri" w:cs="Calibri"/>
          </w:rPr>
          <w:delText>6.1.1.1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Local</w:delText>
        </w:r>
        <w:r w:rsidDel="00EA6488">
          <w:rPr>
            <w:webHidden/>
          </w:rPr>
          <w:tab/>
          <w:delText>10</w:delText>
        </w:r>
      </w:del>
    </w:p>
    <w:p w:rsidR="00115348" w:rsidDel="00EA6488" w:rsidRDefault="00115348">
      <w:pPr>
        <w:pStyle w:val="TOC2"/>
        <w:rPr>
          <w:del w:id="21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13" w:author="Konieczny, Robert" w:date="2018-01-10T12:47:00Z">
        <w:r w:rsidRPr="00EA6488" w:rsidDel="00EA6488">
          <w:rPr>
            <w:rFonts w:ascii="Calibri" w:hAnsi="Calibri" w:cs="Calibri"/>
          </w:rPr>
          <w:delText>6.1.1.2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Global</w:delText>
        </w:r>
        <w:r w:rsidDel="00EA6488">
          <w:rPr>
            <w:webHidden/>
          </w:rPr>
          <w:tab/>
          <w:delText>10</w:delText>
        </w:r>
      </w:del>
    </w:p>
    <w:p w:rsidR="00115348" w:rsidDel="00EA6488" w:rsidRDefault="00115348">
      <w:pPr>
        <w:pStyle w:val="TOC2"/>
        <w:rPr>
          <w:del w:id="21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15" w:author="Konieczny, Robert" w:date="2018-01-10T12:47:00Z">
        <w:r w:rsidRPr="00EA6488" w:rsidDel="00EA6488">
          <w:rPr>
            <w:rFonts w:ascii="Calibri" w:hAnsi="Calibri" w:cs="Calibri"/>
          </w:rPr>
          <w:delText>6.1.2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Module specific Lookup Tables Constants</w:delText>
        </w:r>
        <w:r w:rsidDel="00EA6488">
          <w:rPr>
            <w:webHidden/>
          </w:rPr>
          <w:tab/>
          <w:delText>10</w:delText>
        </w:r>
      </w:del>
    </w:p>
    <w:p w:rsidR="00115348" w:rsidDel="00EA6488" w:rsidRDefault="00115348">
      <w:pPr>
        <w:pStyle w:val="TOC2"/>
        <w:rPr>
          <w:del w:id="21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17" w:author="Konieczny, Robert" w:date="2018-01-10T12:47:00Z">
        <w:r w:rsidRPr="00EA6488" w:rsidDel="00EA6488">
          <w:rPr>
            <w:rFonts w:ascii="Calibri" w:hAnsi="Calibri" w:cs="Calibri"/>
          </w:rPr>
          <w:delText>6.1.3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Library Functions / Macros</w:delText>
        </w:r>
        <w:r w:rsidDel="00EA6488">
          <w:rPr>
            <w:webHidden/>
          </w:rPr>
          <w:tab/>
          <w:delText>11</w:delText>
        </w:r>
      </w:del>
    </w:p>
    <w:p w:rsidR="00115348" w:rsidDel="00EA6488" w:rsidRDefault="00115348">
      <w:pPr>
        <w:pStyle w:val="TOC2"/>
        <w:rPr>
          <w:del w:id="21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19" w:author="Konieczny, Robert" w:date="2018-01-10T12:47:00Z">
        <w:r w:rsidRPr="00EA6488" w:rsidDel="00EA6488">
          <w:rPr>
            <w:rFonts w:ascii="Calibri" w:hAnsi="Calibri" w:cs="Calibri"/>
          </w:rPr>
          <w:delText>6.1.4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Data Hiding Functions</w:delText>
        </w:r>
        <w:r w:rsidDel="00EA6488">
          <w:rPr>
            <w:webHidden/>
          </w:rPr>
          <w:tab/>
          <w:delText>11</w:delText>
        </w:r>
      </w:del>
    </w:p>
    <w:p w:rsidR="00115348" w:rsidDel="00EA6488" w:rsidRDefault="00115348">
      <w:pPr>
        <w:pStyle w:val="TOC1"/>
        <w:rPr>
          <w:del w:id="220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21" w:author="Konieczny, Robert" w:date="2018-01-10T12:47:00Z">
        <w:r w:rsidRPr="00EA6488" w:rsidDel="00EA6488">
          <w:rPr>
            <w:rFonts w:ascii="Calibri" w:hAnsi="Calibri" w:cs="Calibri"/>
            <w:noProof/>
          </w:rPr>
          <w:delText>7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Software Module Implementation</w:delText>
        </w:r>
        <w:r w:rsidDel="00EA6488">
          <w:rPr>
            <w:noProof/>
            <w:webHidden/>
          </w:rPr>
          <w:tab/>
          <w:delText>12</w:delText>
        </w:r>
      </w:del>
    </w:p>
    <w:p w:rsidR="00115348" w:rsidDel="00EA6488" w:rsidRDefault="00115348">
      <w:pPr>
        <w:pStyle w:val="TOC2"/>
        <w:rPr>
          <w:del w:id="22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23" w:author="Konieczny, Robert" w:date="2018-01-10T12:47:00Z">
        <w:r w:rsidRPr="00EA6488" w:rsidDel="00EA6488">
          <w:rPr>
            <w:rFonts w:ascii="Calibri" w:hAnsi="Calibri" w:cs="Calibri"/>
          </w:rPr>
          <w:delText>7.1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Initialization Functions</w:delText>
        </w:r>
        <w:r w:rsidDel="00EA6488">
          <w:rPr>
            <w:webHidden/>
          </w:rPr>
          <w:tab/>
          <w:delText>12</w:delText>
        </w:r>
      </w:del>
    </w:p>
    <w:p w:rsidR="00115348" w:rsidDel="00EA6488" w:rsidRDefault="00115348">
      <w:pPr>
        <w:pStyle w:val="TOC2"/>
        <w:rPr>
          <w:del w:id="22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25" w:author="Konieczny, Robert" w:date="2018-01-10T12:47:00Z">
        <w:r w:rsidRPr="00EA6488" w:rsidDel="00EA6488">
          <w:rPr>
            <w:rFonts w:ascii="Calibri" w:hAnsi="Calibri" w:cs="Calibri"/>
          </w:rPr>
          <w:delText>7.1.1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Init</w:delText>
        </w:r>
        <w:r w:rsidDel="00EA6488">
          <w:rPr>
            <w:webHidden/>
          </w:rPr>
          <w:tab/>
          <w:delText>12</w:delText>
        </w:r>
      </w:del>
    </w:p>
    <w:p w:rsidR="00115348" w:rsidDel="00EA6488" w:rsidRDefault="00115348">
      <w:pPr>
        <w:pStyle w:val="TOC2"/>
        <w:rPr>
          <w:del w:id="22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27" w:author="Konieczny, Robert" w:date="2018-01-10T12:47:00Z">
        <w:r w:rsidRPr="00EA6488" w:rsidDel="00EA6488">
          <w:rPr>
            <w:rFonts w:ascii="Calibri" w:hAnsi="Calibri" w:cs="Calibri"/>
          </w:rPr>
          <w:delText>7.1.1.1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Module Outputs</w:delText>
        </w:r>
        <w:r w:rsidDel="00EA6488">
          <w:rPr>
            <w:webHidden/>
          </w:rPr>
          <w:tab/>
          <w:delText>12</w:delText>
        </w:r>
      </w:del>
    </w:p>
    <w:p w:rsidR="00115348" w:rsidDel="00EA6488" w:rsidRDefault="00115348">
      <w:pPr>
        <w:pStyle w:val="TOC2"/>
        <w:rPr>
          <w:del w:id="22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29" w:author="Konieczny, Robert" w:date="2018-01-10T12:47:00Z">
        <w:r w:rsidRPr="00EA6488" w:rsidDel="00EA6488">
          <w:rPr>
            <w:rFonts w:ascii="Calibri" w:hAnsi="Calibri" w:cs="Calibri"/>
          </w:rPr>
          <w:delText>7.1.1.2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Module Internal</w:delText>
        </w:r>
        <w:r w:rsidDel="00EA6488">
          <w:rPr>
            <w:webHidden/>
          </w:rPr>
          <w:tab/>
          <w:delText>12</w:delText>
        </w:r>
      </w:del>
    </w:p>
    <w:p w:rsidR="00115348" w:rsidDel="00EA6488" w:rsidRDefault="00115348">
      <w:pPr>
        <w:pStyle w:val="TOC2"/>
        <w:rPr>
          <w:del w:id="23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31" w:author="Konieczny, Robert" w:date="2018-01-10T12:47:00Z">
        <w:r w:rsidRPr="00EA6488" w:rsidDel="00EA6488">
          <w:rPr>
            <w:rFonts w:ascii="Calibri" w:hAnsi="Calibri" w:cs="Calibri"/>
          </w:rPr>
          <w:delText>7.2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PERIODIC FUNCTIONS</w:delText>
        </w:r>
        <w:r w:rsidDel="00EA6488">
          <w:rPr>
            <w:webHidden/>
          </w:rPr>
          <w:tab/>
          <w:delText>13</w:delText>
        </w:r>
      </w:del>
    </w:p>
    <w:p w:rsidR="00115348" w:rsidDel="00EA6488" w:rsidRDefault="00115348">
      <w:pPr>
        <w:pStyle w:val="TOC2"/>
        <w:rPr>
          <w:del w:id="23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33" w:author="Konieczny, Robert" w:date="2018-01-10T12:47:00Z">
        <w:r w:rsidRPr="00EA6488" w:rsidDel="00EA6488">
          <w:rPr>
            <w:rFonts w:ascii="Calibri" w:hAnsi="Calibri" w:cs="Calibri"/>
          </w:rPr>
          <w:delText>7.2.1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Per: CustBattDiag_Per1</w:delText>
        </w:r>
        <w:r w:rsidDel="00EA6488">
          <w:rPr>
            <w:webHidden/>
          </w:rPr>
          <w:tab/>
          <w:delText>13</w:delText>
        </w:r>
      </w:del>
    </w:p>
    <w:p w:rsidR="00115348" w:rsidDel="00EA6488" w:rsidRDefault="00115348">
      <w:pPr>
        <w:pStyle w:val="TOC2"/>
        <w:rPr>
          <w:del w:id="23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35" w:author="Konieczny, Robert" w:date="2018-01-10T12:47:00Z">
        <w:r w:rsidRPr="00EA6488" w:rsidDel="00EA6488">
          <w:rPr>
            <w:rFonts w:ascii="Calibri" w:hAnsi="Calibri" w:cs="Calibri"/>
          </w:rPr>
          <w:delText>7.2.1.1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Design Rationale</w:delText>
        </w:r>
        <w:r w:rsidDel="00EA6488">
          <w:rPr>
            <w:webHidden/>
          </w:rPr>
          <w:tab/>
          <w:delText>13</w:delText>
        </w:r>
      </w:del>
    </w:p>
    <w:p w:rsidR="00115348" w:rsidDel="00EA6488" w:rsidRDefault="00115348">
      <w:pPr>
        <w:pStyle w:val="TOC2"/>
        <w:rPr>
          <w:del w:id="23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37" w:author="Konieczny, Robert" w:date="2018-01-10T12:47:00Z">
        <w:r w:rsidRPr="00EA6488" w:rsidDel="00EA6488">
          <w:rPr>
            <w:rFonts w:ascii="Calibri" w:hAnsi="Calibri" w:cs="Calibri"/>
          </w:rPr>
          <w:delText>7.2.1.2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Store Module Inputs to Local copies</w:delText>
        </w:r>
        <w:r w:rsidDel="00EA6488">
          <w:rPr>
            <w:webHidden/>
          </w:rPr>
          <w:tab/>
          <w:delText>13</w:delText>
        </w:r>
      </w:del>
    </w:p>
    <w:p w:rsidR="00115348" w:rsidDel="00EA6488" w:rsidRDefault="00115348">
      <w:pPr>
        <w:pStyle w:val="TOC2"/>
        <w:rPr>
          <w:del w:id="23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39" w:author="Konieczny, Robert" w:date="2018-01-10T12:47:00Z">
        <w:r w:rsidRPr="00EA6488" w:rsidDel="00EA6488">
          <w:rPr>
            <w:rFonts w:ascii="Calibri" w:hAnsi="Calibri" w:cs="Calibri"/>
          </w:rPr>
          <w:delText>7.2.1.3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Ntc 0xE5 and 0xE7 Diagnostics</w:delText>
        </w:r>
        <w:r w:rsidDel="00EA6488">
          <w:rPr>
            <w:webHidden/>
          </w:rPr>
          <w:tab/>
          <w:delText>13</w:delText>
        </w:r>
      </w:del>
    </w:p>
    <w:p w:rsidR="00115348" w:rsidDel="00EA6488" w:rsidRDefault="00115348">
      <w:pPr>
        <w:pStyle w:val="TOC2"/>
        <w:rPr>
          <w:del w:id="24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41" w:author="Konieczny, Robert" w:date="2018-01-10T12:47:00Z">
        <w:r w:rsidRPr="00EA6488" w:rsidDel="00EA6488">
          <w:rPr>
            <w:rFonts w:ascii="Calibri" w:hAnsi="Calibri" w:cs="Calibri"/>
          </w:rPr>
          <w:delText>7.2.1.4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Store Local copy of outputs into Module Outputs</w:delText>
        </w:r>
        <w:r w:rsidDel="00EA6488">
          <w:rPr>
            <w:webHidden/>
          </w:rPr>
          <w:tab/>
          <w:delText>13</w:delText>
        </w:r>
      </w:del>
    </w:p>
    <w:p w:rsidR="00115348" w:rsidDel="00EA6488" w:rsidRDefault="00115348">
      <w:pPr>
        <w:pStyle w:val="TOC2"/>
        <w:rPr>
          <w:del w:id="24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43" w:author="Konieczny, Robert" w:date="2018-01-10T12:47:00Z">
        <w:r w:rsidRPr="00EA6488" w:rsidDel="00EA6488">
          <w:rPr>
            <w:rFonts w:ascii="Calibri" w:hAnsi="Calibri" w:cs="Calibri"/>
          </w:rPr>
          <w:delText>7.2.2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Per: CustBattDiag_Per2</w:delText>
        </w:r>
        <w:r w:rsidDel="00EA6488">
          <w:rPr>
            <w:webHidden/>
          </w:rPr>
          <w:tab/>
          <w:delText>14</w:delText>
        </w:r>
      </w:del>
    </w:p>
    <w:p w:rsidR="00115348" w:rsidDel="00EA6488" w:rsidRDefault="00115348">
      <w:pPr>
        <w:pStyle w:val="TOC2"/>
        <w:rPr>
          <w:del w:id="24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45" w:author="Konieczny, Robert" w:date="2018-01-10T12:47:00Z">
        <w:r w:rsidRPr="00EA6488" w:rsidDel="00EA6488">
          <w:rPr>
            <w:rFonts w:ascii="Calibri" w:hAnsi="Calibri" w:cs="Calibri"/>
          </w:rPr>
          <w:delText>7.2.2.1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Design Rationale</w:delText>
        </w:r>
        <w:r w:rsidDel="00EA6488">
          <w:rPr>
            <w:webHidden/>
          </w:rPr>
          <w:tab/>
          <w:delText>14</w:delText>
        </w:r>
      </w:del>
    </w:p>
    <w:p w:rsidR="00115348" w:rsidDel="00EA6488" w:rsidRDefault="00115348">
      <w:pPr>
        <w:pStyle w:val="TOC2"/>
        <w:rPr>
          <w:del w:id="24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47" w:author="Konieczny, Robert" w:date="2018-01-10T12:47:00Z">
        <w:r w:rsidRPr="00EA6488" w:rsidDel="00EA6488">
          <w:rPr>
            <w:rFonts w:ascii="Calibri" w:hAnsi="Calibri" w:cs="Calibri"/>
          </w:rPr>
          <w:delText>7.2.2.2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Store Module Inputs to Local copies</w:delText>
        </w:r>
        <w:r w:rsidDel="00EA6488">
          <w:rPr>
            <w:webHidden/>
          </w:rPr>
          <w:tab/>
          <w:delText>14</w:delText>
        </w:r>
      </w:del>
    </w:p>
    <w:p w:rsidR="00115348" w:rsidDel="00EA6488" w:rsidRDefault="00115348">
      <w:pPr>
        <w:pStyle w:val="TOC2"/>
        <w:rPr>
          <w:del w:id="24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49" w:author="Konieczny, Robert" w:date="2018-01-10T12:47:00Z">
        <w:r w:rsidRPr="00EA6488" w:rsidDel="00EA6488">
          <w:rPr>
            <w:rFonts w:ascii="Calibri" w:hAnsi="Calibri" w:cs="Calibri"/>
          </w:rPr>
          <w:delText>7.2.2.3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Battery Voltage Diagnostics</w:delText>
        </w:r>
        <w:r w:rsidDel="00EA6488">
          <w:rPr>
            <w:webHidden/>
          </w:rPr>
          <w:tab/>
          <w:delText>14</w:delText>
        </w:r>
      </w:del>
    </w:p>
    <w:p w:rsidR="00115348" w:rsidDel="00EA6488" w:rsidRDefault="00115348">
      <w:pPr>
        <w:pStyle w:val="TOC2"/>
        <w:rPr>
          <w:del w:id="25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51" w:author="Konieczny, Robert" w:date="2018-01-10T12:47:00Z">
        <w:r w:rsidRPr="00EA6488" w:rsidDel="00EA6488">
          <w:rPr>
            <w:rFonts w:ascii="Calibri" w:hAnsi="Calibri" w:cs="Calibri"/>
          </w:rPr>
          <w:delText>7.2.2.4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Store Local copy of outputs into Module Outputs</w:delText>
        </w:r>
        <w:r w:rsidDel="00EA6488">
          <w:rPr>
            <w:webHidden/>
          </w:rPr>
          <w:tab/>
          <w:delText>16</w:delText>
        </w:r>
      </w:del>
    </w:p>
    <w:p w:rsidR="00115348" w:rsidDel="00EA6488" w:rsidRDefault="00115348">
      <w:pPr>
        <w:pStyle w:val="TOC2"/>
        <w:rPr>
          <w:del w:id="25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53" w:author="Konieczny, Robert" w:date="2018-01-10T12:47:00Z">
        <w:r w:rsidRPr="00EA6488" w:rsidDel="00EA6488">
          <w:rPr>
            <w:rFonts w:ascii="Calibri" w:hAnsi="Calibri" w:cs="Calibri"/>
          </w:rPr>
          <w:delText>7.3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Interrupt Functions</w:delText>
        </w:r>
        <w:r w:rsidDel="00EA6488">
          <w:rPr>
            <w:webHidden/>
          </w:rPr>
          <w:tab/>
          <w:delText>16</w:delText>
        </w:r>
      </w:del>
    </w:p>
    <w:p w:rsidR="00115348" w:rsidDel="00EA6488" w:rsidRDefault="00115348">
      <w:pPr>
        <w:pStyle w:val="TOC2"/>
        <w:rPr>
          <w:del w:id="25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55" w:author="Konieczny, Robert" w:date="2018-01-10T12:47:00Z">
        <w:r w:rsidRPr="00EA6488" w:rsidDel="00EA6488">
          <w:rPr>
            <w:rFonts w:ascii="Calibri" w:hAnsi="Calibri" w:cs="Calibri"/>
          </w:rPr>
          <w:delText>7.4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TRANSIENT FUNCTIONS</w:delText>
        </w:r>
        <w:r w:rsidDel="00EA6488">
          <w:rPr>
            <w:webHidden/>
          </w:rPr>
          <w:tab/>
          <w:delText>16</w:delText>
        </w:r>
      </w:del>
    </w:p>
    <w:p w:rsidR="00115348" w:rsidDel="00EA6488" w:rsidRDefault="00115348">
      <w:pPr>
        <w:pStyle w:val="TOC2"/>
        <w:rPr>
          <w:del w:id="25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57" w:author="Konieczny, Robert" w:date="2018-01-10T12:47:00Z">
        <w:r w:rsidRPr="00EA6488" w:rsidDel="00EA6488">
          <w:rPr>
            <w:rFonts w:ascii="Calibri" w:hAnsi="Calibri" w:cs="Calibri"/>
          </w:rPr>
          <w:delText>7.5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Serial Communication Functions</w:delText>
        </w:r>
        <w:r w:rsidDel="00EA6488">
          <w:rPr>
            <w:webHidden/>
          </w:rPr>
          <w:tab/>
          <w:delText>16</w:delText>
        </w:r>
      </w:del>
    </w:p>
    <w:p w:rsidR="00115348" w:rsidDel="00EA6488" w:rsidRDefault="00115348">
      <w:pPr>
        <w:pStyle w:val="TOC2"/>
        <w:rPr>
          <w:del w:id="25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59" w:author="Konieczny, Robert" w:date="2018-01-10T12:47:00Z">
        <w:r w:rsidRPr="00EA6488" w:rsidDel="00EA6488">
          <w:rPr>
            <w:rFonts w:ascii="Calibri" w:hAnsi="Calibri" w:cs="Calibri"/>
          </w:rPr>
          <w:delText>7.6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Local Function/Macro Definitions</w:delText>
        </w:r>
        <w:r w:rsidDel="00EA6488">
          <w:rPr>
            <w:webHidden/>
          </w:rPr>
          <w:tab/>
          <w:delText>16</w:delText>
        </w:r>
      </w:del>
    </w:p>
    <w:p w:rsidR="00115348" w:rsidDel="00EA6488" w:rsidRDefault="00115348">
      <w:pPr>
        <w:pStyle w:val="TOC2"/>
        <w:rPr>
          <w:del w:id="260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61" w:author="Konieczny, Robert" w:date="2018-01-10T12:47:00Z">
        <w:r w:rsidRPr="00EA6488" w:rsidDel="00EA6488">
          <w:rPr>
            <w:rFonts w:ascii="Calibri" w:hAnsi="Calibri" w:cs="Calibri"/>
          </w:rPr>
          <w:delText>7.6.1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Apply hysteresis</w:delText>
        </w:r>
        <w:r w:rsidDel="00EA6488">
          <w:rPr>
            <w:webHidden/>
          </w:rPr>
          <w:tab/>
          <w:delText>16</w:delText>
        </w:r>
      </w:del>
    </w:p>
    <w:p w:rsidR="00115348" w:rsidDel="00EA6488" w:rsidRDefault="00115348">
      <w:pPr>
        <w:pStyle w:val="TOC2"/>
        <w:rPr>
          <w:del w:id="262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63" w:author="Konieczny, Robert" w:date="2018-01-10T12:47:00Z">
        <w:r w:rsidRPr="00EA6488" w:rsidDel="00EA6488">
          <w:rPr>
            <w:rFonts w:ascii="Calibri" w:hAnsi="Calibri" w:cs="Calibri"/>
          </w:rPr>
          <w:delText>7.6.2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Description</w:delText>
        </w:r>
        <w:r w:rsidDel="00EA6488">
          <w:rPr>
            <w:webHidden/>
          </w:rPr>
          <w:tab/>
          <w:delText>16</w:delText>
        </w:r>
      </w:del>
    </w:p>
    <w:p w:rsidR="00115348" w:rsidDel="00EA6488" w:rsidRDefault="00115348">
      <w:pPr>
        <w:pStyle w:val="TOC2"/>
        <w:rPr>
          <w:del w:id="264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65" w:author="Konieczny, Robert" w:date="2018-01-10T12:47:00Z">
        <w:r w:rsidRPr="00EA6488" w:rsidDel="00EA6488">
          <w:rPr>
            <w:rFonts w:ascii="Calibri" w:hAnsi="Calibri" w:cs="Calibri"/>
          </w:rPr>
          <w:delText>7.6.3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Control Timers</w:delText>
        </w:r>
        <w:r w:rsidDel="00EA6488">
          <w:rPr>
            <w:webHidden/>
          </w:rPr>
          <w:tab/>
          <w:delText>17</w:delText>
        </w:r>
      </w:del>
    </w:p>
    <w:p w:rsidR="00115348" w:rsidDel="00EA6488" w:rsidRDefault="00115348">
      <w:pPr>
        <w:pStyle w:val="TOC2"/>
        <w:rPr>
          <w:del w:id="266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67" w:author="Konieczny, Robert" w:date="2018-01-10T12:47:00Z">
        <w:r w:rsidRPr="00EA6488" w:rsidDel="00EA6488">
          <w:rPr>
            <w:rFonts w:ascii="Calibri" w:hAnsi="Calibri" w:cs="Calibri"/>
          </w:rPr>
          <w:delText>7.6.4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Description</w:delText>
        </w:r>
        <w:r w:rsidDel="00EA6488">
          <w:rPr>
            <w:webHidden/>
          </w:rPr>
          <w:tab/>
          <w:delText>17</w:delText>
        </w:r>
      </w:del>
    </w:p>
    <w:p w:rsidR="00115348" w:rsidDel="00EA6488" w:rsidRDefault="00115348">
      <w:pPr>
        <w:pStyle w:val="TOC2"/>
        <w:rPr>
          <w:del w:id="268" w:author="Konieczny, Robert" w:date="2018-01-10T12:4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69" w:author="Konieczny, Robert" w:date="2018-01-10T12:47:00Z">
        <w:r w:rsidRPr="00EA6488" w:rsidDel="00EA6488">
          <w:rPr>
            <w:rFonts w:ascii="Calibri" w:hAnsi="Calibri" w:cs="Calibri"/>
          </w:rPr>
          <w:delText>7.7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A6488" w:rsidDel="00EA6488">
          <w:rPr>
            <w:rFonts w:ascii="Calibri" w:hAnsi="Calibri" w:cs="Calibri"/>
          </w:rPr>
          <w:delText>GLObAL Function/Macro Definitions</w:delText>
        </w:r>
        <w:r w:rsidDel="00EA6488">
          <w:rPr>
            <w:webHidden/>
          </w:rPr>
          <w:tab/>
          <w:delText>18</w:delText>
        </w:r>
      </w:del>
    </w:p>
    <w:p w:rsidR="00115348" w:rsidDel="00EA6488" w:rsidRDefault="00115348">
      <w:pPr>
        <w:pStyle w:val="TOC1"/>
        <w:rPr>
          <w:del w:id="270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71" w:author="Konieczny, Robert" w:date="2018-01-10T12:47:00Z">
        <w:r w:rsidRPr="00EA6488" w:rsidDel="00EA6488">
          <w:rPr>
            <w:rFonts w:ascii="Calibri" w:hAnsi="Calibri" w:cs="Calibri"/>
            <w:noProof/>
          </w:rPr>
          <w:delText>8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Known Limitations With Design</w:delText>
        </w:r>
        <w:r w:rsidDel="00EA6488">
          <w:rPr>
            <w:noProof/>
            <w:webHidden/>
          </w:rPr>
          <w:tab/>
          <w:delText>19</w:delText>
        </w:r>
      </w:del>
    </w:p>
    <w:p w:rsidR="00115348" w:rsidDel="00EA6488" w:rsidRDefault="00115348">
      <w:pPr>
        <w:pStyle w:val="TOC1"/>
        <w:rPr>
          <w:del w:id="272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73" w:author="Konieczny, Robert" w:date="2018-01-10T12:47:00Z">
        <w:r w:rsidRPr="00EA6488" w:rsidDel="00EA6488">
          <w:rPr>
            <w:rFonts w:ascii="Calibri" w:hAnsi="Calibri" w:cs="Calibri"/>
            <w:noProof/>
          </w:rPr>
          <w:delText>9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UNIT TEST CONSIDERATION</w:delText>
        </w:r>
        <w:r w:rsidDel="00EA6488">
          <w:rPr>
            <w:noProof/>
            <w:webHidden/>
          </w:rPr>
          <w:tab/>
          <w:delText>20</w:delText>
        </w:r>
      </w:del>
    </w:p>
    <w:p w:rsidR="00115348" w:rsidDel="00EA6488" w:rsidRDefault="00115348">
      <w:pPr>
        <w:pStyle w:val="TOC1"/>
        <w:rPr>
          <w:del w:id="274" w:author="Konieczny, Robert" w:date="2018-01-10T12:4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75" w:author="Konieczny, Robert" w:date="2018-01-10T12:47:00Z">
        <w:r w:rsidRPr="00EA6488" w:rsidDel="00EA6488">
          <w:rPr>
            <w:rFonts w:ascii="Calibri" w:hAnsi="Calibri" w:cs="Calibri"/>
            <w:noProof/>
          </w:rPr>
          <w:delText>10</w:delText>
        </w:r>
        <w:r w:rsidDel="00EA6488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A6488" w:rsidDel="00EA6488">
          <w:rPr>
            <w:rFonts w:ascii="Calibri" w:hAnsi="Calibri" w:cs="Calibri"/>
            <w:noProof/>
          </w:rPr>
          <w:delText>Appendix A – Configuration Schemes</w:delText>
        </w:r>
        <w:r w:rsidDel="00EA6488">
          <w:rPr>
            <w:noProof/>
            <w:webHidden/>
          </w:rPr>
          <w:tab/>
          <w:delText>21</w:delText>
        </w:r>
      </w:del>
    </w:p>
    <w:p w:rsidR="00891F29" w:rsidRPr="00AA38E8" w:rsidRDefault="009C5629">
      <w:pPr>
        <w:rPr>
          <w:rFonts w:cs="Calibri"/>
        </w:rPr>
      </w:pPr>
      <w:r w:rsidRPr="00AA38E8">
        <w:rPr>
          <w:rFonts w:cs="Calibri"/>
          <w:b/>
          <w:caps/>
          <w:color w:val="000000"/>
          <w:sz w:val="24"/>
          <w:szCs w:val="20"/>
          <w:lang w:val="en-GB" w:bidi="ar-SA"/>
        </w:rPr>
        <w:fldChar w:fldCharType="end"/>
      </w:r>
    </w:p>
    <w:p w:rsidR="00B81C1B" w:rsidRPr="00AA38E8" w:rsidRDefault="00B81C1B">
      <w:pPr>
        <w:rPr>
          <w:rFonts w:cs="Calibri"/>
        </w:rPr>
      </w:pPr>
    </w:p>
    <w:p w:rsidR="00707BA6" w:rsidRPr="00AA38E8" w:rsidRDefault="00707BA6" w:rsidP="00707BA6">
      <w:pPr>
        <w:pStyle w:val="TOC3"/>
        <w:numPr>
          <w:ilvl w:val="0"/>
          <w:numId w:val="0"/>
        </w:numPr>
        <w:ind w:left="567"/>
        <w:rPr>
          <w:rFonts w:cs="Calibri"/>
        </w:rPr>
      </w:pPr>
    </w:p>
    <w:p w:rsidR="00063A7A" w:rsidRPr="00AA38E8" w:rsidRDefault="00B81C1B" w:rsidP="00B915B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76" w:name="_Toc367436496"/>
      <w:bookmarkStart w:id="277" w:name="_Toc503351807"/>
      <w:r w:rsidRPr="00AA38E8">
        <w:rPr>
          <w:rFonts w:ascii="Calibri" w:hAnsi="Calibri" w:cs="Calibri"/>
        </w:rPr>
        <w:lastRenderedPageBreak/>
        <w:t>A</w:t>
      </w:r>
      <w:bookmarkEnd w:id="276"/>
      <w:r w:rsidR="001161D2" w:rsidRPr="00AA38E8">
        <w:rPr>
          <w:rFonts w:ascii="Calibri" w:hAnsi="Calibri" w:cs="Calibri"/>
        </w:rPr>
        <w:t xml:space="preserve">bbrevations And </w:t>
      </w:r>
      <w:r w:rsidR="00063A7A" w:rsidRPr="00AA38E8">
        <w:rPr>
          <w:rFonts w:ascii="Calibri" w:hAnsi="Calibri" w:cs="Calibri"/>
        </w:rPr>
        <w:t>Acronyms</w:t>
      </w:r>
      <w:bookmarkEnd w:id="277"/>
    </w:p>
    <w:tbl>
      <w:tblPr>
        <w:tblW w:w="0" w:type="auto"/>
        <w:tblInd w:w="64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437"/>
        <w:gridCol w:w="6202"/>
      </w:tblGrid>
      <w:tr w:rsidR="001161D2" w:rsidRPr="00AA38E8" w:rsidTr="00B915BD">
        <w:tc>
          <w:tcPr>
            <w:tcW w:w="2437" w:type="dxa"/>
            <w:tcBorders>
              <w:bottom w:val="single" w:sz="6" w:space="0" w:color="000000"/>
            </w:tcBorders>
            <w:shd w:val="clear" w:color="auto" w:fill="F2F2F2"/>
          </w:tcPr>
          <w:p w:rsidR="001161D2" w:rsidRPr="00AA38E8" w:rsidRDefault="007B1EDB" w:rsidP="00962170">
            <w:pPr>
              <w:jc w:val="center"/>
              <w:rPr>
                <w:rFonts w:cs="Calibri"/>
                <w:sz w:val="19"/>
              </w:rPr>
            </w:pPr>
            <w:r w:rsidRPr="00AA38E8">
              <w:rPr>
                <w:rFonts w:cs="Calibri"/>
                <w:sz w:val="19"/>
              </w:rPr>
              <w:t>Abbreviation</w:t>
            </w:r>
          </w:p>
        </w:tc>
        <w:tc>
          <w:tcPr>
            <w:tcW w:w="6202" w:type="dxa"/>
            <w:tcBorders>
              <w:bottom w:val="single" w:sz="6" w:space="0" w:color="000000"/>
            </w:tcBorders>
            <w:shd w:val="clear" w:color="auto" w:fill="F2F2F2"/>
          </w:tcPr>
          <w:p w:rsidR="001161D2" w:rsidRPr="00AA38E8" w:rsidRDefault="00727610" w:rsidP="00962170">
            <w:pPr>
              <w:jc w:val="center"/>
              <w:rPr>
                <w:rFonts w:cs="Calibri"/>
                <w:sz w:val="19"/>
              </w:rPr>
            </w:pPr>
            <w:r w:rsidRPr="00AA38E8">
              <w:rPr>
                <w:rFonts w:cs="Calibri"/>
                <w:sz w:val="19"/>
              </w:rPr>
              <w:t>Description</w:t>
            </w:r>
          </w:p>
        </w:tc>
      </w:tr>
      <w:tr w:rsidR="00D52276" w:rsidRPr="00AA38E8" w:rsidTr="00D52276">
        <w:tc>
          <w:tcPr>
            <w:tcW w:w="2437" w:type="dxa"/>
            <w:tcBorders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MDD</w:t>
            </w:r>
          </w:p>
        </w:tc>
        <w:tc>
          <w:tcPr>
            <w:tcW w:w="6202" w:type="dxa"/>
            <w:tcBorders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Module design Document</w:t>
            </w:r>
          </w:p>
        </w:tc>
      </w:tr>
    </w:tbl>
    <w:p w:rsidR="00B81C1B" w:rsidRPr="00AA38E8" w:rsidRDefault="00B81C1B">
      <w:pPr>
        <w:rPr>
          <w:rFonts w:cs="Calibri"/>
          <w:sz w:val="19"/>
        </w:rPr>
      </w:pPr>
    </w:p>
    <w:p w:rsidR="00063A7A" w:rsidRPr="00AA38E8" w:rsidRDefault="00063A7A" w:rsidP="00B915B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78" w:name="_Toc503351808"/>
      <w:r w:rsidRPr="00AA38E8">
        <w:rPr>
          <w:rFonts w:ascii="Calibri" w:hAnsi="Calibri" w:cs="Calibri"/>
        </w:rPr>
        <w:lastRenderedPageBreak/>
        <w:t>References</w:t>
      </w:r>
      <w:bookmarkEnd w:id="278"/>
    </w:p>
    <w:p w:rsidR="00063A7A" w:rsidRPr="00AA38E8" w:rsidRDefault="00063A7A" w:rsidP="00063A7A">
      <w:pPr>
        <w:rPr>
          <w:rFonts w:cs="Calibri"/>
          <w:lang w:bidi="ar-SA"/>
        </w:rPr>
      </w:pPr>
      <w:r w:rsidRPr="00AA38E8">
        <w:rPr>
          <w:rFonts w:cs="Calibri"/>
          <w:lang w:bidi="ar-SA"/>
        </w:rPr>
        <w:t>This section Lists the title &amp; version of all the documents that are referred for development of this document</w:t>
      </w:r>
    </w:p>
    <w:tbl>
      <w:tblPr>
        <w:tblW w:w="0" w:type="auto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101"/>
        <w:gridCol w:w="6095"/>
        <w:gridCol w:w="2091"/>
      </w:tblGrid>
      <w:tr w:rsidR="00063A7A" w:rsidRPr="00AA38E8" w:rsidTr="00586EF4">
        <w:tc>
          <w:tcPr>
            <w:tcW w:w="1101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Sr. No.</w:t>
            </w:r>
          </w:p>
        </w:tc>
        <w:tc>
          <w:tcPr>
            <w:tcW w:w="6095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Title</w:t>
            </w:r>
          </w:p>
        </w:tc>
        <w:tc>
          <w:tcPr>
            <w:tcW w:w="2091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Version</w:t>
            </w:r>
          </w:p>
        </w:tc>
      </w:tr>
      <w:tr w:rsidR="00063A7A" w:rsidRPr="00AA38E8" w:rsidTr="00586EF4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063A7A" w:rsidRPr="00AA38E8" w:rsidRDefault="002D6391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63A7A" w:rsidRPr="00AA38E8" w:rsidRDefault="00B915BD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MDD Guidelines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3A7A" w:rsidRPr="00AA38E8" w:rsidRDefault="00B915BD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1</w:t>
            </w:r>
          </w:p>
        </w:tc>
      </w:tr>
      <w:tr w:rsidR="00D52276" w:rsidRPr="00AA38E8" w:rsidTr="00586EF4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D52276" w:rsidP="00063A7A">
            <w:pPr>
              <w:rPr>
                <w:rFonts w:cs="Calibri"/>
                <w:lang w:bidi="ar-SA"/>
              </w:rPr>
            </w:pPr>
            <w:r w:rsidRPr="008C412D">
              <w:rPr>
                <w:rFonts w:cs="Calibri"/>
                <w:szCs w:val="19"/>
              </w:rPr>
              <w:t>Software Naming Conventions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1</w:t>
            </w:r>
          </w:p>
        </w:tc>
      </w:tr>
      <w:tr w:rsidR="00132EC3" w:rsidRPr="00AA38E8" w:rsidTr="00D31601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31394A" w:rsidP="0031394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 xml:space="preserve">Coding </w:t>
            </w:r>
            <w:proofErr w:type="spellStart"/>
            <w:r>
              <w:rPr>
                <w:rFonts w:cs="Calibri"/>
                <w:szCs w:val="19"/>
              </w:rPr>
              <w:t>Standands</w:t>
            </w:r>
            <w:proofErr w:type="spellEnd"/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1</w:t>
            </w:r>
          </w:p>
        </w:tc>
      </w:tr>
      <w:tr w:rsidR="00B352F7" w:rsidRPr="00AA38E8" w:rsidTr="00D31601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31394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4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232066" w:rsidP="00B42426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 xml:space="preserve">PSA </w:t>
            </w:r>
            <w:del w:id="279" w:author="Konieczny, Robert" w:date="2018-01-10T07:36:00Z">
              <w:r w:rsidDel="00B42426">
                <w:rPr>
                  <w:rFonts w:cs="Calibri"/>
                  <w:szCs w:val="19"/>
                </w:rPr>
                <w:delText xml:space="preserve">BMPV </w:delText>
              </w:r>
            </w:del>
            <w:ins w:id="280" w:author="Konieczny, Robert" w:date="2018-01-10T07:36:00Z">
              <w:r w:rsidR="00B42426">
                <w:rPr>
                  <w:rFonts w:cs="Calibri"/>
                  <w:szCs w:val="19"/>
                </w:rPr>
                <w:t xml:space="preserve">CMP </w:t>
              </w:r>
            </w:ins>
            <w:r>
              <w:rPr>
                <w:rFonts w:cs="Calibri"/>
                <w:szCs w:val="19"/>
              </w:rPr>
              <w:t>SCIR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232066" w:rsidP="00B42426">
            <w:pPr>
              <w:rPr>
                <w:rFonts w:cs="Calibri"/>
                <w:lang w:bidi="ar-SA"/>
              </w:rPr>
            </w:pPr>
            <w:del w:id="281" w:author="Konieczny, Robert" w:date="2018-01-10T07:36:00Z">
              <w:r w:rsidDel="00B42426">
                <w:rPr>
                  <w:rFonts w:cs="Calibri"/>
                  <w:lang w:bidi="ar-SA"/>
                </w:rPr>
                <w:delText>00</w:delText>
              </w:r>
              <w:r w:rsidR="00240F6E" w:rsidDel="00B42426">
                <w:rPr>
                  <w:rFonts w:cs="Calibri"/>
                  <w:lang w:bidi="ar-SA"/>
                </w:rPr>
                <w:delText>3</w:delText>
              </w:r>
              <w:r w:rsidR="005F441D" w:rsidDel="00B42426">
                <w:rPr>
                  <w:rFonts w:cs="Calibri"/>
                  <w:lang w:bidi="ar-SA"/>
                </w:rPr>
                <w:delText>E</w:delText>
              </w:r>
            </w:del>
            <w:ins w:id="282" w:author="Konieczny, Robert" w:date="2018-01-10T07:36:00Z">
              <w:r w:rsidR="00B42426">
                <w:rPr>
                  <w:rFonts w:cs="Calibri"/>
                  <w:lang w:bidi="ar-SA"/>
                </w:rPr>
                <w:t>002H</w:t>
              </w:r>
            </w:ins>
          </w:p>
        </w:tc>
      </w:tr>
    </w:tbl>
    <w:p w:rsidR="00120D8E" w:rsidRPr="00AA38E8" w:rsidRDefault="00232066" w:rsidP="00D6547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83" w:name="_Toc503351809"/>
      <w:bookmarkEnd w:id="39"/>
      <w:bookmarkEnd w:id="40"/>
      <w:bookmarkEnd w:id="41"/>
      <w:bookmarkEnd w:id="42"/>
      <w:bookmarkEnd w:id="43"/>
      <w:r>
        <w:rPr>
          <w:rFonts w:ascii="Calibri" w:hAnsi="Calibri" w:cs="Calibri"/>
        </w:rPr>
        <w:lastRenderedPageBreak/>
        <w:t>Battery Voltage Diagnostic</w:t>
      </w:r>
      <w:r w:rsidR="002D6391">
        <w:rPr>
          <w:rFonts w:ascii="Calibri" w:hAnsi="Calibri" w:cs="Calibri"/>
        </w:rPr>
        <w:t xml:space="preserve"> </w:t>
      </w:r>
      <w:r w:rsidR="00120D8E" w:rsidRPr="00AA38E8">
        <w:rPr>
          <w:rFonts w:ascii="Calibri" w:hAnsi="Calibri" w:cs="Calibri"/>
        </w:rPr>
        <w:t>High-Level Description</w:t>
      </w:r>
      <w:bookmarkEnd w:id="283"/>
    </w:p>
    <w:p w:rsidR="00232066" w:rsidRDefault="00232066" w:rsidP="00232066">
      <w:pPr>
        <w:ind w:left="567"/>
      </w:pPr>
      <w:r w:rsidRPr="008C3ADF">
        <w:rPr>
          <w:color w:val="000000"/>
        </w:rPr>
        <w:t>This module is responsible for apply</w:t>
      </w:r>
      <w:r>
        <w:rPr>
          <w:color w:val="000000"/>
        </w:rPr>
        <w:t>ing</w:t>
      </w:r>
      <w:r w:rsidRPr="008C3ADF">
        <w:rPr>
          <w:color w:val="000000"/>
        </w:rPr>
        <w:t xml:space="preserve"> voltage and time based hysteresis to the battery voltage to determine </w:t>
      </w:r>
      <w:r w:rsidR="00C438F4">
        <w:rPr>
          <w:color w:val="000000"/>
        </w:rPr>
        <w:t xml:space="preserve">customer specific </w:t>
      </w:r>
      <w:r w:rsidRPr="008C3ADF">
        <w:rPr>
          <w:color w:val="000000"/>
        </w:rPr>
        <w:t xml:space="preserve">over voltage and low voltage faults. </w:t>
      </w:r>
      <w:r>
        <w:rPr>
          <w:color w:val="000000"/>
        </w:rPr>
        <w:t xml:space="preserve"> Requirements for all these faults are detailed in the SCIR. </w:t>
      </w:r>
    </w:p>
    <w:p w:rsidR="00120D8E" w:rsidRPr="00AA38E8" w:rsidRDefault="00656B0A" w:rsidP="00DE24CB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284" w:name="_Toc503351810"/>
      <w:r w:rsidRPr="00AA38E8">
        <w:rPr>
          <w:rFonts w:ascii="Calibri" w:hAnsi="Calibri" w:cs="Calibri"/>
        </w:rPr>
        <w:lastRenderedPageBreak/>
        <w:t>Design details of software module</w:t>
      </w:r>
      <w:bookmarkEnd w:id="284"/>
    </w:p>
    <w:p w:rsidR="00276DF8" w:rsidRDefault="00276DF8" w:rsidP="00276DF8">
      <w:pPr>
        <w:pStyle w:val="Heading2"/>
        <w:numPr>
          <w:ilvl w:val="1"/>
          <w:numId w:val="1"/>
        </w:numPr>
        <w:rPr>
          <w:ins w:id="285" w:author="Konieczny, Robert" w:date="2018-01-09T10:20:00Z"/>
          <w:rFonts w:ascii="Calibri" w:hAnsi="Calibri" w:cs="Calibri"/>
        </w:rPr>
      </w:pPr>
      <w:bookmarkStart w:id="286" w:name="_Toc399837549"/>
      <w:bookmarkStart w:id="287" w:name="_Toc503351811"/>
      <w:r>
        <w:rPr>
          <w:rFonts w:ascii="Calibri" w:hAnsi="Calibri" w:cs="Calibri"/>
        </w:rPr>
        <w:t xml:space="preserve">Graphical representation of </w:t>
      </w:r>
      <w:bookmarkEnd w:id="286"/>
      <w:r w:rsidR="00477646">
        <w:rPr>
          <w:rFonts w:ascii="Calibri" w:hAnsi="Calibri" w:cs="Calibri"/>
        </w:rPr>
        <w:t>CustBattDiag</w:t>
      </w:r>
      <w:bookmarkEnd w:id="287"/>
    </w:p>
    <w:p w:rsidR="00965C4A" w:rsidRPr="00965C4A" w:rsidRDefault="00965C4A" w:rsidP="00965C4A">
      <w:pPr>
        <w:rPr>
          <w:lang w:bidi="ar-SA"/>
        </w:rPr>
      </w:pPr>
      <w:ins w:id="288" w:author="Konieczny, Robert" w:date="2018-01-09T10:20:00Z">
        <w:r>
          <w:rPr>
            <w:noProof/>
            <w:lang w:bidi="ar-SA"/>
          </w:rPr>
          <w:drawing>
            <wp:inline distT="0" distB="0" distL="0" distR="0">
              <wp:extent cx="2722245" cy="5347970"/>
              <wp:effectExtent l="0" t="0" r="1905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22245" cy="534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276DF8" w:rsidRPr="00B24C24" w:rsidDel="00965C4A" w:rsidRDefault="00276DF8" w:rsidP="00276DF8">
      <w:pPr>
        <w:rPr>
          <w:del w:id="289" w:author="Konieczny, Robert" w:date="2018-01-09T10:19:00Z"/>
          <w:rFonts w:cs="Calibri"/>
        </w:rPr>
      </w:pPr>
      <w:del w:id="290" w:author="Konieczny, Robert" w:date="2018-01-09T10:19:00Z">
        <w:r w:rsidRPr="00B24C24" w:rsidDel="00965C4A">
          <w:rPr>
            <w:rFonts w:cs="Calibri"/>
          </w:rPr>
          <w:delText>None</w:delText>
        </w:r>
        <w:bookmarkStart w:id="291" w:name="_Toc503351755"/>
        <w:bookmarkStart w:id="292" w:name="_Toc503351812"/>
        <w:bookmarkEnd w:id="291"/>
        <w:bookmarkEnd w:id="292"/>
      </w:del>
    </w:p>
    <w:p w:rsidR="00276DF8" w:rsidRPr="002D6391" w:rsidRDefault="00276DF8" w:rsidP="00276DF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293" w:name="_Toc399837550"/>
      <w:bookmarkStart w:id="294" w:name="_Toc503351813"/>
      <w:r w:rsidRPr="002D6391">
        <w:rPr>
          <w:rFonts w:ascii="Calibri" w:hAnsi="Calibri" w:cs="Calibri"/>
        </w:rPr>
        <w:t>Data Flow Diagram</w:t>
      </w:r>
      <w:bookmarkEnd w:id="293"/>
      <w:bookmarkEnd w:id="294"/>
    </w:p>
    <w:p w:rsidR="00276DF8" w:rsidRPr="00B24C24" w:rsidRDefault="00276DF8" w:rsidP="00276DF8">
      <w:pPr>
        <w:rPr>
          <w:rFonts w:cs="Calibri"/>
        </w:rPr>
      </w:pPr>
      <w:r w:rsidRPr="00B24C24">
        <w:rPr>
          <w:rFonts w:cs="Calibri"/>
        </w:rPr>
        <w:t>None</w:t>
      </w:r>
    </w:p>
    <w:p w:rsidR="00276DF8" w:rsidRPr="002D6391" w:rsidRDefault="00276DF8" w:rsidP="00276DF8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295" w:name="_Toc375924736"/>
      <w:bookmarkStart w:id="296" w:name="_Toc399837551"/>
      <w:bookmarkStart w:id="297" w:name="_Toc503351814"/>
      <w:r w:rsidRPr="002D6391">
        <w:rPr>
          <w:rFonts w:ascii="Calibri" w:hAnsi="Calibri" w:cs="Calibri"/>
        </w:rPr>
        <w:t>Module level DFD</w:t>
      </w:r>
      <w:bookmarkEnd w:id="295"/>
      <w:bookmarkEnd w:id="296"/>
      <w:bookmarkEnd w:id="297"/>
    </w:p>
    <w:p w:rsidR="00276DF8" w:rsidRPr="00B24C24" w:rsidRDefault="00276DF8" w:rsidP="00276DF8">
      <w:pPr>
        <w:rPr>
          <w:lang w:bidi="ar-SA"/>
        </w:rPr>
      </w:pPr>
      <w:r w:rsidRPr="00B24C24">
        <w:rPr>
          <w:rFonts w:cs="Calibri"/>
          <w:lang w:bidi="ar-SA"/>
        </w:rPr>
        <w:t>None</w:t>
      </w:r>
    </w:p>
    <w:p w:rsidR="00276DF8" w:rsidRPr="00A32585" w:rsidRDefault="00276DF8" w:rsidP="00276DF8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298" w:name="_Toc375924737"/>
      <w:bookmarkStart w:id="299" w:name="_Toc399837552"/>
      <w:bookmarkStart w:id="300" w:name="_Toc503351815"/>
      <w:r w:rsidRPr="00A32585">
        <w:rPr>
          <w:rFonts w:ascii="Calibri" w:hAnsi="Calibri" w:cs="Calibri"/>
        </w:rPr>
        <w:t>Sub-Module level DFD</w:t>
      </w:r>
      <w:bookmarkEnd w:id="298"/>
      <w:bookmarkEnd w:id="299"/>
      <w:bookmarkEnd w:id="300"/>
    </w:p>
    <w:p w:rsidR="00276DF8" w:rsidRPr="00B24C24" w:rsidDel="00965C4A" w:rsidRDefault="00276DF8" w:rsidP="00276DF8">
      <w:pPr>
        <w:rPr>
          <w:del w:id="301" w:author="Konieczny, Robert" w:date="2018-01-09T10:20:00Z"/>
          <w:lang w:bidi="ar-SA"/>
        </w:rPr>
      </w:pPr>
      <w:r w:rsidRPr="00B24C24">
        <w:rPr>
          <w:lang w:bidi="ar-SA"/>
        </w:rPr>
        <w:t>None</w:t>
      </w:r>
    </w:p>
    <w:p w:rsidR="00656B0A" w:rsidRPr="002D6391" w:rsidRDefault="00656B0A" w:rsidP="00965C4A">
      <w:pPr>
        <w:rPr>
          <w:rFonts w:cs="Calibri"/>
          <w:i/>
        </w:rPr>
      </w:pPr>
    </w:p>
    <w:p w:rsidR="00276DF8" w:rsidRDefault="00276DF8" w:rsidP="00276DF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302" w:name="_Toc399837553"/>
      <w:bookmarkStart w:id="303" w:name="_Toc503351816"/>
      <w:r w:rsidRPr="00586EF4">
        <w:rPr>
          <w:rFonts w:ascii="Calibri" w:hAnsi="Calibri" w:cs="Calibri"/>
        </w:rPr>
        <w:t>COMPONENT FLOW DIAGRAM</w:t>
      </w:r>
      <w:bookmarkEnd w:id="302"/>
      <w:bookmarkEnd w:id="303"/>
    </w:p>
    <w:p w:rsidR="004A3A20" w:rsidRDefault="00240F6E" w:rsidP="00965C4A">
      <w:pPr>
        <w:rPr>
          <w:lang w:bidi="ar-SA"/>
        </w:rPr>
      </w:pPr>
      <w:del w:id="304" w:author="Konieczny, Robert" w:date="2018-01-09T10:20:00Z">
        <w:r w:rsidDel="00965C4A">
          <w:rPr>
            <w:noProof/>
            <w:lang w:bidi="ar-SA"/>
          </w:rPr>
          <w:drawing>
            <wp:inline distT="0" distB="0" distL="0" distR="0" wp14:anchorId="65B117E4" wp14:editId="55EE6D74">
              <wp:extent cx="1309370" cy="1357630"/>
              <wp:effectExtent l="0" t="0" r="508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09370" cy="1357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05" w:author="Konieczny, Robert" w:date="2018-01-09T10:20:00Z">
        <w:r w:rsidR="00965C4A">
          <w:rPr>
            <w:lang w:bidi="ar-SA"/>
          </w:rPr>
          <w:t>None</w:t>
        </w:r>
      </w:ins>
    </w:p>
    <w:p w:rsidR="006B0CAC" w:rsidDel="00965C4A" w:rsidRDefault="006B0CAC" w:rsidP="004A3A20">
      <w:pPr>
        <w:rPr>
          <w:del w:id="306" w:author="Konieczny, Robert" w:date="2018-01-09T10:20:00Z"/>
          <w:lang w:bidi="ar-SA"/>
        </w:rPr>
      </w:pPr>
    </w:p>
    <w:p w:rsidR="004A3A20" w:rsidRPr="004A3A20" w:rsidDel="00965C4A" w:rsidRDefault="004A3A20" w:rsidP="004A3A20">
      <w:pPr>
        <w:rPr>
          <w:del w:id="307" w:author="Konieczny, Robert" w:date="2018-01-09T10:20:00Z"/>
          <w:lang w:bidi="ar-SA"/>
        </w:rPr>
      </w:pPr>
    </w:p>
    <w:p w:rsidR="00656B0A" w:rsidRPr="00AA38E8" w:rsidRDefault="00656B0A" w:rsidP="00656B0A">
      <w:pPr>
        <w:rPr>
          <w:rFonts w:cs="Calibri"/>
        </w:rPr>
      </w:pPr>
    </w:p>
    <w:p w:rsidR="00656B0A" w:rsidRDefault="00656B0A" w:rsidP="00DE24CB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308" w:name="_Toc503351817"/>
      <w:r w:rsidRPr="00AA38E8">
        <w:rPr>
          <w:rFonts w:ascii="Calibri" w:hAnsi="Calibri" w:cs="Calibri"/>
        </w:rPr>
        <w:lastRenderedPageBreak/>
        <w:t>Variable Data Dictionary</w:t>
      </w:r>
      <w:bookmarkEnd w:id="308"/>
    </w:p>
    <w:p w:rsidR="00656B0A" w:rsidRPr="00AA38E8" w:rsidRDefault="00656B0A" w:rsidP="00B263A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309" w:name="_Toc382295838"/>
      <w:bookmarkStart w:id="310" w:name="_Toc382297291"/>
      <w:bookmarkStart w:id="311" w:name="_Toc383611455"/>
      <w:bookmarkStart w:id="312" w:name="_Toc382295839"/>
      <w:bookmarkStart w:id="313" w:name="_Toc382297292"/>
      <w:bookmarkStart w:id="314" w:name="_Toc383611456"/>
      <w:bookmarkStart w:id="315" w:name="_Toc382295842"/>
      <w:bookmarkStart w:id="316" w:name="_Toc382297295"/>
      <w:bookmarkStart w:id="317" w:name="_Toc383611459"/>
      <w:bookmarkStart w:id="318" w:name="_Toc382295843"/>
      <w:bookmarkStart w:id="319" w:name="_Toc382297296"/>
      <w:bookmarkStart w:id="320" w:name="_Toc383611460"/>
      <w:bookmarkStart w:id="321" w:name="_Toc382295850"/>
      <w:bookmarkStart w:id="322" w:name="_Toc382297303"/>
      <w:bookmarkStart w:id="323" w:name="_Toc383611467"/>
      <w:bookmarkStart w:id="324" w:name="_Toc382295853"/>
      <w:bookmarkStart w:id="325" w:name="_Toc382297306"/>
      <w:bookmarkStart w:id="326" w:name="_Toc383611470"/>
      <w:bookmarkStart w:id="327" w:name="_Toc382295856"/>
      <w:bookmarkStart w:id="328" w:name="_Toc382297309"/>
      <w:bookmarkStart w:id="329" w:name="_Toc383611473"/>
      <w:bookmarkStart w:id="330" w:name="_Toc382295858"/>
      <w:bookmarkStart w:id="331" w:name="_Toc382297311"/>
      <w:bookmarkStart w:id="332" w:name="_Toc383611475"/>
      <w:bookmarkStart w:id="333" w:name="_Toc382295859"/>
      <w:bookmarkStart w:id="334" w:name="_Toc382297312"/>
      <w:bookmarkStart w:id="335" w:name="_Toc383611476"/>
      <w:bookmarkStart w:id="336" w:name="_Toc382295876"/>
      <w:bookmarkStart w:id="337" w:name="_Toc382297329"/>
      <w:bookmarkStart w:id="338" w:name="_Toc383611493"/>
      <w:bookmarkStart w:id="339" w:name="_Toc50335181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r w:rsidRPr="00AA38E8">
        <w:rPr>
          <w:rFonts w:ascii="Calibri" w:hAnsi="Calibri" w:cs="Calibri"/>
        </w:rPr>
        <w:t>User defined typedef definition/declaration</w:t>
      </w:r>
      <w:bookmarkEnd w:id="339"/>
      <w:r w:rsidRPr="00AA38E8">
        <w:rPr>
          <w:rFonts w:ascii="Calibri" w:hAnsi="Calibri" w:cs="Calibri"/>
        </w:rPr>
        <w:t xml:space="preserve"> </w:t>
      </w:r>
    </w:p>
    <w:tbl>
      <w:tblPr>
        <w:tblW w:w="98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2088"/>
        <w:gridCol w:w="2970"/>
        <w:gridCol w:w="2513"/>
        <w:gridCol w:w="1126"/>
        <w:gridCol w:w="1126"/>
      </w:tblGrid>
      <w:tr w:rsidR="00656B0A" w:rsidRPr="00AA38E8" w:rsidTr="008D2944">
        <w:tc>
          <w:tcPr>
            <w:tcW w:w="2088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Typedef Name</w:t>
            </w:r>
          </w:p>
        </w:tc>
        <w:tc>
          <w:tcPr>
            <w:tcW w:w="2970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Element Name</w:t>
            </w:r>
          </w:p>
        </w:tc>
        <w:tc>
          <w:tcPr>
            <w:tcW w:w="2513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User Defined Type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Legal Range</w:t>
            </w:r>
          </w:p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(min)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Legal Range</w:t>
            </w:r>
          </w:p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(max)</w:t>
            </w:r>
          </w:p>
        </w:tc>
      </w:tr>
      <w:tr w:rsidR="004A590E" w:rsidRPr="00AA38E8" w:rsidTr="008D2944">
        <w:tc>
          <w:tcPr>
            <w:tcW w:w="2088" w:type="dxa"/>
          </w:tcPr>
          <w:p w:rsidR="004A590E" w:rsidRPr="00AA38E8" w:rsidRDefault="008D2944" w:rsidP="002748BA">
            <w:pPr>
              <w:spacing w:before="60"/>
              <w:rPr>
                <w:rFonts w:cs="Calibri"/>
                <w:sz w:val="16"/>
              </w:rPr>
            </w:pPr>
            <w:proofErr w:type="spellStart"/>
            <w:ins w:id="340" w:author="Konieczny, Robert" w:date="2018-01-09T10:23:00Z">
              <w:r w:rsidRPr="008D2944">
                <w:rPr>
                  <w:rFonts w:cs="Calibri"/>
                  <w:sz w:val="16"/>
                </w:rPr>
                <w:t>CustBattDiagNtcConfig_T</w:t>
              </w:r>
            </w:ins>
            <w:proofErr w:type="spellEnd"/>
            <w:del w:id="341" w:author="Konieczny, Robert" w:date="2018-01-09T10:21:00Z">
              <w:r w:rsidR="00276DF8" w:rsidDel="00965C4A">
                <w:rPr>
                  <w:rFonts w:cs="Calibri"/>
                  <w:sz w:val="16"/>
                </w:rPr>
                <w:delText>None</w:delText>
              </w:r>
            </w:del>
          </w:p>
        </w:tc>
        <w:tc>
          <w:tcPr>
            <w:tcW w:w="2970" w:type="dxa"/>
          </w:tcPr>
          <w:p w:rsidR="004A590E" w:rsidRDefault="008D2944" w:rsidP="008D2944">
            <w:pPr>
              <w:spacing w:before="60"/>
              <w:rPr>
                <w:ins w:id="342" w:author="Konieczny, Robert" w:date="2018-01-09T10:25:00Z"/>
                <w:rFonts w:cs="Calibri"/>
                <w:sz w:val="16"/>
              </w:rPr>
            </w:pPr>
            <w:ins w:id="343" w:author="Konieczny, Robert" w:date="2018-01-09T10:25:00Z">
              <w:r w:rsidRPr="008D2944">
                <w:rPr>
                  <w:rFonts w:cs="Calibri"/>
                  <w:sz w:val="16"/>
                </w:rPr>
                <w:t>upperWindowThresh_Cnt_u16</w:t>
              </w:r>
            </w:ins>
          </w:p>
          <w:p w:rsidR="008D2944" w:rsidRDefault="008D2944" w:rsidP="008D2944">
            <w:pPr>
              <w:spacing w:before="60"/>
              <w:rPr>
                <w:ins w:id="344" w:author="Konieczny, Robert" w:date="2018-01-09T10:25:00Z"/>
                <w:rFonts w:cs="Calibri"/>
                <w:sz w:val="16"/>
              </w:rPr>
            </w:pPr>
            <w:ins w:id="345" w:author="Konieczny, Robert" w:date="2018-01-09T10:25:00Z">
              <w:r w:rsidRPr="008D2944">
                <w:rPr>
                  <w:rFonts w:cs="Calibri"/>
                  <w:sz w:val="16"/>
                </w:rPr>
                <w:t>upperVoltage_volt_u10p6</w:t>
              </w:r>
            </w:ins>
          </w:p>
          <w:p w:rsidR="008D2944" w:rsidRDefault="008D2944" w:rsidP="008D2944">
            <w:pPr>
              <w:spacing w:before="60"/>
              <w:rPr>
                <w:ins w:id="346" w:author="Konieczny, Robert" w:date="2018-01-09T10:25:00Z"/>
                <w:rFonts w:cs="Calibri"/>
                <w:sz w:val="16"/>
              </w:rPr>
            </w:pPr>
            <w:ins w:id="347" w:author="Konieczny, Robert" w:date="2018-01-09T10:25:00Z">
              <w:r w:rsidRPr="008D2944">
                <w:rPr>
                  <w:rFonts w:cs="Calibri"/>
                  <w:sz w:val="16"/>
                </w:rPr>
                <w:t>lowerWindowThresh_Cnt_u16</w:t>
              </w:r>
            </w:ins>
          </w:p>
          <w:p w:rsidR="008D2944" w:rsidRDefault="008D2944" w:rsidP="008D2944">
            <w:pPr>
              <w:spacing w:before="60"/>
              <w:rPr>
                <w:ins w:id="348" w:author="Konieczny, Robert" w:date="2018-01-09T10:25:00Z"/>
                <w:rFonts w:cs="Calibri"/>
                <w:sz w:val="16"/>
              </w:rPr>
            </w:pPr>
            <w:ins w:id="349" w:author="Konieczny, Robert" w:date="2018-01-09T10:25:00Z">
              <w:r w:rsidRPr="008D2944">
                <w:rPr>
                  <w:rFonts w:cs="Calibri"/>
                  <w:sz w:val="16"/>
                </w:rPr>
                <w:t>lowerVoltage_volt_u10p6</w:t>
              </w:r>
            </w:ins>
          </w:p>
          <w:p w:rsidR="008D2944" w:rsidRDefault="008D2944" w:rsidP="008D2944">
            <w:pPr>
              <w:spacing w:before="60"/>
              <w:rPr>
                <w:ins w:id="350" w:author="Konieczny, Robert" w:date="2018-01-09T10:25:00Z"/>
                <w:rFonts w:cs="Calibri"/>
                <w:sz w:val="16"/>
              </w:rPr>
            </w:pPr>
            <w:proofErr w:type="spellStart"/>
            <w:ins w:id="351" w:author="Konieczny, Robert" w:date="2018-01-09T10:25:00Z">
              <w:r w:rsidRPr="008D2944">
                <w:rPr>
                  <w:rFonts w:cs="Calibri"/>
                  <w:sz w:val="16"/>
                </w:rPr>
                <w:t>NtcNum</w:t>
              </w:r>
              <w:proofErr w:type="spellEnd"/>
            </w:ins>
          </w:p>
          <w:p w:rsidR="008D2944" w:rsidRDefault="008D2944" w:rsidP="008D2944">
            <w:pPr>
              <w:spacing w:before="60"/>
              <w:rPr>
                <w:ins w:id="352" w:author="Konieczny, Robert" w:date="2018-01-09T10:26:00Z"/>
                <w:rFonts w:cs="Calibri"/>
                <w:sz w:val="16"/>
              </w:rPr>
            </w:pPr>
            <w:proofErr w:type="spellStart"/>
            <w:ins w:id="353" w:author="Konieczny, Robert" w:date="2018-01-09T10:26:00Z">
              <w:r w:rsidRPr="008D2944">
                <w:rPr>
                  <w:rFonts w:cs="Calibri"/>
                  <w:sz w:val="16"/>
                </w:rPr>
                <w:t>upperStatus</w:t>
              </w:r>
              <w:proofErr w:type="spellEnd"/>
            </w:ins>
          </w:p>
          <w:p w:rsidR="008D2944" w:rsidRPr="00AA38E8" w:rsidRDefault="008D2944" w:rsidP="008D2944">
            <w:pPr>
              <w:spacing w:before="60"/>
              <w:rPr>
                <w:rFonts w:cs="Calibri"/>
                <w:sz w:val="16"/>
              </w:rPr>
            </w:pPr>
            <w:proofErr w:type="spellStart"/>
            <w:ins w:id="354" w:author="Konieczny, Robert" w:date="2018-01-09T10:26:00Z">
              <w:r w:rsidRPr="008D2944">
                <w:rPr>
                  <w:rFonts w:cs="Calibri"/>
                  <w:sz w:val="16"/>
                </w:rPr>
                <w:t>lowerStatus</w:t>
              </w:r>
            </w:ins>
            <w:proofErr w:type="spellEnd"/>
          </w:p>
        </w:tc>
        <w:tc>
          <w:tcPr>
            <w:tcW w:w="2513" w:type="dxa"/>
          </w:tcPr>
          <w:p w:rsidR="004A590E" w:rsidRDefault="008D2944" w:rsidP="006B5804">
            <w:pPr>
              <w:spacing w:before="60"/>
              <w:rPr>
                <w:ins w:id="355" w:author="Konieczny, Robert" w:date="2018-01-09T10:24:00Z"/>
                <w:rFonts w:cs="Calibri"/>
                <w:sz w:val="16"/>
              </w:rPr>
            </w:pPr>
            <w:proofErr w:type="spellStart"/>
            <w:ins w:id="356" w:author="Konieczny, Robert" w:date="2018-01-09T10:24:00Z">
              <w:r w:rsidRPr="008D2944">
                <w:rPr>
                  <w:rFonts w:cs="Calibri"/>
                  <w:sz w:val="16"/>
                </w:rPr>
                <w:t>Const</w:t>
              </w:r>
              <w:proofErr w:type="spellEnd"/>
              <w:r>
                <w:rPr>
                  <w:rFonts w:cs="Calibri"/>
                  <w:sz w:val="16"/>
                </w:rPr>
                <w:t xml:space="preserve"> </w:t>
              </w:r>
              <w:r w:rsidRPr="008D2944">
                <w:rPr>
                  <w:rFonts w:cs="Calibri"/>
                  <w:sz w:val="16"/>
                </w:rPr>
                <w:t>uint16</w:t>
              </w:r>
              <w:r>
                <w:rPr>
                  <w:rFonts w:cs="Calibri"/>
                  <w:sz w:val="16"/>
                </w:rPr>
                <w:t>*</w:t>
              </w:r>
            </w:ins>
          </w:p>
          <w:p w:rsidR="008D2944" w:rsidRDefault="008D2944" w:rsidP="006B5804">
            <w:pPr>
              <w:spacing w:before="60"/>
              <w:rPr>
                <w:ins w:id="357" w:author="Konieczny, Robert" w:date="2018-01-09T10:24:00Z"/>
                <w:rFonts w:cs="Calibri"/>
                <w:sz w:val="16"/>
              </w:rPr>
            </w:pPr>
            <w:proofErr w:type="spellStart"/>
            <w:ins w:id="358" w:author="Konieczny, Robert" w:date="2018-01-09T10:24:00Z">
              <w:r w:rsidRPr="008D2944">
                <w:rPr>
                  <w:rFonts w:cs="Calibri"/>
                  <w:sz w:val="16"/>
                </w:rPr>
                <w:t>Const</w:t>
              </w:r>
              <w:proofErr w:type="spellEnd"/>
              <w:r>
                <w:rPr>
                  <w:rFonts w:cs="Calibri"/>
                  <w:sz w:val="16"/>
                </w:rPr>
                <w:t xml:space="preserve"> </w:t>
              </w:r>
              <w:r w:rsidRPr="008D2944">
                <w:rPr>
                  <w:rFonts w:cs="Calibri"/>
                  <w:sz w:val="16"/>
                </w:rPr>
                <w:t>u10p6_T</w:t>
              </w:r>
            </w:ins>
            <w:ins w:id="359" w:author="Konieczny, Robert" w:date="2018-01-09T10:25:00Z">
              <w:r>
                <w:rPr>
                  <w:rFonts w:cs="Calibri"/>
                  <w:sz w:val="16"/>
                </w:rPr>
                <w:t>*</w:t>
              </w:r>
            </w:ins>
          </w:p>
          <w:p w:rsidR="008D2944" w:rsidRDefault="008D2944" w:rsidP="006B5804">
            <w:pPr>
              <w:spacing w:before="60"/>
              <w:rPr>
                <w:ins w:id="360" w:author="Konieczny, Robert" w:date="2018-01-09T10:24:00Z"/>
                <w:rFonts w:cs="Calibri"/>
                <w:sz w:val="16"/>
              </w:rPr>
            </w:pPr>
            <w:proofErr w:type="spellStart"/>
            <w:ins w:id="361" w:author="Konieczny, Robert" w:date="2018-01-09T10:24:00Z">
              <w:r w:rsidRPr="008D2944">
                <w:rPr>
                  <w:rFonts w:cs="Calibri"/>
                  <w:sz w:val="16"/>
                </w:rPr>
                <w:t>Const</w:t>
              </w:r>
              <w:proofErr w:type="spellEnd"/>
              <w:r>
                <w:rPr>
                  <w:rFonts w:cs="Calibri"/>
                  <w:sz w:val="16"/>
                </w:rPr>
                <w:t xml:space="preserve"> </w:t>
              </w:r>
              <w:r w:rsidRPr="008D2944">
                <w:rPr>
                  <w:rFonts w:cs="Calibri"/>
                  <w:sz w:val="16"/>
                </w:rPr>
                <w:t>uint16</w:t>
              </w:r>
            </w:ins>
            <w:ins w:id="362" w:author="Konieczny, Robert" w:date="2018-01-09T10:25:00Z">
              <w:r>
                <w:rPr>
                  <w:rFonts w:cs="Calibri"/>
                  <w:sz w:val="16"/>
                </w:rPr>
                <w:t>*</w:t>
              </w:r>
            </w:ins>
          </w:p>
          <w:p w:rsidR="008D2944" w:rsidRDefault="008D2944" w:rsidP="006B5804">
            <w:pPr>
              <w:spacing w:before="60"/>
              <w:rPr>
                <w:ins w:id="363" w:author="Konieczny, Robert" w:date="2018-01-09T10:24:00Z"/>
                <w:rFonts w:cs="Calibri"/>
                <w:sz w:val="16"/>
              </w:rPr>
            </w:pPr>
            <w:proofErr w:type="spellStart"/>
            <w:ins w:id="364" w:author="Konieczny, Robert" w:date="2018-01-09T10:24:00Z">
              <w:r w:rsidRPr="008D2944">
                <w:rPr>
                  <w:rFonts w:cs="Calibri"/>
                  <w:sz w:val="16"/>
                </w:rPr>
                <w:t>Const</w:t>
              </w:r>
              <w:proofErr w:type="spellEnd"/>
              <w:r>
                <w:rPr>
                  <w:rFonts w:cs="Calibri"/>
                  <w:sz w:val="16"/>
                </w:rPr>
                <w:t xml:space="preserve"> </w:t>
              </w:r>
              <w:r w:rsidRPr="008D2944">
                <w:rPr>
                  <w:rFonts w:cs="Calibri"/>
                  <w:sz w:val="16"/>
                </w:rPr>
                <w:t>u10p6_T</w:t>
              </w:r>
            </w:ins>
            <w:ins w:id="365" w:author="Konieczny, Robert" w:date="2018-01-09T10:25:00Z">
              <w:r>
                <w:rPr>
                  <w:rFonts w:cs="Calibri"/>
                  <w:sz w:val="16"/>
                </w:rPr>
                <w:t>*</w:t>
              </w:r>
            </w:ins>
          </w:p>
          <w:p w:rsidR="008D2944" w:rsidRDefault="008D2944" w:rsidP="006B5804">
            <w:pPr>
              <w:spacing w:before="60"/>
              <w:rPr>
                <w:ins w:id="366" w:author="Konieczny, Robert" w:date="2018-01-09T10:24:00Z"/>
                <w:rFonts w:cs="Calibri"/>
                <w:sz w:val="16"/>
              </w:rPr>
            </w:pPr>
            <w:proofErr w:type="spellStart"/>
            <w:ins w:id="367" w:author="Konieczny, Robert" w:date="2018-01-09T10:24:00Z">
              <w:r w:rsidRPr="008D2944">
                <w:rPr>
                  <w:rFonts w:cs="Calibri"/>
                  <w:sz w:val="16"/>
                </w:rPr>
                <w:t>Const</w:t>
              </w:r>
              <w:proofErr w:type="spellEnd"/>
              <w:r>
                <w:rPr>
                  <w:rFonts w:cs="Calibri"/>
                  <w:sz w:val="16"/>
                </w:rPr>
                <w:t xml:space="preserve"> </w:t>
              </w:r>
              <w:proofErr w:type="spellStart"/>
              <w:r w:rsidRPr="008D2944">
                <w:rPr>
                  <w:rFonts w:cs="Calibri"/>
                  <w:sz w:val="16"/>
                </w:rPr>
                <w:t>NTCNumber</w:t>
              </w:r>
              <w:proofErr w:type="spellEnd"/>
            </w:ins>
          </w:p>
          <w:p w:rsidR="008D2944" w:rsidRDefault="008D2944" w:rsidP="006B5804">
            <w:pPr>
              <w:spacing w:before="60"/>
              <w:rPr>
                <w:ins w:id="368" w:author="Konieczny, Robert" w:date="2018-01-09T10:24:00Z"/>
                <w:rFonts w:cs="Calibri"/>
                <w:sz w:val="16"/>
              </w:rPr>
            </w:pPr>
            <w:proofErr w:type="spellStart"/>
            <w:ins w:id="369" w:author="Konieczny, Robert" w:date="2018-01-09T10:24:00Z">
              <w:r w:rsidRPr="008D2944">
                <w:rPr>
                  <w:rFonts w:cs="Calibri"/>
                  <w:sz w:val="16"/>
                </w:rPr>
                <w:t>Const</w:t>
              </w:r>
              <w:proofErr w:type="spellEnd"/>
              <w:r>
                <w:rPr>
                  <w:rFonts w:cs="Calibri"/>
                  <w:sz w:val="16"/>
                </w:rPr>
                <w:t xml:space="preserve"> </w:t>
              </w:r>
              <w:proofErr w:type="spellStart"/>
              <w:r w:rsidRPr="008D2944">
                <w:rPr>
                  <w:rFonts w:cs="Calibri"/>
                  <w:sz w:val="16"/>
                </w:rPr>
                <w:t>NxtrDiagMgrStatus</w:t>
              </w:r>
              <w:proofErr w:type="spellEnd"/>
            </w:ins>
          </w:p>
          <w:p w:rsidR="008D2944" w:rsidRPr="00AA38E8" w:rsidRDefault="008D2944" w:rsidP="006B5804">
            <w:pPr>
              <w:spacing w:before="60"/>
              <w:rPr>
                <w:rFonts w:cs="Calibri"/>
                <w:sz w:val="16"/>
              </w:rPr>
            </w:pPr>
            <w:proofErr w:type="spellStart"/>
            <w:ins w:id="370" w:author="Konieczny, Robert" w:date="2018-01-09T10:24:00Z">
              <w:r w:rsidRPr="008D2944">
                <w:rPr>
                  <w:rFonts w:cs="Calibri"/>
                  <w:sz w:val="16"/>
                </w:rPr>
                <w:t>Const</w:t>
              </w:r>
              <w:proofErr w:type="spellEnd"/>
              <w:r>
                <w:rPr>
                  <w:rFonts w:cs="Calibri"/>
                  <w:sz w:val="16"/>
                </w:rPr>
                <w:t xml:space="preserve"> </w:t>
              </w:r>
              <w:proofErr w:type="spellStart"/>
              <w:r w:rsidRPr="008D2944">
                <w:rPr>
                  <w:rFonts w:cs="Calibri"/>
                  <w:sz w:val="16"/>
                </w:rPr>
                <w:t>NxtrDiagMgrStatus</w:t>
              </w:r>
            </w:ins>
            <w:proofErr w:type="spellEnd"/>
          </w:p>
        </w:tc>
        <w:tc>
          <w:tcPr>
            <w:tcW w:w="1126" w:type="dxa"/>
          </w:tcPr>
          <w:p w:rsidR="004A590E" w:rsidRDefault="008D2944" w:rsidP="00F25926">
            <w:pPr>
              <w:spacing w:before="60"/>
              <w:rPr>
                <w:ins w:id="371" w:author="Konieczny, Robert" w:date="2018-01-09T10:25:00Z"/>
                <w:rFonts w:cs="Calibri"/>
                <w:sz w:val="16"/>
              </w:rPr>
            </w:pPr>
            <w:ins w:id="372" w:author="Konieczny, Robert" w:date="2018-01-09T10:25:00Z">
              <w:r>
                <w:rPr>
                  <w:rFonts w:cs="Calibri"/>
                  <w:sz w:val="16"/>
                </w:rPr>
                <w:t>0x00000000</w:t>
              </w:r>
            </w:ins>
            <w:ins w:id="373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8D2944" w:rsidRDefault="008D2944" w:rsidP="00F25926">
            <w:pPr>
              <w:spacing w:before="60"/>
              <w:rPr>
                <w:ins w:id="374" w:author="Konieczny, Robert" w:date="2018-01-09T10:25:00Z"/>
                <w:rFonts w:cs="Calibri"/>
                <w:sz w:val="16"/>
              </w:rPr>
            </w:pPr>
            <w:ins w:id="375" w:author="Konieczny, Robert" w:date="2018-01-09T10:25:00Z">
              <w:r>
                <w:rPr>
                  <w:rFonts w:cs="Calibri"/>
                  <w:sz w:val="16"/>
                </w:rPr>
                <w:t>0x00000000</w:t>
              </w:r>
            </w:ins>
            <w:ins w:id="376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8D2944" w:rsidRDefault="008D2944" w:rsidP="00F25926">
            <w:pPr>
              <w:spacing w:before="60"/>
              <w:rPr>
                <w:ins w:id="377" w:author="Konieczny, Robert" w:date="2018-01-09T10:25:00Z"/>
                <w:rFonts w:cs="Calibri"/>
                <w:sz w:val="16"/>
              </w:rPr>
            </w:pPr>
            <w:ins w:id="378" w:author="Konieczny, Robert" w:date="2018-01-09T10:25:00Z">
              <w:r>
                <w:rPr>
                  <w:rFonts w:cs="Calibri"/>
                  <w:sz w:val="16"/>
                </w:rPr>
                <w:t>0x00000000</w:t>
              </w:r>
            </w:ins>
            <w:ins w:id="379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8D2944" w:rsidRDefault="008D2944" w:rsidP="00F25926">
            <w:pPr>
              <w:spacing w:before="60"/>
              <w:rPr>
                <w:ins w:id="380" w:author="Konieczny, Robert" w:date="2018-01-09T10:25:00Z"/>
                <w:rFonts w:cs="Calibri"/>
                <w:sz w:val="16"/>
              </w:rPr>
            </w:pPr>
            <w:ins w:id="381" w:author="Konieczny, Robert" w:date="2018-01-09T10:25:00Z">
              <w:r>
                <w:rPr>
                  <w:rFonts w:cs="Calibri"/>
                  <w:sz w:val="16"/>
                </w:rPr>
                <w:t>0x00000000</w:t>
              </w:r>
            </w:ins>
            <w:ins w:id="382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8D2944" w:rsidRDefault="00C125D2" w:rsidP="00F25926">
            <w:pPr>
              <w:spacing w:before="60"/>
              <w:rPr>
                <w:ins w:id="383" w:author="Konieczny, Robert" w:date="2018-01-09T10:25:00Z"/>
                <w:rFonts w:cs="Calibri"/>
                <w:sz w:val="16"/>
              </w:rPr>
            </w:pPr>
            <w:ins w:id="384" w:author="Konieczny, Robert" w:date="2018-01-09T10:27:00Z">
              <w:r>
                <w:rPr>
                  <w:rFonts w:cs="Calibri"/>
                  <w:sz w:val="16"/>
                </w:rPr>
                <w:t>0</w:t>
              </w:r>
            </w:ins>
          </w:p>
          <w:p w:rsidR="008D2944" w:rsidRDefault="00C125D2" w:rsidP="00F25926">
            <w:pPr>
              <w:spacing w:before="60"/>
              <w:rPr>
                <w:ins w:id="385" w:author="Konieczny, Robert" w:date="2018-01-09T10:25:00Z"/>
                <w:rFonts w:cs="Calibri"/>
                <w:sz w:val="16"/>
              </w:rPr>
            </w:pPr>
            <w:ins w:id="386" w:author="Konieczny, Robert" w:date="2018-01-09T10:28:00Z">
              <w:r>
                <w:rPr>
                  <w:rFonts w:cs="Calibri"/>
                  <w:sz w:val="16"/>
                </w:rPr>
                <w:t>0</w:t>
              </w:r>
            </w:ins>
          </w:p>
          <w:p w:rsidR="008D2944" w:rsidRPr="00AA38E8" w:rsidRDefault="00C125D2" w:rsidP="00F25926">
            <w:pPr>
              <w:spacing w:before="60"/>
              <w:rPr>
                <w:rFonts w:cs="Calibri"/>
                <w:sz w:val="16"/>
              </w:rPr>
            </w:pPr>
            <w:ins w:id="387" w:author="Konieczny, Robert" w:date="2018-01-09T10:28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126" w:type="dxa"/>
          </w:tcPr>
          <w:p w:rsidR="004A590E" w:rsidRDefault="008D2944" w:rsidP="00F25926">
            <w:pPr>
              <w:spacing w:before="60"/>
              <w:rPr>
                <w:ins w:id="388" w:author="Konieczny, Robert" w:date="2018-01-09T10:25:00Z"/>
                <w:rFonts w:cs="Calibri"/>
                <w:sz w:val="16"/>
              </w:rPr>
            </w:pPr>
            <w:ins w:id="389" w:author="Konieczny, Robert" w:date="2018-01-09T10:25:00Z">
              <w:r>
                <w:rPr>
                  <w:rFonts w:cs="Calibri"/>
                  <w:sz w:val="16"/>
                </w:rPr>
                <w:t>0xFFFFFFFF</w:t>
              </w:r>
            </w:ins>
            <w:ins w:id="390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8D2944" w:rsidRDefault="008D2944" w:rsidP="00F25926">
            <w:pPr>
              <w:spacing w:before="60"/>
              <w:rPr>
                <w:ins w:id="391" w:author="Konieczny, Robert" w:date="2018-01-09T10:25:00Z"/>
                <w:rFonts w:cs="Calibri"/>
                <w:sz w:val="16"/>
              </w:rPr>
            </w:pPr>
            <w:ins w:id="392" w:author="Konieczny, Robert" w:date="2018-01-09T10:25:00Z">
              <w:r>
                <w:rPr>
                  <w:rFonts w:cs="Calibri"/>
                  <w:sz w:val="16"/>
                </w:rPr>
                <w:t>0xFFFFFFFF</w:t>
              </w:r>
            </w:ins>
            <w:ins w:id="393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8D2944" w:rsidRDefault="008D2944" w:rsidP="00F25926">
            <w:pPr>
              <w:spacing w:before="60"/>
              <w:rPr>
                <w:ins w:id="394" w:author="Konieczny, Robert" w:date="2018-01-09T10:25:00Z"/>
                <w:rFonts w:cs="Calibri"/>
                <w:sz w:val="16"/>
              </w:rPr>
            </w:pPr>
            <w:ins w:id="395" w:author="Konieczny, Robert" w:date="2018-01-09T10:25:00Z">
              <w:r>
                <w:rPr>
                  <w:rFonts w:cs="Calibri"/>
                  <w:sz w:val="16"/>
                </w:rPr>
                <w:t>0xFFFFFFFF</w:t>
              </w:r>
            </w:ins>
            <w:ins w:id="396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8D2944" w:rsidRDefault="008D2944" w:rsidP="00F25926">
            <w:pPr>
              <w:spacing w:before="60"/>
              <w:rPr>
                <w:ins w:id="397" w:author="Konieczny, Robert" w:date="2018-01-09T10:25:00Z"/>
                <w:rFonts w:cs="Calibri"/>
                <w:sz w:val="16"/>
              </w:rPr>
            </w:pPr>
            <w:ins w:id="398" w:author="Konieczny, Robert" w:date="2018-01-09T10:25:00Z">
              <w:r>
                <w:rPr>
                  <w:rFonts w:cs="Calibri"/>
                  <w:sz w:val="16"/>
                </w:rPr>
                <w:t>0xFFFFFFFF</w:t>
              </w:r>
            </w:ins>
            <w:ins w:id="399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8D2944" w:rsidRDefault="00C125D2" w:rsidP="00F25926">
            <w:pPr>
              <w:spacing w:before="60"/>
              <w:rPr>
                <w:ins w:id="400" w:author="Konieczny, Robert" w:date="2018-01-09T10:25:00Z"/>
                <w:rFonts w:cs="Calibri"/>
                <w:sz w:val="16"/>
              </w:rPr>
            </w:pPr>
            <w:ins w:id="401" w:author="Konieczny, Robert" w:date="2018-01-09T10:28:00Z">
              <w:r>
                <w:rPr>
                  <w:rFonts w:cs="Calibri"/>
                  <w:sz w:val="16"/>
                </w:rPr>
                <w:t>511</w:t>
              </w:r>
            </w:ins>
          </w:p>
          <w:p w:rsidR="008D2944" w:rsidRDefault="00C125D2" w:rsidP="00F25926">
            <w:pPr>
              <w:spacing w:before="60"/>
              <w:rPr>
                <w:ins w:id="402" w:author="Konieczny, Robert" w:date="2018-01-09T10:25:00Z"/>
                <w:rFonts w:cs="Calibri"/>
                <w:sz w:val="16"/>
              </w:rPr>
            </w:pPr>
            <w:ins w:id="403" w:author="Konieczny, Robert" w:date="2018-01-09T10:28:00Z">
              <w:r>
                <w:rPr>
                  <w:rFonts w:cs="Calibri"/>
                  <w:sz w:val="16"/>
                </w:rPr>
                <w:t>255</w:t>
              </w:r>
            </w:ins>
          </w:p>
          <w:p w:rsidR="008D2944" w:rsidRPr="00AA38E8" w:rsidRDefault="00C125D2" w:rsidP="00F25926">
            <w:pPr>
              <w:spacing w:before="60"/>
              <w:rPr>
                <w:rFonts w:cs="Calibri"/>
                <w:sz w:val="16"/>
              </w:rPr>
            </w:pPr>
            <w:ins w:id="404" w:author="Konieczny, Robert" w:date="2018-01-09T10:28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C125D2" w:rsidRPr="00AA38E8" w:rsidTr="008D2944">
        <w:trPr>
          <w:ins w:id="405" w:author="Konieczny, Robert" w:date="2018-01-09T10:26:00Z"/>
        </w:trPr>
        <w:tc>
          <w:tcPr>
            <w:tcW w:w="2088" w:type="dxa"/>
          </w:tcPr>
          <w:p w:rsidR="00C125D2" w:rsidRPr="008D2944" w:rsidRDefault="00C125D2" w:rsidP="002748BA">
            <w:pPr>
              <w:spacing w:before="60"/>
              <w:rPr>
                <w:ins w:id="406" w:author="Konieczny, Robert" w:date="2018-01-09T10:26:00Z"/>
                <w:rFonts w:cs="Calibri"/>
                <w:sz w:val="16"/>
              </w:rPr>
            </w:pPr>
            <w:proofErr w:type="spellStart"/>
            <w:ins w:id="407" w:author="Konieczny, Robert" w:date="2018-01-09T10:26:00Z">
              <w:r w:rsidRPr="00C125D2">
                <w:rPr>
                  <w:rFonts w:cs="Calibri"/>
                  <w:sz w:val="16"/>
                </w:rPr>
                <w:t>CustBattDiagNtcTimer_T</w:t>
              </w:r>
              <w:proofErr w:type="spellEnd"/>
            </w:ins>
          </w:p>
        </w:tc>
        <w:tc>
          <w:tcPr>
            <w:tcW w:w="2970" w:type="dxa"/>
          </w:tcPr>
          <w:p w:rsidR="00C125D2" w:rsidRDefault="00C125D2" w:rsidP="00C125D2">
            <w:pPr>
              <w:spacing w:before="60"/>
              <w:rPr>
                <w:ins w:id="408" w:author="Konieczny, Robert" w:date="2018-01-09T10:26:00Z"/>
                <w:rFonts w:cs="Calibri"/>
                <w:sz w:val="16"/>
              </w:rPr>
            </w:pPr>
            <w:ins w:id="409" w:author="Konieczny, Robert" w:date="2018-01-09T10:26:00Z">
              <w:r w:rsidRPr="00C125D2">
                <w:rPr>
                  <w:rFonts w:cs="Calibri"/>
                  <w:sz w:val="16"/>
                </w:rPr>
                <w:t>detectWindow_Cnt_M_u32</w:t>
              </w:r>
            </w:ins>
          </w:p>
          <w:p w:rsidR="00C125D2" w:rsidRPr="008D2944" w:rsidRDefault="00C125D2" w:rsidP="00C125D2">
            <w:pPr>
              <w:spacing w:before="60"/>
              <w:rPr>
                <w:ins w:id="410" w:author="Konieczny, Robert" w:date="2018-01-09T10:26:00Z"/>
                <w:rFonts w:cs="Calibri"/>
                <w:sz w:val="16"/>
              </w:rPr>
            </w:pPr>
            <w:ins w:id="411" w:author="Konieczny, Robert" w:date="2018-01-09T10:26:00Z">
              <w:r w:rsidRPr="00C125D2">
                <w:rPr>
                  <w:rFonts w:cs="Calibri"/>
                  <w:sz w:val="16"/>
                </w:rPr>
                <w:t>notDetectWindow_Cnt_M_u32</w:t>
              </w:r>
            </w:ins>
          </w:p>
        </w:tc>
        <w:tc>
          <w:tcPr>
            <w:tcW w:w="2513" w:type="dxa"/>
          </w:tcPr>
          <w:p w:rsidR="00C125D2" w:rsidRDefault="00C125D2" w:rsidP="006B5804">
            <w:pPr>
              <w:spacing w:before="60"/>
              <w:rPr>
                <w:ins w:id="412" w:author="Konieczny, Robert" w:date="2018-01-09T10:27:00Z"/>
                <w:rFonts w:cs="Calibri"/>
                <w:sz w:val="16"/>
              </w:rPr>
            </w:pPr>
            <w:ins w:id="413" w:author="Konieczny, Robert" w:date="2018-01-09T10:27:00Z">
              <w:r w:rsidRPr="00C125D2">
                <w:rPr>
                  <w:rFonts w:cs="Calibri"/>
                  <w:sz w:val="16"/>
                </w:rPr>
                <w:t>uint32</w:t>
              </w:r>
            </w:ins>
          </w:p>
          <w:p w:rsidR="00C125D2" w:rsidRPr="008D2944" w:rsidRDefault="00C125D2" w:rsidP="006B5804">
            <w:pPr>
              <w:spacing w:before="60"/>
              <w:rPr>
                <w:ins w:id="414" w:author="Konieczny, Robert" w:date="2018-01-09T10:26:00Z"/>
                <w:rFonts w:cs="Calibri"/>
                <w:sz w:val="16"/>
              </w:rPr>
            </w:pPr>
            <w:ins w:id="415" w:author="Konieczny, Robert" w:date="2018-01-09T10:27:00Z">
              <w:r w:rsidRPr="00C125D2">
                <w:rPr>
                  <w:rFonts w:cs="Calibri"/>
                  <w:sz w:val="16"/>
                </w:rPr>
                <w:t>uint32</w:t>
              </w:r>
            </w:ins>
          </w:p>
        </w:tc>
        <w:tc>
          <w:tcPr>
            <w:tcW w:w="1126" w:type="dxa"/>
          </w:tcPr>
          <w:p w:rsidR="00C125D2" w:rsidRDefault="00C125D2" w:rsidP="00F25926">
            <w:pPr>
              <w:spacing w:before="60"/>
              <w:rPr>
                <w:ins w:id="416" w:author="Konieczny, Robert" w:date="2018-01-09T10:29:00Z"/>
                <w:rFonts w:cs="Calibri"/>
                <w:sz w:val="16"/>
              </w:rPr>
            </w:pPr>
            <w:ins w:id="417" w:author="Konieczny, Robert" w:date="2018-01-09T10:29:00Z">
              <w:r>
                <w:rPr>
                  <w:rFonts w:cs="Calibri"/>
                  <w:sz w:val="16"/>
                </w:rPr>
                <w:t>0x00000000</w:t>
              </w:r>
            </w:ins>
            <w:ins w:id="418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C125D2" w:rsidRDefault="00C125D2" w:rsidP="00F25926">
            <w:pPr>
              <w:spacing w:before="60"/>
              <w:rPr>
                <w:ins w:id="419" w:author="Konieczny, Robert" w:date="2018-01-09T10:26:00Z"/>
                <w:rFonts w:cs="Calibri"/>
                <w:sz w:val="16"/>
              </w:rPr>
            </w:pPr>
            <w:ins w:id="420" w:author="Konieczny, Robert" w:date="2018-01-09T10:29:00Z">
              <w:r>
                <w:rPr>
                  <w:rFonts w:cs="Calibri"/>
                  <w:sz w:val="16"/>
                </w:rPr>
                <w:t>0x00000000</w:t>
              </w:r>
            </w:ins>
            <w:ins w:id="421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</w:tc>
        <w:tc>
          <w:tcPr>
            <w:tcW w:w="1126" w:type="dxa"/>
          </w:tcPr>
          <w:p w:rsidR="00C125D2" w:rsidRDefault="00C125D2" w:rsidP="00C125D2">
            <w:pPr>
              <w:spacing w:before="60"/>
              <w:rPr>
                <w:ins w:id="422" w:author="Konieczny, Robert" w:date="2018-01-09T10:29:00Z"/>
                <w:rFonts w:cs="Calibri"/>
                <w:sz w:val="16"/>
              </w:rPr>
            </w:pPr>
            <w:ins w:id="423" w:author="Konieczny, Robert" w:date="2018-01-09T10:29:00Z">
              <w:r>
                <w:rPr>
                  <w:rFonts w:cs="Calibri"/>
                  <w:sz w:val="16"/>
                </w:rPr>
                <w:t>0xFFFFFFFF</w:t>
              </w:r>
            </w:ins>
            <w:ins w:id="424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  <w:p w:rsidR="00C125D2" w:rsidRDefault="00C125D2" w:rsidP="00F25926">
            <w:pPr>
              <w:spacing w:before="60"/>
              <w:rPr>
                <w:ins w:id="425" w:author="Konieczny, Robert" w:date="2018-01-09T10:26:00Z"/>
                <w:rFonts w:cs="Calibri"/>
                <w:sz w:val="16"/>
              </w:rPr>
            </w:pPr>
            <w:ins w:id="426" w:author="Konieczny, Robert" w:date="2018-01-09T10:29:00Z">
              <w:r>
                <w:rPr>
                  <w:rFonts w:cs="Calibri"/>
                  <w:sz w:val="16"/>
                </w:rPr>
                <w:t>0xFFFFFFFF</w:t>
              </w:r>
            </w:ins>
            <w:ins w:id="427" w:author="Konieczny, Robert" w:date="2018-01-09T10:34:00Z">
              <w:r w:rsidR="009A4621">
                <w:rPr>
                  <w:rFonts w:cs="Calibri"/>
                  <w:sz w:val="16"/>
                </w:rPr>
                <w:t>u</w:t>
              </w:r>
            </w:ins>
          </w:p>
        </w:tc>
      </w:tr>
    </w:tbl>
    <w:p w:rsidR="0049479C" w:rsidRPr="0048012A" w:rsidRDefault="0049479C" w:rsidP="00B263A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428" w:name="_Toc338170478"/>
      <w:bookmarkStart w:id="429" w:name="_Toc375924743"/>
      <w:bookmarkStart w:id="430" w:name="_Toc503351819"/>
      <w:r w:rsidRPr="0048012A">
        <w:rPr>
          <w:rFonts w:ascii="Calibri" w:hAnsi="Calibri" w:cs="Calibri"/>
        </w:rPr>
        <w:t>Variable definition for enumerated types</w:t>
      </w:r>
      <w:bookmarkEnd w:id="428"/>
      <w:bookmarkEnd w:id="429"/>
      <w:bookmarkEnd w:id="430"/>
    </w:p>
    <w:tbl>
      <w:tblPr>
        <w:tblW w:w="75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48"/>
        <w:gridCol w:w="3097"/>
        <w:gridCol w:w="1126"/>
      </w:tblGrid>
      <w:tr w:rsidR="007E1D79" w:rsidRPr="00AA38E8" w:rsidTr="00586EF4">
        <w:tc>
          <w:tcPr>
            <w:tcW w:w="3348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Enum</w:t>
            </w:r>
            <w:proofErr w:type="spellEnd"/>
            <w:r>
              <w:rPr>
                <w:rFonts w:cs="Calibri"/>
                <w:sz w:val="16"/>
              </w:rPr>
              <w:t xml:space="preserve"> </w:t>
            </w:r>
            <w:r w:rsidRPr="00AA38E8">
              <w:rPr>
                <w:rFonts w:cs="Calibri"/>
                <w:sz w:val="16"/>
              </w:rPr>
              <w:t xml:space="preserve"> Name</w:t>
            </w:r>
          </w:p>
        </w:tc>
        <w:tc>
          <w:tcPr>
            <w:tcW w:w="3097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Element Name</w:t>
            </w:r>
          </w:p>
        </w:tc>
        <w:tc>
          <w:tcPr>
            <w:tcW w:w="1126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Value</w:t>
            </w:r>
          </w:p>
        </w:tc>
      </w:tr>
      <w:tr w:rsidR="008D2944" w:rsidRPr="00AA38E8" w:rsidTr="00586EF4">
        <w:tc>
          <w:tcPr>
            <w:tcW w:w="3348" w:type="dxa"/>
          </w:tcPr>
          <w:p w:rsidR="008D2944" w:rsidRPr="00AA38E8" w:rsidRDefault="008D2944" w:rsidP="001D631F">
            <w:pPr>
              <w:spacing w:before="60"/>
              <w:rPr>
                <w:rFonts w:cs="Calibri"/>
                <w:sz w:val="16"/>
              </w:rPr>
            </w:pPr>
            <w:proofErr w:type="spellStart"/>
            <w:ins w:id="431" w:author="Konieczny, Robert" w:date="2018-01-09T10:22:00Z">
              <w:r w:rsidRPr="00965C4A">
                <w:rPr>
                  <w:rFonts w:cs="Calibri"/>
                  <w:sz w:val="16"/>
                </w:rPr>
                <w:t>CustBattDiagNtc_T</w:t>
              </w:r>
            </w:ins>
            <w:proofErr w:type="spellEnd"/>
            <w:del w:id="432" w:author="Konieczny, Robert" w:date="2018-01-09T10:22:00Z">
              <w:r w:rsidDel="00816845">
                <w:rPr>
                  <w:rFonts w:cs="Calibri"/>
                  <w:sz w:val="16"/>
                </w:rPr>
                <w:delText>None</w:delText>
              </w:r>
            </w:del>
          </w:p>
        </w:tc>
        <w:tc>
          <w:tcPr>
            <w:tcW w:w="3097" w:type="dxa"/>
          </w:tcPr>
          <w:p w:rsidR="008D2944" w:rsidRPr="008D2944" w:rsidRDefault="008D2944" w:rsidP="00B42426">
            <w:pPr>
              <w:spacing w:before="60"/>
              <w:rPr>
                <w:ins w:id="433" w:author="Konieczny, Robert" w:date="2018-01-09T10:22:00Z"/>
                <w:rFonts w:cs="Calibri"/>
                <w:sz w:val="16"/>
              </w:rPr>
            </w:pPr>
            <w:ins w:id="434" w:author="Konieczny, Robert" w:date="2018-01-09T10:22:00Z">
              <w:r w:rsidRPr="008D2944">
                <w:rPr>
                  <w:rFonts w:cs="Calibri"/>
                  <w:sz w:val="16"/>
                </w:rPr>
                <w:t>CustBattDiagNtc_E0</w:t>
              </w:r>
            </w:ins>
          </w:p>
          <w:p w:rsidR="008D2944" w:rsidRPr="008D2944" w:rsidRDefault="008D2944" w:rsidP="00B42426">
            <w:pPr>
              <w:spacing w:before="60"/>
              <w:rPr>
                <w:ins w:id="435" w:author="Konieczny, Robert" w:date="2018-01-09T10:22:00Z"/>
                <w:rFonts w:cs="Calibri"/>
                <w:sz w:val="16"/>
              </w:rPr>
            </w:pPr>
            <w:ins w:id="436" w:author="Konieczny, Robert" w:date="2018-01-09T10:22:00Z">
              <w:r w:rsidRPr="008D2944">
                <w:rPr>
                  <w:rFonts w:cs="Calibri"/>
                  <w:sz w:val="16"/>
                </w:rPr>
                <w:t>CustBattDiagNtc_E1</w:t>
              </w:r>
            </w:ins>
          </w:p>
          <w:p w:rsidR="008D2944" w:rsidRPr="008D2944" w:rsidRDefault="008D2944" w:rsidP="00B42426">
            <w:pPr>
              <w:spacing w:before="60"/>
              <w:rPr>
                <w:ins w:id="437" w:author="Konieczny, Robert" w:date="2018-01-09T10:22:00Z"/>
                <w:rFonts w:cs="Calibri"/>
                <w:sz w:val="16"/>
              </w:rPr>
            </w:pPr>
            <w:ins w:id="438" w:author="Konieczny, Robert" w:date="2018-01-09T10:22:00Z">
              <w:r w:rsidRPr="008D2944">
                <w:rPr>
                  <w:rFonts w:cs="Calibri"/>
                  <w:sz w:val="16"/>
                </w:rPr>
                <w:t>CustBattDiagNtc_E2</w:t>
              </w:r>
            </w:ins>
          </w:p>
          <w:p w:rsidR="008D2944" w:rsidRPr="008D2944" w:rsidRDefault="008D2944" w:rsidP="00B42426">
            <w:pPr>
              <w:spacing w:before="60"/>
              <w:rPr>
                <w:ins w:id="439" w:author="Konieczny, Robert" w:date="2018-01-09T10:22:00Z"/>
                <w:rFonts w:cs="Calibri"/>
                <w:sz w:val="16"/>
              </w:rPr>
            </w:pPr>
            <w:ins w:id="440" w:author="Konieczny, Robert" w:date="2018-01-09T10:22:00Z">
              <w:r w:rsidRPr="008D2944">
                <w:rPr>
                  <w:rFonts w:cs="Calibri"/>
                  <w:sz w:val="16"/>
                </w:rPr>
                <w:t>CustBattDiagNtc_E5</w:t>
              </w:r>
            </w:ins>
          </w:p>
          <w:p w:rsidR="008D2944" w:rsidRPr="008D2944" w:rsidRDefault="008D2944" w:rsidP="00B42426">
            <w:pPr>
              <w:spacing w:before="60"/>
              <w:rPr>
                <w:ins w:id="441" w:author="Konieczny, Robert" w:date="2018-01-09T10:22:00Z"/>
                <w:rFonts w:cs="Calibri"/>
                <w:sz w:val="16"/>
              </w:rPr>
            </w:pPr>
            <w:ins w:id="442" w:author="Konieczny, Robert" w:date="2018-01-09T10:22:00Z">
              <w:r w:rsidRPr="008D2944">
                <w:rPr>
                  <w:rFonts w:cs="Calibri"/>
                  <w:sz w:val="16"/>
                </w:rPr>
                <w:t>CustBattDiagNtc_E6</w:t>
              </w:r>
            </w:ins>
          </w:p>
          <w:p w:rsidR="008D2944" w:rsidRPr="008D2944" w:rsidRDefault="008D2944" w:rsidP="00B42426">
            <w:pPr>
              <w:spacing w:before="60"/>
              <w:rPr>
                <w:ins w:id="443" w:author="Konieczny, Robert" w:date="2018-01-09T10:22:00Z"/>
                <w:rFonts w:cs="Calibri"/>
                <w:sz w:val="16"/>
              </w:rPr>
            </w:pPr>
            <w:ins w:id="444" w:author="Konieczny, Robert" w:date="2018-01-09T10:22:00Z">
              <w:r w:rsidRPr="008D2944">
                <w:rPr>
                  <w:rFonts w:cs="Calibri"/>
                  <w:sz w:val="16"/>
                </w:rPr>
                <w:t>CustBattDiagNtc_E7</w:t>
              </w:r>
            </w:ins>
          </w:p>
          <w:p w:rsidR="008D2944" w:rsidRPr="008D2944" w:rsidRDefault="008D2944" w:rsidP="00B42426">
            <w:pPr>
              <w:spacing w:before="60"/>
              <w:rPr>
                <w:ins w:id="445" w:author="Konieczny, Robert" w:date="2018-01-09T10:22:00Z"/>
                <w:rFonts w:cs="Calibri"/>
                <w:sz w:val="16"/>
              </w:rPr>
            </w:pPr>
            <w:ins w:id="446" w:author="Konieczny, Robert" w:date="2018-01-09T10:22:00Z">
              <w:r w:rsidRPr="008D2944">
                <w:rPr>
                  <w:rFonts w:cs="Calibri"/>
                  <w:sz w:val="16"/>
                </w:rPr>
                <w:t>CustBattDiagNtc_E8</w:t>
              </w:r>
            </w:ins>
          </w:p>
          <w:p w:rsidR="008D2944" w:rsidRPr="008D2944" w:rsidRDefault="008D2944" w:rsidP="00B42426">
            <w:pPr>
              <w:spacing w:before="60"/>
              <w:rPr>
                <w:ins w:id="447" w:author="Konieczny, Robert" w:date="2018-01-09T10:22:00Z"/>
                <w:rFonts w:cs="Calibri"/>
                <w:sz w:val="16"/>
              </w:rPr>
            </w:pPr>
            <w:ins w:id="448" w:author="Konieczny, Robert" w:date="2018-01-09T10:22:00Z">
              <w:r w:rsidRPr="008D2944">
                <w:rPr>
                  <w:rFonts w:cs="Calibri"/>
                  <w:sz w:val="16"/>
                </w:rPr>
                <w:t>CustBattDiagNtc_E9</w:t>
              </w:r>
            </w:ins>
          </w:p>
          <w:p w:rsidR="008D2944" w:rsidRPr="00AA38E8" w:rsidRDefault="008D2944" w:rsidP="00236557">
            <w:pPr>
              <w:spacing w:before="60"/>
              <w:rPr>
                <w:rFonts w:cs="Calibri"/>
                <w:sz w:val="16"/>
              </w:rPr>
            </w:pPr>
            <w:proofErr w:type="spellStart"/>
            <w:ins w:id="449" w:author="Konieczny, Robert" w:date="2018-01-09T10:22:00Z">
              <w:r w:rsidRPr="008D2944">
                <w:rPr>
                  <w:rFonts w:cs="Calibri"/>
                  <w:sz w:val="16"/>
                </w:rPr>
                <w:t>CustBattDiagNtc_No</w:t>
              </w:r>
            </w:ins>
            <w:proofErr w:type="spellEnd"/>
          </w:p>
        </w:tc>
        <w:tc>
          <w:tcPr>
            <w:tcW w:w="1126" w:type="dxa"/>
          </w:tcPr>
          <w:p w:rsidR="008D2944" w:rsidRDefault="008D2944" w:rsidP="00236557">
            <w:pPr>
              <w:spacing w:before="60"/>
              <w:rPr>
                <w:ins w:id="450" w:author="Konieczny, Robert" w:date="2018-01-09T10:22:00Z"/>
                <w:rFonts w:cs="Calibri"/>
                <w:sz w:val="16"/>
              </w:rPr>
            </w:pPr>
            <w:ins w:id="451" w:author="Konieczny, Robert" w:date="2018-01-09T10:22:00Z">
              <w:r>
                <w:rPr>
                  <w:rFonts w:cs="Calibri"/>
                  <w:sz w:val="16"/>
                </w:rPr>
                <w:t>0</w:t>
              </w:r>
            </w:ins>
          </w:p>
          <w:p w:rsidR="008D2944" w:rsidRDefault="008D2944" w:rsidP="00236557">
            <w:pPr>
              <w:spacing w:before="60"/>
              <w:rPr>
                <w:ins w:id="452" w:author="Konieczny, Robert" w:date="2018-01-09T10:22:00Z"/>
                <w:rFonts w:cs="Calibri"/>
                <w:sz w:val="16"/>
              </w:rPr>
            </w:pPr>
            <w:ins w:id="453" w:author="Konieczny, Robert" w:date="2018-01-09T10:22:00Z">
              <w:r>
                <w:rPr>
                  <w:rFonts w:cs="Calibri"/>
                  <w:sz w:val="16"/>
                </w:rPr>
                <w:t>1</w:t>
              </w:r>
            </w:ins>
          </w:p>
          <w:p w:rsidR="008D2944" w:rsidRDefault="008D2944" w:rsidP="00236557">
            <w:pPr>
              <w:spacing w:before="60"/>
              <w:rPr>
                <w:ins w:id="454" w:author="Konieczny, Robert" w:date="2018-01-09T10:22:00Z"/>
                <w:rFonts w:cs="Calibri"/>
                <w:sz w:val="16"/>
              </w:rPr>
            </w:pPr>
            <w:ins w:id="455" w:author="Konieczny, Robert" w:date="2018-01-09T10:22:00Z">
              <w:r>
                <w:rPr>
                  <w:rFonts w:cs="Calibri"/>
                  <w:sz w:val="16"/>
                </w:rPr>
                <w:t>2</w:t>
              </w:r>
            </w:ins>
          </w:p>
          <w:p w:rsidR="008D2944" w:rsidRDefault="008D2944" w:rsidP="00236557">
            <w:pPr>
              <w:spacing w:before="60"/>
              <w:rPr>
                <w:ins w:id="456" w:author="Konieczny, Robert" w:date="2018-01-09T10:22:00Z"/>
                <w:rFonts w:cs="Calibri"/>
                <w:sz w:val="16"/>
              </w:rPr>
            </w:pPr>
            <w:ins w:id="457" w:author="Konieczny, Robert" w:date="2018-01-09T10:22:00Z">
              <w:r>
                <w:rPr>
                  <w:rFonts w:cs="Calibri"/>
                  <w:sz w:val="16"/>
                </w:rPr>
                <w:t>3</w:t>
              </w:r>
            </w:ins>
          </w:p>
          <w:p w:rsidR="008D2944" w:rsidRDefault="008D2944" w:rsidP="00236557">
            <w:pPr>
              <w:spacing w:before="60"/>
              <w:rPr>
                <w:ins w:id="458" w:author="Konieczny, Robert" w:date="2018-01-09T10:22:00Z"/>
                <w:rFonts w:cs="Calibri"/>
                <w:sz w:val="16"/>
              </w:rPr>
            </w:pPr>
            <w:ins w:id="459" w:author="Konieczny, Robert" w:date="2018-01-09T10:22:00Z">
              <w:r>
                <w:rPr>
                  <w:rFonts w:cs="Calibri"/>
                  <w:sz w:val="16"/>
                </w:rPr>
                <w:t>4</w:t>
              </w:r>
            </w:ins>
          </w:p>
          <w:p w:rsidR="008D2944" w:rsidRDefault="008D2944" w:rsidP="00236557">
            <w:pPr>
              <w:spacing w:before="60"/>
              <w:rPr>
                <w:ins w:id="460" w:author="Konieczny, Robert" w:date="2018-01-09T10:22:00Z"/>
                <w:rFonts w:cs="Calibri"/>
                <w:sz w:val="16"/>
              </w:rPr>
            </w:pPr>
            <w:ins w:id="461" w:author="Konieczny, Robert" w:date="2018-01-09T10:22:00Z">
              <w:r>
                <w:rPr>
                  <w:rFonts w:cs="Calibri"/>
                  <w:sz w:val="16"/>
                </w:rPr>
                <w:t>5</w:t>
              </w:r>
            </w:ins>
          </w:p>
          <w:p w:rsidR="008D2944" w:rsidRDefault="008D2944" w:rsidP="00236557">
            <w:pPr>
              <w:spacing w:before="60"/>
              <w:rPr>
                <w:ins w:id="462" w:author="Konieczny, Robert" w:date="2018-01-09T10:22:00Z"/>
                <w:rFonts w:cs="Calibri"/>
                <w:sz w:val="16"/>
              </w:rPr>
            </w:pPr>
            <w:ins w:id="463" w:author="Konieczny, Robert" w:date="2018-01-09T10:22:00Z">
              <w:r>
                <w:rPr>
                  <w:rFonts w:cs="Calibri"/>
                  <w:sz w:val="16"/>
                </w:rPr>
                <w:t>6</w:t>
              </w:r>
            </w:ins>
          </w:p>
          <w:p w:rsidR="008D2944" w:rsidRDefault="008D2944" w:rsidP="00236557">
            <w:pPr>
              <w:spacing w:before="60"/>
              <w:rPr>
                <w:ins w:id="464" w:author="Konieczny, Robert" w:date="2018-01-09T10:22:00Z"/>
                <w:rFonts w:cs="Calibri"/>
                <w:sz w:val="16"/>
              </w:rPr>
            </w:pPr>
            <w:ins w:id="465" w:author="Konieczny, Robert" w:date="2018-01-09T10:22:00Z">
              <w:r>
                <w:rPr>
                  <w:rFonts w:cs="Calibri"/>
                  <w:sz w:val="16"/>
                </w:rPr>
                <w:t>7</w:t>
              </w:r>
            </w:ins>
          </w:p>
          <w:p w:rsidR="008D2944" w:rsidRPr="00AA38E8" w:rsidRDefault="008D2944" w:rsidP="00236557">
            <w:pPr>
              <w:spacing w:before="60"/>
              <w:rPr>
                <w:rFonts w:cs="Calibri"/>
                <w:sz w:val="16"/>
              </w:rPr>
            </w:pPr>
            <w:ins w:id="466" w:author="Konieczny, Robert" w:date="2018-01-09T10:22:00Z">
              <w:r>
                <w:rPr>
                  <w:rFonts w:cs="Calibri"/>
                  <w:sz w:val="16"/>
                </w:rPr>
                <w:t>8</w:t>
              </w:r>
            </w:ins>
          </w:p>
        </w:tc>
      </w:tr>
    </w:tbl>
    <w:p w:rsidR="00F64A35" w:rsidRDefault="00F64A35" w:rsidP="00F64A35">
      <w:pPr>
        <w:rPr>
          <w:lang w:bidi="ar-SA"/>
        </w:rPr>
      </w:pPr>
    </w:p>
    <w:p w:rsidR="00656B0A" w:rsidRPr="00AA38E8" w:rsidRDefault="00656B0A" w:rsidP="002E2ADA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467" w:name="_Toc503351820"/>
      <w:r w:rsidRPr="00AA38E8">
        <w:rPr>
          <w:rFonts w:ascii="Calibri" w:hAnsi="Calibri" w:cs="Calibri"/>
        </w:rPr>
        <w:lastRenderedPageBreak/>
        <w:t>Constant Data Dictionary</w:t>
      </w:r>
      <w:bookmarkEnd w:id="467"/>
    </w:p>
    <w:p w:rsidR="00656B0A" w:rsidRPr="00AA38E8" w:rsidRDefault="00656B0A" w:rsidP="002E2ADA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468" w:name="_Toc382297340"/>
      <w:bookmarkStart w:id="469" w:name="_Toc383611504"/>
      <w:bookmarkStart w:id="470" w:name="_Toc382297341"/>
      <w:bookmarkStart w:id="471" w:name="_Toc383611505"/>
      <w:bookmarkStart w:id="472" w:name="_Toc382297346"/>
      <w:bookmarkStart w:id="473" w:name="_Toc383611510"/>
      <w:bookmarkStart w:id="474" w:name="_Toc382297348"/>
      <w:bookmarkStart w:id="475" w:name="_Toc383611512"/>
      <w:bookmarkStart w:id="476" w:name="_Toc503351821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r w:rsidRPr="00AA38E8">
        <w:rPr>
          <w:rFonts w:ascii="Calibri" w:hAnsi="Calibri" w:cs="Calibri"/>
        </w:rPr>
        <w:t>Program(fixed) Constants</w:t>
      </w:r>
      <w:bookmarkEnd w:id="476"/>
    </w:p>
    <w:p w:rsidR="00656B0A" w:rsidRPr="00AA38E8" w:rsidRDefault="00656B0A" w:rsidP="002E2ADA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477" w:name="_Toc503351822"/>
      <w:r w:rsidRPr="00AA38E8">
        <w:rPr>
          <w:rFonts w:ascii="Calibri" w:hAnsi="Calibri" w:cs="Calibri"/>
        </w:rPr>
        <w:t>Embedded Constants</w:t>
      </w:r>
      <w:bookmarkEnd w:id="477"/>
    </w:p>
    <w:p w:rsidR="00656B0A" w:rsidRPr="00AA38E8" w:rsidRDefault="00656B0A" w:rsidP="002E2ADA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478" w:name="_Toc503351823"/>
      <w:r w:rsidRPr="00AA38E8">
        <w:rPr>
          <w:rFonts w:ascii="Calibri" w:hAnsi="Calibri" w:cs="Calibri"/>
        </w:rPr>
        <w:t>Local</w:t>
      </w:r>
      <w:bookmarkEnd w:id="478"/>
    </w:p>
    <w:tbl>
      <w:tblPr>
        <w:tblW w:w="937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618"/>
        <w:gridCol w:w="1170"/>
        <w:gridCol w:w="900"/>
        <w:gridCol w:w="3690"/>
      </w:tblGrid>
      <w:tr w:rsidR="00656B0A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Resolution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Units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Value</w:t>
            </w:r>
          </w:p>
        </w:tc>
      </w:tr>
      <w:tr w:rsidR="00F72D1E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Pr="00865CBC" w:rsidRDefault="00C125D2" w:rsidP="009A4621">
            <w:pPr>
              <w:tabs>
                <w:tab w:val="center" w:pos="1566"/>
              </w:tabs>
              <w:spacing w:before="60"/>
              <w:rPr>
                <w:rFonts w:asciiTheme="minorHAnsi" w:hAnsiTheme="minorHAnsi" w:cs="Calibri"/>
                <w:sz w:val="16"/>
                <w:szCs w:val="16"/>
              </w:rPr>
            </w:pPr>
            <w:ins w:id="479" w:author="Konieczny, Robert" w:date="2018-01-09T10:30:00Z">
              <w:r w:rsidRPr="00C125D2">
                <w:rPr>
                  <w:rFonts w:asciiTheme="minorHAnsi" w:hAnsiTheme="minorHAnsi" w:cs="Calibri"/>
                  <w:sz w:val="16"/>
                  <w:szCs w:val="16"/>
                </w:rPr>
                <w:t>D_TESTFAILED_CNT_U08</w:t>
              </w:r>
            </w:ins>
            <w:del w:id="480" w:author="Konieczny, Robert" w:date="2018-01-09T10:30:00Z">
              <w:r w:rsidR="00232066" w:rsidRPr="00865CBC" w:rsidDel="00C125D2">
                <w:rPr>
                  <w:rFonts w:asciiTheme="minorHAnsi" w:hAnsiTheme="minorHAnsi" w:cs="Calibri"/>
                  <w:sz w:val="16"/>
                  <w:szCs w:val="16"/>
                </w:rPr>
                <w:tab/>
              </w:r>
              <w:r w:rsidR="001873AC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D_TESTPASSED</w:delText>
              </w:r>
              <w:r w:rsidR="00232066" w:rsidRPr="00865CBC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_CNT_U</w:delText>
              </w:r>
              <w:r w:rsidR="001873AC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865CBC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F72D1E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1873AC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</w:t>
            </w:r>
          </w:p>
        </w:tc>
      </w:tr>
      <w:tr w:rsidR="00F72D1E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Pr="00865CBC" w:rsidRDefault="00C125D2" w:rsidP="009A4621">
            <w:pPr>
              <w:spacing w:before="60"/>
              <w:rPr>
                <w:rFonts w:asciiTheme="minorHAnsi" w:hAnsiTheme="minorHAnsi" w:cs="Calibri"/>
                <w:sz w:val="16"/>
                <w:szCs w:val="16"/>
              </w:rPr>
            </w:pPr>
            <w:ins w:id="481" w:author="Konieczny, Robert" w:date="2018-01-09T10:30:00Z">
              <w:r w:rsidRPr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D_TESTPASSED_CNT_U08</w:t>
              </w:r>
            </w:ins>
            <w:del w:id="482" w:author="Konieczny, Robert" w:date="2018-01-09T10:30:00Z">
              <w:r w:rsidR="001873AC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D_TESTFAILED</w:delText>
              </w:r>
              <w:r w:rsidR="00232066" w:rsidRPr="00865CBC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_CNT_U</w:delText>
              </w:r>
              <w:r w:rsidR="001873AC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F72D1E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1873A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</w:tr>
      <w:tr w:rsidR="00F72D1E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Pr="00865CBC" w:rsidRDefault="00C125D2" w:rsidP="009A4621">
            <w:pPr>
              <w:spacing w:before="60"/>
              <w:rPr>
                <w:rFonts w:asciiTheme="minorHAnsi" w:hAnsiTheme="minorHAnsi" w:cs="Calibri"/>
                <w:sz w:val="16"/>
                <w:szCs w:val="16"/>
              </w:rPr>
            </w:pPr>
            <w:ins w:id="483" w:author="Konieczny, Robert" w:date="2018-01-09T10:30:00Z">
              <w:r w:rsidRPr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D_INDEADBAND_CNT_U08</w:t>
              </w:r>
            </w:ins>
            <w:del w:id="484" w:author="Konieczny, Robert" w:date="2018-01-09T10:30:00Z">
              <w:r w:rsidR="00232066" w:rsidRPr="00865CBC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D_INDEADBAND_CNT_U</w:delText>
              </w:r>
              <w:r w:rsidR="001873AC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F72D1E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Count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2D1E" w:rsidRDefault="001873A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</w:t>
            </w:r>
          </w:p>
        </w:tc>
      </w:tr>
      <w:tr w:rsidR="00B449F4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C125D2" w:rsidRDefault="00C125D2" w:rsidP="009A4621">
            <w:pPr>
              <w:spacing w:before="60"/>
              <w:rPr>
                <w:rFonts w:asciiTheme="minorHAnsi" w:hAnsiTheme="minorHAnsi" w:cs="Calibri"/>
                <w:sz w:val="16"/>
                <w:szCs w:val="16"/>
                <w:lang w:val="pl-PL"/>
              </w:rPr>
            </w:pPr>
            <w:ins w:id="485" w:author="Konieczny, Robert" w:date="2018-01-09T10:30:00Z">
              <w:r w:rsidRPr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D_NTC_E0_FAILURE_ETAT_MT_FLAG_CNT_U16</w:t>
              </w:r>
            </w:ins>
            <w:del w:id="486" w:author="Konieczny, Robert" w:date="2018-01-09T10:30:00Z">
              <w:r w:rsidR="00AC3D7E" w:rsidRPr="00C125D2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D_LOCKED_CNT_U08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B449F4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B449F4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del w:id="487" w:author="Konieczny, Robert" w:date="2018-01-09T10:30:00Z">
              <w:r w:rsidDel="00C125D2">
                <w:rPr>
                  <w:rFonts w:cs="Calibri"/>
                  <w:sz w:val="16"/>
                  <w:szCs w:val="16"/>
                </w:rPr>
                <w:delText>Count</w:delText>
              </w:r>
            </w:del>
            <w:ins w:id="488" w:author="Konieczny, Robert" w:date="2018-01-09T10:30:00Z">
              <w:r w:rsidR="00C125D2">
                <w:rPr>
                  <w:rFonts w:cs="Calibri"/>
                  <w:sz w:val="16"/>
                  <w:szCs w:val="16"/>
                </w:rPr>
                <w:t>Bitfield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B449F4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del w:id="489" w:author="Konieczny, Robert" w:date="2018-01-09T10:32:00Z">
              <w:r w:rsidDel="00C125D2">
                <w:rPr>
                  <w:rFonts w:cs="Calibri"/>
                  <w:sz w:val="16"/>
                  <w:szCs w:val="16"/>
                </w:rPr>
                <w:delText>0x00</w:delText>
              </w:r>
            </w:del>
            <w:ins w:id="490" w:author="Konieczny, Robert" w:date="2018-01-09T10:32:00Z">
              <w:r w:rsidR="00C125D2">
                <w:rPr>
                  <w:rFonts w:cs="Calibri"/>
                  <w:sz w:val="16"/>
                  <w:szCs w:val="16"/>
                </w:rPr>
                <w:t>0x2464</w:t>
              </w:r>
            </w:ins>
            <w:ins w:id="491" w:author="Konieczny, Robert" w:date="2018-01-09T10:34:00Z">
              <w:r w:rsidR="009A4621">
                <w:rPr>
                  <w:rFonts w:cs="Calibri"/>
                  <w:sz w:val="16"/>
                  <w:szCs w:val="16"/>
                </w:rPr>
                <w:t>u</w:t>
              </w:r>
            </w:ins>
          </w:p>
        </w:tc>
      </w:tr>
      <w:tr w:rsidR="00B449F4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C125D2" w:rsidRDefault="00C125D2" w:rsidP="009A4621">
            <w:pPr>
              <w:spacing w:before="60"/>
              <w:rPr>
                <w:rFonts w:asciiTheme="minorHAnsi" w:hAnsiTheme="minorHAnsi" w:cs="Calibri"/>
                <w:sz w:val="16"/>
                <w:szCs w:val="16"/>
                <w:lang w:val="pl-PL"/>
              </w:rPr>
            </w:pPr>
            <w:ins w:id="492" w:author="Konieczny, Robert" w:date="2018-01-09T10:32:00Z">
              <w:r w:rsidRPr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D_NTC_E1_FAILURE_ETAT_MT_FLAG_CNT_U16</w:t>
              </w:r>
            </w:ins>
            <w:del w:id="493" w:author="Konieczny, Robert" w:date="2018-01-09T10:32:00Z">
              <w:r w:rsidR="00AC3D7E" w:rsidRPr="00C125D2" w:rsidDel="00C125D2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D_CUT_CNT_U08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C125D2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ins w:id="494" w:author="Konieczny, Robert" w:date="2018-01-09T10:32:00Z">
              <w:r>
                <w:rPr>
                  <w:rFonts w:cs="Calibri"/>
                  <w:sz w:val="16"/>
                  <w:szCs w:val="16"/>
                </w:rPr>
                <w:t>Bitfield</w:t>
              </w:r>
            </w:ins>
            <w:del w:id="495" w:author="Konieczny, Robert" w:date="2018-01-09T10:32:00Z">
              <w:r w:rsidR="00B449F4" w:rsidDel="00C125D2">
                <w:rPr>
                  <w:rFonts w:cs="Calibri"/>
                  <w:sz w:val="16"/>
                  <w:szCs w:val="16"/>
                </w:rPr>
                <w:delText>Count</w:delText>
              </w:r>
            </w:del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del w:id="496" w:author="Konieczny, Robert" w:date="2018-01-09T10:33:00Z">
              <w:r w:rsidDel="009A4621">
                <w:rPr>
                  <w:rFonts w:cs="Calibri"/>
                  <w:sz w:val="16"/>
                  <w:szCs w:val="16"/>
                </w:rPr>
                <w:delText>0x01</w:delText>
              </w:r>
            </w:del>
            <w:ins w:id="497" w:author="Konieczny, Robert" w:date="2018-01-09T10:33:00Z">
              <w:r w:rsidR="009A4621">
                <w:rPr>
                  <w:rFonts w:cs="Calibri"/>
                  <w:sz w:val="16"/>
                  <w:szCs w:val="16"/>
                </w:rPr>
                <w:t>0x000A</w:t>
              </w:r>
            </w:ins>
            <w:ins w:id="498" w:author="Konieczny, Robert" w:date="2018-01-09T10:34:00Z">
              <w:r w:rsidR="009A4621">
                <w:rPr>
                  <w:rFonts w:cs="Calibri"/>
                  <w:sz w:val="16"/>
                  <w:szCs w:val="16"/>
                </w:rPr>
                <w:t>u</w:t>
              </w:r>
            </w:ins>
          </w:p>
        </w:tc>
      </w:tr>
      <w:tr w:rsidR="00B449F4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9A4621" w:rsidRDefault="009A4621" w:rsidP="009A4621">
            <w:pPr>
              <w:spacing w:before="60"/>
              <w:rPr>
                <w:rFonts w:asciiTheme="minorHAnsi" w:hAnsiTheme="minorHAnsi" w:cs="Calibri"/>
                <w:sz w:val="16"/>
                <w:szCs w:val="16"/>
                <w:lang w:val="pl-PL"/>
              </w:rPr>
            </w:pPr>
            <w:ins w:id="499" w:author="Konieczny, Robert" w:date="2018-01-09T10:33:00Z">
              <w:r w:rsidRPr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D_NTC_E2_FAILURE_ETAT_MT_FLAG_CNT_U16</w:t>
              </w:r>
            </w:ins>
            <w:del w:id="500" w:author="Konieczny, Robert" w:date="2018-01-09T10:33:00Z">
              <w:r w:rsidR="00AC3D7E" w:rsidRPr="009A4621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D_STARTING_CNT_U08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9A4621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ins w:id="501" w:author="Konieczny, Robert" w:date="2018-01-09T10:33:00Z">
              <w:r>
                <w:rPr>
                  <w:rFonts w:cs="Calibri"/>
                  <w:sz w:val="16"/>
                  <w:szCs w:val="16"/>
                </w:rPr>
                <w:t>Bitfield</w:t>
              </w:r>
            </w:ins>
            <w:del w:id="502" w:author="Konieczny, Robert" w:date="2018-01-09T10:33:00Z">
              <w:r w:rsidR="00B449F4" w:rsidDel="009A4621">
                <w:rPr>
                  <w:rFonts w:cs="Calibri"/>
                  <w:sz w:val="16"/>
                  <w:szCs w:val="16"/>
                </w:rPr>
                <w:delText>Count</w:delText>
              </w:r>
            </w:del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0x</w:t>
            </w:r>
            <w:ins w:id="503" w:author="Konieczny, Robert" w:date="2018-01-09T10:34:00Z">
              <w:r w:rsidR="009A4621">
                <w:rPr>
                  <w:rFonts w:cs="Calibri"/>
                  <w:sz w:val="16"/>
                  <w:szCs w:val="16"/>
                </w:rPr>
                <w:t>207Au</w:t>
              </w:r>
            </w:ins>
            <w:del w:id="504" w:author="Konieczny, Robert" w:date="2018-01-09T10:34:00Z">
              <w:r w:rsidDel="009A4621">
                <w:rPr>
                  <w:rFonts w:cs="Calibri"/>
                  <w:sz w:val="16"/>
                  <w:szCs w:val="16"/>
                </w:rPr>
                <w:delText>02</w:delText>
              </w:r>
            </w:del>
          </w:p>
        </w:tc>
      </w:tr>
      <w:tr w:rsidR="00B449F4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9A4621" w:rsidRDefault="009A4621" w:rsidP="009A4621">
            <w:pPr>
              <w:spacing w:before="60"/>
              <w:rPr>
                <w:rFonts w:asciiTheme="minorHAnsi" w:hAnsiTheme="minorHAnsi" w:cs="Calibri"/>
                <w:sz w:val="16"/>
                <w:szCs w:val="16"/>
                <w:lang w:val="pl-PL"/>
              </w:rPr>
            </w:pPr>
            <w:ins w:id="505" w:author="Konieczny, Robert" w:date="2018-01-09T10:34:00Z">
              <w:r w:rsidRPr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D_NTC_E6_FAILURE_ETAT_MT_FLAG_CNT_U16</w:t>
              </w:r>
            </w:ins>
            <w:del w:id="506" w:author="Konieczny, Robert" w:date="2018-01-09T10:34:00Z">
              <w:r w:rsidR="00AC3D7E" w:rsidRPr="009A4621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D_ENGRUNNING_CNT_U08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B449F4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AA38E8" w:rsidRDefault="009A4621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ins w:id="507" w:author="Konieczny, Robert" w:date="2018-01-09T10:34:00Z">
              <w:r>
                <w:rPr>
                  <w:rFonts w:cs="Calibri"/>
                  <w:sz w:val="16"/>
                  <w:szCs w:val="16"/>
                </w:rPr>
                <w:t>Bitfield</w:t>
              </w:r>
            </w:ins>
            <w:del w:id="508" w:author="Konieczny, Robert" w:date="2018-01-09T10:34:00Z">
              <w:r w:rsidR="00B449F4" w:rsidDel="009A4621">
                <w:rPr>
                  <w:rFonts w:cs="Calibri"/>
                  <w:sz w:val="16"/>
                  <w:szCs w:val="16"/>
                </w:rPr>
                <w:delText>Count</w:delText>
              </w:r>
            </w:del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del w:id="509" w:author="Konieczny, Robert" w:date="2018-01-09T10:34:00Z">
              <w:r w:rsidDel="009A4621">
                <w:rPr>
                  <w:rFonts w:cs="Calibri"/>
                  <w:sz w:val="16"/>
                  <w:szCs w:val="16"/>
                </w:rPr>
                <w:delText>0x03</w:delText>
              </w:r>
            </w:del>
            <w:ins w:id="510" w:author="Konieczny, Robert" w:date="2018-01-09T10:34:00Z">
              <w:r w:rsidR="009A4621">
                <w:rPr>
                  <w:rFonts w:cs="Calibri"/>
                  <w:sz w:val="16"/>
                  <w:szCs w:val="16"/>
                </w:rPr>
                <w:t>0x0010u</w:t>
              </w:r>
            </w:ins>
          </w:p>
        </w:tc>
      </w:tr>
      <w:tr w:rsidR="00B449F4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9A4621" w:rsidRDefault="009A4621" w:rsidP="009A4621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ins w:id="511" w:author="Konieczny, Robert" w:date="2018-01-09T10:35:00Z">
              <w:r w:rsidRPr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D_NTC_E9_FAILURE_ETAT_MT_FLAG_CNT_U16</w:t>
              </w:r>
            </w:ins>
            <w:del w:id="512" w:author="Konieczny, Robert" w:date="2018-01-09T10:35:00Z">
              <w:r w:rsidR="00AC3D7E" w:rsidRPr="009A4621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D_STOPPED_CNT_U08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9A4621" w:rsidRDefault="00B449F4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9A4621" w:rsidRDefault="009A4621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proofErr w:type="spellStart"/>
            <w:ins w:id="513" w:author="Konieczny, Robert" w:date="2018-01-09T10:35:00Z">
              <w:r w:rsidRPr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Bitfield</w:t>
              </w:r>
            </w:ins>
            <w:proofErr w:type="spellEnd"/>
            <w:del w:id="514" w:author="Konieczny, Robert" w:date="2018-01-09T10:35:00Z">
              <w:r w:rsidR="00B449F4" w:rsidRPr="009A4621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Count</w:delText>
              </w:r>
            </w:del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9F4" w:rsidRPr="009A4621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9A4621">
              <w:rPr>
                <w:rFonts w:cs="Calibri"/>
                <w:sz w:val="16"/>
                <w:szCs w:val="16"/>
              </w:rPr>
              <w:t>0x0</w:t>
            </w:r>
            <w:ins w:id="515" w:author="Konieczny, Robert" w:date="2018-01-09T10:35:00Z">
              <w:r w:rsidR="009A4621" w:rsidRPr="009A4621">
                <w:rPr>
                  <w:rFonts w:cs="Calibri"/>
                  <w:sz w:val="16"/>
                  <w:szCs w:val="16"/>
                </w:rPr>
                <w:t>01Au</w:t>
              </w:r>
            </w:ins>
            <w:del w:id="516" w:author="Konieczny, Robert" w:date="2018-01-09T10:35:00Z">
              <w:r w:rsidRPr="009A4621" w:rsidDel="009A4621">
                <w:rPr>
                  <w:rFonts w:cs="Calibri"/>
                  <w:sz w:val="16"/>
                  <w:szCs w:val="16"/>
                </w:rPr>
                <w:delText>4</w:delText>
              </w:r>
            </w:del>
          </w:p>
        </w:tc>
      </w:tr>
      <w:tr w:rsidR="00AC3D7E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2426" w:rsidRDefault="009A4621" w:rsidP="009A4621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ins w:id="517" w:author="Konieczny, Robert" w:date="2018-01-09T10:36:00Z">
              <w:r w:rsidRPr="00B42426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D_IMAGINARY_IGN_ON_VOLTS_U10P6</w:t>
              </w:r>
            </w:ins>
            <w:del w:id="518" w:author="Konieczny, Robert" w:date="2018-01-09T10:36:00Z">
              <w:r w:rsidR="00AC3D7E" w:rsidRPr="00B42426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D_DRVRESTART_CNT_U08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proofErr w:type="spellStart"/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Count</w:t>
            </w:r>
            <w:proofErr w:type="spellEnd"/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del w:id="519" w:author="Konieczny, Robert" w:date="2018-01-09T10:37:00Z">
              <w:r w:rsidRPr="009A4621" w:rsidDel="009A4621">
                <w:rPr>
                  <w:rFonts w:cs="Calibri"/>
                  <w:sz w:val="16"/>
                  <w:szCs w:val="16"/>
                </w:rPr>
                <w:delText>0x05</w:delText>
              </w:r>
            </w:del>
            <w:ins w:id="520" w:author="Konieczny, Robert" w:date="2018-01-09T10:37:00Z">
              <w:r w:rsidR="009A4621" w:rsidRPr="009A4621">
                <w:rPr>
                  <w:rFonts w:cs="Calibri"/>
                  <w:sz w:val="16"/>
                  <w:szCs w:val="16"/>
                </w:rPr>
                <w:t>12*</w:t>
              </w:r>
            </w:ins>
            <w:ins w:id="521" w:author="Konieczny, Robert" w:date="2018-01-09T10:38:00Z">
              <w:r w:rsidR="009A4621" w:rsidRPr="009A4621">
                <w:rPr>
                  <w:rFonts w:cs="Calibri"/>
                  <w:sz w:val="16"/>
                  <w:szCs w:val="16"/>
                </w:rPr>
                <w:t>(</w:t>
              </w:r>
            </w:ins>
            <w:ins w:id="522" w:author="Konieczny, Robert" w:date="2018-01-09T10:37:00Z">
              <w:r w:rsidR="009A4621" w:rsidRPr="009A4621">
                <w:rPr>
                  <w:rFonts w:cs="Calibri"/>
                  <w:sz w:val="16"/>
                  <w:szCs w:val="16"/>
                </w:rPr>
                <w:t>2^6</w:t>
              </w:r>
            </w:ins>
            <w:ins w:id="523" w:author="Konieczny, Robert" w:date="2018-01-09T10:38:00Z">
              <w:r w:rsidR="009A4621" w:rsidRPr="009A4621">
                <w:rPr>
                  <w:rFonts w:cs="Calibri"/>
                  <w:sz w:val="16"/>
                  <w:szCs w:val="16"/>
                </w:rPr>
                <w:t>)</w:t>
              </w:r>
            </w:ins>
          </w:p>
        </w:tc>
      </w:tr>
      <w:tr w:rsidR="00AC3D7E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2426" w:rsidRDefault="009A4621" w:rsidP="009A4621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ins w:id="524" w:author="Konieczny, Robert" w:date="2018-01-09T10:37:00Z">
              <w:r w:rsidRPr="00B42426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D_IMAGINARY_IGN_ON_VOLTS_THRESH_U10P6</w:t>
              </w:r>
            </w:ins>
            <w:del w:id="525" w:author="Konieczny, Robert" w:date="2018-01-09T10:37:00Z">
              <w:r w:rsidR="00AC3D7E" w:rsidRPr="00B42426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D_DEGRESTART_CNT_U08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proofErr w:type="spellStart"/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Count</w:t>
            </w:r>
            <w:proofErr w:type="spellEnd"/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9A4621" w:rsidP="009A4621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ins w:id="526" w:author="Konieczny, Robert" w:date="2018-01-09T10:38:00Z">
              <w:r w:rsidRPr="009A4621">
                <w:rPr>
                  <w:rFonts w:cs="Calibri"/>
                  <w:sz w:val="16"/>
                  <w:szCs w:val="16"/>
                </w:rPr>
                <w:t>8*(2^6)</w:t>
              </w:r>
            </w:ins>
            <w:del w:id="527" w:author="Konieczny, Robert" w:date="2018-01-09T10:38:00Z">
              <w:r w:rsidR="00865CBC" w:rsidRPr="009A4621" w:rsidDel="009A4621">
                <w:rPr>
                  <w:rFonts w:cs="Calibri"/>
                  <w:sz w:val="16"/>
                  <w:szCs w:val="16"/>
                </w:rPr>
                <w:delText>0x06</w:delText>
              </w:r>
            </w:del>
          </w:p>
        </w:tc>
      </w:tr>
      <w:tr w:rsidR="00AC3D7E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2426" w:rsidRDefault="009A4621" w:rsidP="009A4621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ins w:id="528" w:author="Konieczny, Robert" w:date="2018-01-09T10:37:00Z">
              <w:r w:rsidRPr="00B42426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D_IMAGINARY_IGN_UNKNWN_VOLTS_U10P6</w:t>
              </w:r>
            </w:ins>
            <w:del w:id="529" w:author="Konieczny, Robert" w:date="2018-01-09T10:37:00Z">
              <w:r w:rsidR="00AC3D7E" w:rsidRPr="00B42426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D_ENGPREPARING_CNT_U08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proofErr w:type="spellStart"/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Count</w:t>
            </w:r>
            <w:proofErr w:type="spellEnd"/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9A4621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ins w:id="530" w:author="Konieczny, Robert" w:date="2018-01-09T10:38:00Z">
              <w:r w:rsidRPr="009A4621">
                <w:rPr>
                  <w:rFonts w:cs="Calibri"/>
                  <w:sz w:val="16"/>
                  <w:szCs w:val="16"/>
                </w:rPr>
                <w:t>6*(2^6)</w:t>
              </w:r>
            </w:ins>
            <w:del w:id="531" w:author="Konieczny, Robert" w:date="2018-01-09T10:38:00Z">
              <w:r w:rsidR="00865CBC" w:rsidRPr="009A4621" w:rsidDel="009A4621">
                <w:rPr>
                  <w:rFonts w:cs="Calibri"/>
                  <w:sz w:val="16"/>
                  <w:szCs w:val="16"/>
                </w:rPr>
                <w:delText>0x07</w:delText>
              </w:r>
            </w:del>
          </w:p>
        </w:tc>
      </w:tr>
      <w:tr w:rsidR="00AC3D7E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2426" w:rsidRDefault="009A4621" w:rsidP="009A4621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ins w:id="532" w:author="Konieczny, Robert" w:date="2018-01-09T10:37:00Z">
              <w:r w:rsidRPr="00B42426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D_IMAGINARY_IGN_OFF_VOLTS_THRESH_U10P6</w:t>
              </w:r>
            </w:ins>
            <w:del w:id="533" w:author="Konieczny, Robert" w:date="2018-01-09T10:37:00Z">
              <w:r w:rsidR="00AC3D7E" w:rsidRPr="00B42426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D_AUTOSTARTING_CNT_U08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proofErr w:type="spellStart"/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Count</w:t>
            </w:r>
            <w:proofErr w:type="spellEnd"/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9A4621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ins w:id="534" w:author="Konieczny, Robert" w:date="2018-01-09T10:38:00Z">
              <w:r w:rsidRPr="009A4621">
                <w:rPr>
                  <w:rFonts w:cs="Calibri"/>
                  <w:sz w:val="16"/>
                  <w:szCs w:val="16"/>
                </w:rPr>
                <w:t>4*(2^6)</w:t>
              </w:r>
            </w:ins>
            <w:del w:id="535" w:author="Konieczny, Robert" w:date="2018-01-09T10:38:00Z">
              <w:r w:rsidR="00865CBC" w:rsidRPr="009A4621" w:rsidDel="009A4621">
                <w:rPr>
                  <w:rFonts w:cs="Calibri"/>
                  <w:sz w:val="16"/>
                  <w:szCs w:val="16"/>
                </w:rPr>
                <w:delText>0x0A</w:delText>
              </w:r>
            </w:del>
          </w:p>
        </w:tc>
      </w:tr>
      <w:tr w:rsidR="00AC3D7E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B42426" w:rsidRDefault="009A4621" w:rsidP="009A4621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ins w:id="536" w:author="Konieczny, Robert" w:date="2018-01-09T10:37:00Z">
              <w:r w:rsidRPr="00B42426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D_IMAGINARY_IGN_OFF_VOLTS_U10P6</w:t>
              </w:r>
            </w:ins>
            <w:del w:id="537" w:author="Konieczny, Robert" w:date="2018-01-09T10:37:00Z">
              <w:r w:rsidR="00AC3D7E" w:rsidRPr="00B42426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D_AUTORESTART_CNT_U08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865CBC" w:rsidP="00AF2B35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proofErr w:type="spellStart"/>
            <w:r w:rsidRPr="009A4621"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  <w:t>Count</w:t>
            </w:r>
            <w:proofErr w:type="spellEnd"/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D7E" w:rsidRPr="009A4621" w:rsidRDefault="009A4621" w:rsidP="00AF2B35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ins w:id="538" w:author="Konieczny, Robert" w:date="2018-01-09T10:38:00Z">
              <w:r w:rsidRPr="009A4621">
                <w:rPr>
                  <w:rFonts w:cs="Calibri"/>
                  <w:sz w:val="16"/>
                  <w:szCs w:val="16"/>
                </w:rPr>
                <w:t>0*(2^6)</w:t>
              </w:r>
            </w:ins>
            <w:del w:id="539" w:author="Konieczny, Robert" w:date="2018-01-09T10:38:00Z">
              <w:r w:rsidR="00865CBC" w:rsidRPr="009A4621" w:rsidDel="009A4621">
                <w:rPr>
                  <w:rFonts w:cs="Calibri"/>
                  <w:sz w:val="16"/>
                  <w:szCs w:val="16"/>
                </w:rPr>
                <w:delText>0x0D</w:delText>
              </w:r>
            </w:del>
          </w:p>
        </w:tc>
      </w:tr>
      <w:tr w:rsidR="009A4621" w:rsidRPr="00AA38E8" w:rsidTr="009A4621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4621" w:rsidRPr="009A4621" w:rsidRDefault="009A4621" w:rsidP="009A4621">
            <w:pPr>
              <w:spacing w:before="60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ins w:id="540" w:author="Konieczny, Robert" w:date="2018-01-09T10:40:00Z">
              <w:r w:rsidRPr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k_LOINotDetect_Volts_u10p6</w:t>
              </w:r>
            </w:ins>
            <w:del w:id="541" w:author="Konieczny, Robert" w:date="2018-01-09T10:37:00Z">
              <w:r w:rsidRPr="009A4621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D_INVALID_CNT_U08</w:delText>
              </w:r>
            </w:del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4621" w:rsidRPr="009A4621" w:rsidRDefault="009A4621" w:rsidP="009A4621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ins w:id="542" w:author="Konieczny, Robert" w:date="2018-01-09T10:40:00Z">
              <w:r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1</w:t>
              </w:r>
            </w:ins>
            <w:del w:id="543" w:author="Konieczny, Robert" w:date="2018-01-09T10:37:00Z">
              <w:r w:rsidRPr="009A4621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1</w:delText>
              </w:r>
            </w:del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4621" w:rsidRPr="009A4621" w:rsidRDefault="009A4621" w:rsidP="009A4621">
            <w:pPr>
              <w:spacing w:before="60"/>
              <w:jc w:val="center"/>
              <w:rPr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proofErr w:type="spellStart"/>
            <w:ins w:id="544" w:author="Konieczny, Robert" w:date="2018-01-09T10:40:00Z">
              <w:r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Count</w:t>
              </w:r>
            </w:ins>
            <w:proofErr w:type="spellEnd"/>
            <w:del w:id="545" w:author="Konieczny, Robert" w:date="2018-01-09T10:37:00Z">
              <w:r w:rsidRPr="009A4621" w:rsidDel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delText>Count</w:delText>
              </w:r>
            </w:del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4621" w:rsidRPr="009A4621" w:rsidRDefault="009A4621" w:rsidP="00400B74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ins w:id="546" w:author="Konieczny, Robert" w:date="2018-01-09T10:40:00Z">
              <w:r w:rsidRPr="009A4621">
                <w:rPr>
                  <w:rFonts w:cs="Calibri"/>
                  <w:sz w:val="16"/>
                  <w:szCs w:val="16"/>
                </w:rPr>
                <w:t>D_IMAGINARY_IGN_ON_VOLTS_THRESH_U10P6</w:t>
              </w:r>
            </w:ins>
            <w:del w:id="547" w:author="Konieczny, Robert" w:date="2018-01-09T10:38:00Z">
              <w:r w:rsidRPr="009A4621" w:rsidDel="009A4621">
                <w:rPr>
                  <w:rFonts w:cs="Calibri"/>
                  <w:sz w:val="16"/>
                  <w:szCs w:val="16"/>
                </w:rPr>
                <w:delText>0x0F</w:delText>
              </w:r>
            </w:del>
          </w:p>
        </w:tc>
      </w:tr>
      <w:tr w:rsidR="009A4621" w:rsidRPr="00AA38E8" w:rsidTr="009A4621">
        <w:trPr>
          <w:ins w:id="548" w:author="Konieczny, Robert" w:date="2018-01-09T10:40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4621" w:rsidRPr="009A4621" w:rsidDel="009A4621" w:rsidRDefault="009A4621" w:rsidP="009A4621">
            <w:pPr>
              <w:spacing w:before="60"/>
              <w:rPr>
                <w:ins w:id="549" w:author="Konieczny, Robert" w:date="2018-01-09T10:40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ins w:id="550" w:author="Konieczny, Robert" w:date="2018-01-09T10:40:00Z">
              <w:r w:rsidRPr="009A4621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k_LOIDetect_Volts_u10p6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4621" w:rsidRPr="009A4621" w:rsidDel="009A4621" w:rsidRDefault="009A4621" w:rsidP="009A4621">
            <w:pPr>
              <w:spacing w:before="60"/>
              <w:jc w:val="center"/>
              <w:rPr>
                <w:ins w:id="551" w:author="Konieczny, Robert" w:date="2018-01-09T10:40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ins w:id="552" w:author="Konieczny, Robert" w:date="2018-01-09T10:40:00Z">
              <w:r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4621" w:rsidRPr="009A4621" w:rsidDel="009A4621" w:rsidRDefault="009A4621" w:rsidP="009A4621">
            <w:pPr>
              <w:spacing w:before="60"/>
              <w:jc w:val="center"/>
              <w:rPr>
                <w:ins w:id="553" w:author="Konieczny, Robert" w:date="2018-01-09T10:40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proofErr w:type="spellStart"/>
            <w:ins w:id="554" w:author="Konieczny, Robert" w:date="2018-01-09T10:40:00Z">
              <w:r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Count</w:t>
              </w:r>
              <w:proofErr w:type="spellEnd"/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4621" w:rsidRPr="009A4621" w:rsidDel="009A4621" w:rsidRDefault="009A4621" w:rsidP="00400B74">
            <w:pPr>
              <w:spacing w:before="60"/>
              <w:jc w:val="center"/>
              <w:rPr>
                <w:ins w:id="555" w:author="Konieczny, Robert" w:date="2018-01-09T10:40:00Z"/>
                <w:rFonts w:cs="Calibri"/>
                <w:sz w:val="16"/>
                <w:szCs w:val="16"/>
              </w:rPr>
            </w:pPr>
            <w:ins w:id="556" w:author="Konieczny, Robert" w:date="2018-01-09T10:40:00Z">
              <w:r w:rsidRPr="009A4621">
                <w:rPr>
                  <w:rFonts w:cs="Calibri"/>
                  <w:sz w:val="16"/>
                  <w:szCs w:val="16"/>
                </w:rPr>
                <w:t>D_IMAGINARY_IGN_OFF_VOLTS_THRESH_U10P6</w:t>
              </w:r>
            </w:ins>
          </w:p>
        </w:tc>
      </w:tr>
      <w:tr w:rsidR="00F02B74" w:rsidRPr="00AA38E8" w:rsidTr="009A4621">
        <w:trPr>
          <w:ins w:id="557" w:author="Konieczny, Robert" w:date="2018-01-09T10:49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02B74" w:rsidRPr="009A4621" w:rsidRDefault="00F02B74" w:rsidP="009A4621">
            <w:pPr>
              <w:spacing w:before="60"/>
              <w:rPr>
                <w:ins w:id="558" w:author="Konieczny, Robert" w:date="2018-01-09T10:49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proofErr w:type="spellStart"/>
            <w:ins w:id="559" w:author="Konieczny, Robert" w:date="2018-01-09T10:49:00Z">
              <w:r w:rsidRPr="00F02B7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t>CustBattDiagNtcConfig_Str</w:t>
              </w:r>
              <w:proofErr w:type="spellEnd"/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02B74" w:rsidRDefault="00F02B74" w:rsidP="009A4621">
            <w:pPr>
              <w:spacing w:before="60"/>
              <w:jc w:val="center"/>
              <w:rPr>
                <w:ins w:id="560" w:author="Konieczny, Robert" w:date="2018-01-09T10:49:00Z"/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02B74" w:rsidRDefault="00F02B74" w:rsidP="009A4621">
            <w:pPr>
              <w:spacing w:before="60"/>
              <w:jc w:val="center"/>
              <w:rPr>
                <w:ins w:id="561" w:author="Konieczny, Robert" w:date="2018-01-09T10:49:00Z"/>
                <w:rFonts w:asciiTheme="minorHAnsi" w:hAnsiTheme="minorHAnsi" w:cs="Consolas"/>
                <w:color w:val="000000"/>
                <w:sz w:val="16"/>
                <w:szCs w:val="16"/>
                <w:lang w:val="pl-PL" w:bidi="ar-SA"/>
              </w:rPr>
            </w:pPr>
            <w:proofErr w:type="spellStart"/>
            <w:ins w:id="562" w:author="Konieczny, Robert" w:date="2018-01-09T10:53:00Z">
              <w:r>
                <w:rPr>
                  <w:rFonts w:asciiTheme="minorHAnsi" w:hAnsiTheme="minorHAnsi" w:cs="Consolas"/>
                  <w:color w:val="000000"/>
                  <w:sz w:val="16"/>
                  <w:szCs w:val="16"/>
                  <w:lang w:val="pl-PL" w:bidi="ar-SA"/>
                </w:rPr>
                <w:t>Struct</w:t>
              </w:r>
            </w:ins>
            <w:proofErr w:type="spellEnd"/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02B74" w:rsidRPr="00F02B74" w:rsidRDefault="00F02B74" w:rsidP="00F02B74">
            <w:pPr>
              <w:spacing w:before="60"/>
              <w:rPr>
                <w:ins w:id="563" w:author="Konieczny, Robert" w:date="2018-01-09T10:53:00Z"/>
                <w:rFonts w:cs="Calibri"/>
                <w:sz w:val="16"/>
                <w:szCs w:val="16"/>
              </w:rPr>
            </w:pPr>
            <w:ins w:id="56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{</w:t>
              </w:r>
              <w:r w:rsidRPr="00F02B74">
                <w:rPr>
                  <w:rFonts w:cs="Calibri"/>
                  <w:sz w:val="16"/>
                  <w:szCs w:val="16"/>
                </w:rPr>
                <w:tab/>
                <w:t>/* CustBattDiagNtc_E0 */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65" w:author="Konieczny, Robert" w:date="2018-01-09T10:53:00Z"/>
                <w:rFonts w:cs="Calibri"/>
                <w:sz w:val="16"/>
                <w:szCs w:val="16"/>
              </w:rPr>
            </w:pPr>
            <w:ins w:id="56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&amp;k_LVCNotDetect_ms_u16p0,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67" w:author="Konieczny, Robert" w:date="2018-01-09T10:53:00Z"/>
                <w:rFonts w:cs="Calibri"/>
                <w:sz w:val="16"/>
                <w:szCs w:val="16"/>
              </w:rPr>
            </w:pPr>
            <w:ins w:id="56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&amp;k_LVCNotDetect_Volts_u10p6,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69" w:author="Konieczny, Robert" w:date="2018-01-09T10:53:00Z"/>
                <w:rFonts w:cs="Calibri"/>
                <w:sz w:val="16"/>
                <w:szCs w:val="16"/>
              </w:rPr>
            </w:pPr>
            <w:ins w:id="57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&amp;k_LVCDetect_ms_u16p0,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71" w:author="Konieczny, Robert" w:date="2018-01-09T10:53:00Z"/>
                <w:rFonts w:cs="Calibri"/>
                <w:sz w:val="16"/>
                <w:szCs w:val="16"/>
              </w:rPr>
            </w:pPr>
            <w:ins w:id="57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&amp;k_LVCDetect_Volts_u10p6,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73" w:author="Konieczny, Robert" w:date="2018-01-09T10:53:00Z"/>
                <w:rFonts w:cs="Calibri"/>
                <w:sz w:val="16"/>
                <w:szCs w:val="16"/>
              </w:rPr>
            </w:pPr>
            <w:ins w:id="57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NTC_Num_VLF_00,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75" w:author="Konieczny, Robert" w:date="2018-01-09T10:53:00Z"/>
                <w:rFonts w:cs="Calibri"/>
                <w:sz w:val="16"/>
                <w:szCs w:val="16"/>
              </w:rPr>
            </w:pPr>
            <w:ins w:id="57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NTC_STATUS_PASSED,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77" w:author="Konieczny, Robert" w:date="2018-01-09T10:53:00Z"/>
                <w:rFonts w:cs="Calibri"/>
                <w:sz w:val="16"/>
                <w:szCs w:val="16"/>
              </w:rPr>
            </w:pPr>
            <w:ins w:id="57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NTC_STATUS_FAILED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79" w:author="Konieczny, Robert" w:date="2018-01-09T10:53:00Z"/>
                <w:rFonts w:cs="Calibri"/>
                <w:sz w:val="16"/>
                <w:szCs w:val="16"/>
              </w:rPr>
            </w:pPr>
            <w:ins w:id="58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},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81" w:author="Konieczny, Robert" w:date="2018-01-09T10:53:00Z"/>
                <w:rFonts w:cs="Calibri"/>
                <w:sz w:val="16"/>
                <w:szCs w:val="16"/>
              </w:rPr>
            </w:pPr>
            <w:ins w:id="58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{</w:t>
              </w:r>
              <w:r w:rsidRPr="00F02B74">
                <w:rPr>
                  <w:rFonts w:cs="Calibri"/>
                  <w:sz w:val="16"/>
                  <w:szCs w:val="16"/>
                </w:rPr>
                <w:tab/>
                <w:t>/* CustBattDiagNtc_E1 */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83" w:author="Konieczny, Robert" w:date="2018-01-09T10:53:00Z"/>
                <w:rFonts w:cs="Calibri"/>
                <w:sz w:val="16"/>
                <w:szCs w:val="16"/>
              </w:rPr>
            </w:pPr>
            <w:ins w:id="58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&amp;k_LVHSNotDetect_ms_u16p0,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85" w:author="Konieczny, Robert" w:date="2018-01-09T10:53:00Z"/>
                <w:rFonts w:cs="Calibri"/>
                <w:sz w:val="16"/>
                <w:szCs w:val="16"/>
              </w:rPr>
            </w:pPr>
            <w:ins w:id="58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&amp;k_LVHSNotDetect_Volts_u10p6,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87" w:author="Konieczny, Robert" w:date="2018-01-09T10:53:00Z"/>
                <w:rFonts w:cs="Calibri"/>
                <w:sz w:val="16"/>
                <w:szCs w:val="16"/>
              </w:rPr>
            </w:pPr>
            <w:ins w:id="58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&amp;k_LVHSDetect_ms_u16p0,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89" w:author="Konieczny, Robert" w:date="2018-01-09T10:53:00Z"/>
                <w:rFonts w:cs="Calibri"/>
                <w:sz w:val="16"/>
                <w:szCs w:val="16"/>
              </w:rPr>
            </w:pPr>
            <w:ins w:id="59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&amp;k_LVHSDetect_Volts_u10p6,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91" w:author="Konieczny, Robert" w:date="2018-01-09T10:53:00Z"/>
                <w:rFonts w:cs="Calibri"/>
                <w:sz w:val="16"/>
                <w:szCs w:val="16"/>
              </w:rPr>
            </w:pPr>
            <w:ins w:id="59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NTC_Num_VLF_01,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93" w:author="Konieczny, Robert" w:date="2018-01-09T10:53:00Z"/>
                <w:rFonts w:cs="Calibri"/>
                <w:sz w:val="16"/>
                <w:szCs w:val="16"/>
              </w:rPr>
            </w:pPr>
            <w:ins w:id="59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NTC_STATUS_PASSED,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95" w:author="Konieczny, Robert" w:date="2018-01-09T10:53:00Z"/>
                <w:rFonts w:cs="Calibri"/>
                <w:sz w:val="16"/>
                <w:szCs w:val="16"/>
              </w:rPr>
            </w:pPr>
            <w:ins w:id="59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NTC_STATUS_FAILED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97" w:author="Konieczny, Robert" w:date="2018-01-09T10:53:00Z"/>
                <w:rFonts w:cs="Calibri"/>
                <w:sz w:val="16"/>
                <w:szCs w:val="16"/>
              </w:rPr>
            </w:pPr>
            <w:ins w:id="59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},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599" w:author="Konieczny, Robert" w:date="2018-01-09T10:53:00Z"/>
                <w:rFonts w:cs="Calibri"/>
                <w:sz w:val="16"/>
                <w:szCs w:val="16"/>
              </w:rPr>
            </w:pPr>
            <w:ins w:id="60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{</w:t>
              </w:r>
              <w:r w:rsidRPr="00F02B74">
                <w:rPr>
                  <w:rFonts w:cs="Calibri"/>
                  <w:sz w:val="16"/>
                  <w:szCs w:val="16"/>
                </w:rPr>
                <w:tab/>
                <w:t>/* CustBattDiagNtc_E2 */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01" w:author="Konieczny, Robert" w:date="2018-01-09T10:53:00Z"/>
                <w:rFonts w:cs="Calibri"/>
                <w:sz w:val="16"/>
                <w:szCs w:val="16"/>
              </w:rPr>
            </w:pPr>
            <w:ins w:id="60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&amp;k_LVLSNotDetect_ms_u16p0,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03" w:author="Konieczny, Robert" w:date="2018-01-09T10:53:00Z"/>
                <w:rFonts w:cs="Calibri"/>
                <w:sz w:val="16"/>
                <w:szCs w:val="16"/>
              </w:rPr>
            </w:pPr>
            <w:ins w:id="60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&amp;k_LVLSNotDetect_Volts_u10p6,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05" w:author="Konieczny, Robert" w:date="2018-01-09T10:53:00Z"/>
                <w:rFonts w:cs="Calibri"/>
                <w:sz w:val="16"/>
                <w:szCs w:val="16"/>
              </w:rPr>
            </w:pPr>
            <w:ins w:id="60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&amp;k_LVLSDetect_ms_u16p0,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07" w:author="Konieczny, Robert" w:date="2018-01-09T10:53:00Z"/>
                <w:rFonts w:cs="Calibri"/>
                <w:sz w:val="16"/>
                <w:szCs w:val="16"/>
              </w:rPr>
            </w:pPr>
            <w:ins w:id="60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&amp;k_LVLSDetect_Volts_u10p6,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09" w:author="Konieczny, Robert" w:date="2018-01-09T10:53:00Z"/>
                <w:rFonts w:cs="Calibri"/>
                <w:sz w:val="16"/>
                <w:szCs w:val="16"/>
              </w:rPr>
            </w:pPr>
            <w:ins w:id="61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NTC_Num_VLF_02,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11" w:author="Konieczny, Robert" w:date="2018-01-09T10:53:00Z"/>
                <w:rFonts w:cs="Calibri"/>
                <w:sz w:val="16"/>
                <w:szCs w:val="16"/>
              </w:rPr>
            </w:pPr>
            <w:ins w:id="61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NTC_STATUS_PASSED,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13" w:author="Konieczny, Robert" w:date="2018-01-09T10:53:00Z"/>
                <w:rFonts w:cs="Calibri"/>
                <w:sz w:val="16"/>
                <w:szCs w:val="16"/>
              </w:rPr>
            </w:pPr>
            <w:ins w:id="61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lastRenderedPageBreak/>
                <w:t>NTC_STATUS_FAILED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15" w:author="Konieczny, Robert" w:date="2018-01-09T10:53:00Z"/>
                <w:rFonts w:cs="Calibri"/>
                <w:sz w:val="16"/>
                <w:szCs w:val="16"/>
              </w:rPr>
            </w:pPr>
            <w:ins w:id="61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},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17" w:author="Konieczny, Robert" w:date="2018-01-09T10:53:00Z"/>
                <w:rFonts w:cs="Calibri"/>
                <w:sz w:val="16"/>
                <w:szCs w:val="16"/>
              </w:rPr>
            </w:pPr>
            <w:ins w:id="61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{</w:t>
              </w:r>
              <w:r w:rsidRPr="00F02B74">
                <w:rPr>
                  <w:rFonts w:cs="Calibri"/>
                  <w:sz w:val="16"/>
                  <w:szCs w:val="16"/>
                </w:rPr>
                <w:tab/>
                <w:t>/* CustBattDiagNtc_E5 */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19" w:author="Konieczny, Robert" w:date="2018-01-09T10:53:00Z"/>
                <w:rFonts w:cs="Calibri"/>
                <w:sz w:val="16"/>
                <w:szCs w:val="16"/>
              </w:rPr>
            </w:pPr>
            <w:ins w:id="62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&amp;k_CBDiagc_UnderVltgNotDetd_mS_u16p0,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21" w:author="Konieczny, Robert" w:date="2018-01-09T10:53:00Z"/>
                <w:rFonts w:cs="Calibri"/>
                <w:sz w:val="16"/>
                <w:szCs w:val="16"/>
              </w:rPr>
            </w:pPr>
            <w:ins w:id="62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&amp;k_UVNotDetect_Volts_u10p6,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23" w:author="Konieczny, Robert" w:date="2018-01-09T10:53:00Z"/>
                <w:rFonts w:cs="Calibri"/>
                <w:sz w:val="16"/>
                <w:szCs w:val="16"/>
              </w:rPr>
            </w:pPr>
            <w:ins w:id="62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&amp;k_CBDiagc_UnderVltgDetd_mS_u16p0,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25" w:author="Konieczny, Robert" w:date="2018-01-09T10:53:00Z"/>
                <w:rFonts w:cs="Calibri"/>
                <w:sz w:val="16"/>
                <w:szCs w:val="16"/>
              </w:rPr>
            </w:pPr>
            <w:ins w:id="62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&amp;k_UVDetect_Volts_u10p6,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27" w:author="Konieczny, Robert" w:date="2018-01-09T10:53:00Z"/>
                <w:rFonts w:cs="Calibri"/>
                <w:sz w:val="16"/>
                <w:szCs w:val="16"/>
              </w:rPr>
            </w:pPr>
            <w:ins w:id="62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NTC_Num_VLF_05,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29" w:author="Konieczny, Robert" w:date="2018-01-09T10:53:00Z"/>
                <w:rFonts w:cs="Calibri"/>
                <w:sz w:val="16"/>
                <w:szCs w:val="16"/>
              </w:rPr>
            </w:pPr>
            <w:ins w:id="63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NTC_STATUS_PASSED,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31" w:author="Konieczny, Robert" w:date="2018-01-09T10:53:00Z"/>
                <w:rFonts w:cs="Calibri"/>
                <w:sz w:val="16"/>
                <w:szCs w:val="16"/>
              </w:rPr>
            </w:pPr>
            <w:ins w:id="63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NTC_STATUS_FAILED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33" w:author="Konieczny, Robert" w:date="2018-01-09T10:53:00Z"/>
                <w:rFonts w:cs="Calibri"/>
                <w:sz w:val="16"/>
                <w:szCs w:val="16"/>
              </w:rPr>
            </w:pPr>
            <w:ins w:id="63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},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35" w:author="Konieczny, Robert" w:date="2018-01-09T10:53:00Z"/>
                <w:rFonts w:cs="Calibri"/>
                <w:sz w:val="16"/>
                <w:szCs w:val="16"/>
              </w:rPr>
            </w:pPr>
            <w:ins w:id="63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{</w:t>
              </w:r>
              <w:r w:rsidRPr="00F02B74">
                <w:rPr>
                  <w:rFonts w:cs="Calibri"/>
                  <w:sz w:val="16"/>
                  <w:szCs w:val="16"/>
                </w:rPr>
                <w:tab/>
                <w:t>/* CustBattDiagNtc_E6 */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37" w:author="Konieczny, Robert" w:date="2018-01-09T10:53:00Z"/>
                <w:rFonts w:cs="Calibri"/>
                <w:sz w:val="16"/>
                <w:szCs w:val="16"/>
              </w:rPr>
            </w:pPr>
            <w:ins w:id="63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&amp;k_LVSMNotDetect_ms_u16p0,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39" w:author="Konieczny, Robert" w:date="2018-01-09T10:53:00Z"/>
                <w:rFonts w:cs="Calibri"/>
                <w:sz w:val="16"/>
                <w:szCs w:val="16"/>
              </w:rPr>
            </w:pPr>
            <w:ins w:id="64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&amp;k_LVSMNotDetect_Volts_u10p6,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41" w:author="Konieczny, Robert" w:date="2018-01-09T10:53:00Z"/>
                <w:rFonts w:cs="Calibri"/>
                <w:sz w:val="16"/>
                <w:szCs w:val="16"/>
              </w:rPr>
            </w:pPr>
            <w:ins w:id="64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&amp;k_LVSMDetect_ms_u16p0,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43" w:author="Konieczny, Robert" w:date="2018-01-09T10:53:00Z"/>
                <w:rFonts w:cs="Calibri"/>
                <w:sz w:val="16"/>
                <w:szCs w:val="16"/>
              </w:rPr>
            </w:pPr>
            <w:ins w:id="64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&amp;k_LVSMDetect_Volts_u10p6,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45" w:author="Konieczny, Robert" w:date="2018-01-09T10:53:00Z"/>
                <w:rFonts w:cs="Calibri"/>
                <w:sz w:val="16"/>
                <w:szCs w:val="16"/>
              </w:rPr>
            </w:pPr>
            <w:ins w:id="64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NTC_Num_VLF_06,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47" w:author="Konieczny, Robert" w:date="2018-01-09T10:53:00Z"/>
                <w:rFonts w:cs="Calibri"/>
                <w:sz w:val="16"/>
                <w:szCs w:val="16"/>
              </w:rPr>
            </w:pPr>
            <w:ins w:id="64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NTC_STATUS_PASSED,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49" w:author="Konieczny, Robert" w:date="2018-01-09T10:53:00Z"/>
                <w:rFonts w:cs="Calibri"/>
                <w:sz w:val="16"/>
                <w:szCs w:val="16"/>
              </w:rPr>
            </w:pPr>
            <w:ins w:id="65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NTC_STATUS_FAILED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51" w:author="Konieczny, Robert" w:date="2018-01-09T10:53:00Z"/>
                <w:rFonts w:cs="Calibri"/>
                <w:sz w:val="16"/>
                <w:szCs w:val="16"/>
              </w:rPr>
            </w:pPr>
            <w:ins w:id="65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},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53" w:author="Konieczny, Robert" w:date="2018-01-09T10:53:00Z"/>
                <w:rFonts w:cs="Calibri"/>
                <w:sz w:val="16"/>
                <w:szCs w:val="16"/>
              </w:rPr>
            </w:pPr>
            <w:ins w:id="65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{</w:t>
              </w:r>
              <w:r w:rsidRPr="00F02B74">
                <w:rPr>
                  <w:rFonts w:cs="Calibri"/>
                  <w:sz w:val="16"/>
                  <w:szCs w:val="16"/>
                </w:rPr>
                <w:tab/>
                <w:t>/* CustBattDiagNtc_E7 */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55" w:author="Konieczny, Robert" w:date="2018-01-09T10:53:00Z"/>
                <w:rFonts w:cs="Calibri"/>
                <w:sz w:val="16"/>
                <w:szCs w:val="16"/>
              </w:rPr>
            </w:pPr>
            <w:ins w:id="65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&amp;k_CBDiagc_OverVltgDetd_mS_u16p0,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57" w:author="Konieczny, Robert" w:date="2018-01-09T10:53:00Z"/>
                <w:rFonts w:cs="Calibri"/>
                <w:sz w:val="16"/>
                <w:szCs w:val="16"/>
              </w:rPr>
            </w:pPr>
            <w:ins w:id="65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&amp;k_CBDiagc_OverVltgDetd_Volt_u10p6,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59" w:author="Konieczny, Robert" w:date="2018-01-09T10:53:00Z"/>
                <w:rFonts w:cs="Calibri"/>
                <w:sz w:val="16"/>
                <w:szCs w:val="16"/>
              </w:rPr>
            </w:pPr>
            <w:ins w:id="66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&amp;k_CBDiagc_OverVltgNotDetd_mS_u16p0,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61" w:author="Konieczny, Robert" w:date="2018-01-09T10:53:00Z"/>
                <w:rFonts w:cs="Calibri"/>
                <w:sz w:val="16"/>
                <w:szCs w:val="16"/>
              </w:rPr>
            </w:pPr>
            <w:ins w:id="66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&amp;k_CBDiagc_OverVltgNotDetd_Volt_u10p6,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63" w:author="Konieczny, Robert" w:date="2018-01-09T10:53:00Z"/>
                <w:rFonts w:cs="Calibri"/>
                <w:sz w:val="16"/>
                <w:szCs w:val="16"/>
              </w:rPr>
            </w:pPr>
            <w:ins w:id="66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NTC_Num_VLF_07,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65" w:author="Konieczny, Robert" w:date="2018-01-09T10:53:00Z"/>
                <w:rFonts w:cs="Calibri"/>
                <w:sz w:val="16"/>
                <w:szCs w:val="16"/>
              </w:rPr>
            </w:pPr>
            <w:ins w:id="66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NTC_STATUS_FAILED,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67" w:author="Konieczny, Robert" w:date="2018-01-09T10:53:00Z"/>
                <w:rFonts w:cs="Calibri"/>
                <w:sz w:val="16"/>
                <w:szCs w:val="16"/>
              </w:rPr>
            </w:pPr>
            <w:ins w:id="66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NTC_STATUS_PASSED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69" w:author="Konieczny, Robert" w:date="2018-01-09T10:53:00Z"/>
                <w:rFonts w:cs="Calibri"/>
                <w:sz w:val="16"/>
                <w:szCs w:val="16"/>
              </w:rPr>
            </w:pPr>
            <w:ins w:id="67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},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71" w:author="Konieczny, Robert" w:date="2018-01-09T10:53:00Z"/>
                <w:rFonts w:cs="Calibri"/>
                <w:sz w:val="16"/>
                <w:szCs w:val="16"/>
              </w:rPr>
            </w:pPr>
            <w:ins w:id="67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{</w:t>
              </w:r>
              <w:r w:rsidRPr="00F02B74">
                <w:rPr>
                  <w:rFonts w:cs="Calibri"/>
                  <w:sz w:val="16"/>
                  <w:szCs w:val="16"/>
                </w:rPr>
                <w:tab/>
                <w:t>/* CustBattDiagNtc_E8 */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73" w:author="Konieczny, Robert" w:date="2018-01-09T10:53:00Z"/>
                <w:rFonts w:cs="Calibri"/>
                <w:sz w:val="16"/>
                <w:szCs w:val="16"/>
              </w:rPr>
            </w:pPr>
            <w:ins w:id="67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&amp;k_LOINotDetect_ms_u16p0,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75" w:author="Konieczny, Robert" w:date="2018-01-09T10:53:00Z"/>
                <w:rFonts w:cs="Calibri"/>
                <w:sz w:val="16"/>
                <w:szCs w:val="16"/>
              </w:rPr>
            </w:pPr>
            <w:ins w:id="67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&amp;k_LOINotDetect_Volts_u10p6,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77" w:author="Konieczny, Robert" w:date="2018-01-09T10:53:00Z"/>
                <w:rFonts w:cs="Calibri"/>
                <w:sz w:val="16"/>
                <w:szCs w:val="16"/>
              </w:rPr>
            </w:pPr>
            <w:ins w:id="67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&amp;k_LOIDetect_ms_u16p0,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79" w:author="Konieczny, Robert" w:date="2018-01-09T10:53:00Z"/>
                <w:rFonts w:cs="Calibri"/>
                <w:sz w:val="16"/>
                <w:szCs w:val="16"/>
              </w:rPr>
            </w:pPr>
            <w:ins w:id="68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&amp;k_LOIDetect_Volts_u10p6,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81" w:author="Konieczny, Robert" w:date="2018-01-09T10:53:00Z"/>
                <w:rFonts w:cs="Calibri"/>
                <w:sz w:val="16"/>
                <w:szCs w:val="16"/>
              </w:rPr>
            </w:pPr>
            <w:ins w:id="68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NTC_Num_VLF_08,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83" w:author="Konieczny, Robert" w:date="2018-01-09T10:53:00Z"/>
                <w:rFonts w:cs="Calibri"/>
                <w:sz w:val="16"/>
                <w:szCs w:val="16"/>
              </w:rPr>
            </w:pPr>
            <w:ins w:id="68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NTC_STATUS_PASSED,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85" w:author="Konieczny, Robert" w:date="2018-01-09T10:53:00Z"/>
                <w:rFonts w:cs="Calibri"/>
                <w:sz w:val="16"/>
                <w:szCs w:val="16"/>
              </w:rPr>
            </w:pPr>
            <w:ins w:id="68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NTC_STATUS_FAILED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87" w:author="Konieczny, Robert" w:date="2018-01-09T10:53:00Z"/>
                <w:rFonts w:cs="Calibri"/>
                <w:sz w:val="16"/>
                <w:szCs w:val="16"/>
              </w:rPr>
            </w:pPr>
            <w:ins w:id="68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},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89" w:author="Konieczny, Robert" w:date="2018-01-09T10:53:00Z"/>
                <w:rFonts w:cs="Calibri"/>
                <w:sz w:val="16"/>
                <w:szCs w:val="16"/>
              </w:rPr>
            </w:pPr>
            <w:ins w:id="69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{</w:t>
              </w:r>
              <w:r w:rsidRPr="00F02B74">
                <w:rPr>
                  <w:rFonts w:cs="Calibri"/>
                  <w:sz w:val="16"/>
                  <w:szCs w:val="16"/>
                </w:rPr>
                <w:tab/>
                <w:t>/* CustBattDiagNtc_E9 */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91" w:author="Konieczny, Robert" w:date="2018-01-09T10:53:00Z"/>
                <w:rFonts w:cs="Calibri"/>
                <w:sz w:val="16"/>
                <w:szCs w:val="16"/>
              </w:rPr>
            </w:pPr>
            <w:ins w:id="69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&amp;k_LVNNotDetect_ms_u16p0,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93" w:author="Konieczny, Robert" w:date="2018-01-09T10:53:00Z"/>
                <w:rFonts w:cs="Calibri"/>
                <w:sz w:val="16"/>
                <w:szCs w:val="16"/>
              </w:rPr>
            </w:pPr>
            <w:ins w:id="69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&amp;k_LVNNotDetect_Volts_u10p6,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95" w:author="Konieczny, Robert" w:date="2018-01-09T10:53:00Z"/>
                <w:rFonts w:cs="Calibri"/>
                <w:sz w:val="16"/>
                <w:szCs w:val="16"/>
              </w:rPr>
            </w:pPr>
            <w:ins w:id="69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&amp;k_LVNDetect_ms_u16p0,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97" w:author="Konieczny, Robert" w:date="2018-01-09T10:53:00Z"/>
                <w:rFonts w:cs="Calibri"/>
                <w:sz w:val="16"/>
                <w:szCs w:val="16"/>
              </w:rPr>
            </w:pPr>
            <w:ins w:id="698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&amp;k_LVNDetect_Volts_u10p6,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699" w:author="Konieczny, Robert" w:date="2018-01-09T10:53:00Z"/>
                <w:rFonts w:cs="Calibri"/>
                <w:sz w:val="16"/>
                <w:szCs w:val="16"/>
              </w:rPr>
            </w:pPr>
            <w:ins w:id="700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NTC_Num_VLF_09,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701" w:author="Konieczny, Robert" w:date="2018-01-09T10:53:00Z"/>
                <w:rFonts w:cs="Calibri"/>
                <w:sz w:val="16"/>
                <w:szCs w:val="16"/>
              </w:rPr>
            </w:pPr>
            <w:ins w:id="702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NTC_STATUS_PASSED,</w:t>
              </w:r>
            </w:ins>
          </w:p>
          <w:p w:rsidR="00F02B74" w:rsidRPr="00F02B74" w:rsidRDefault="00F02B74" w:rsidP="00F02B74">
            <w:pPr>
              <w:spacing w:before="60"/>
              <w:rPr>
                <w:ins w:id="703" w:author="Konieczny, Robert" w:date="2018-01-09T10:53:00Z"/>
                <w:rFonts w:cs="Calibri"/>
                <w:sz w:val="16"/>
                <w:szCs w:val="16"/>
              </w:rPr>
            </w:pPr>
            <w:ins w:id="704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NTC_STATUS_FAILED</w:t>
              </w:r>
            </w:ins>
          </w:p>
          <w:p w:rsidR="00F02B74" w:rsidRPr="009A4621" w:rsidRDefault="00F02B74" w:rsidP="00F02B74">
            <w:pPr>
              <w:spacing w:before="60"/>
              <w:rPr>
                <w:ins w:id="705" w:author="Konieczny, Robert" w:date="2018-01-09T10:49:00Z"/>
                <w:rFonts w:cs="Calibri"/>
                <w:sz w:val="16"/>
                <w:szCs w:val="16"/>
              </w:rPr>
            </w:pPr>
            <w:ins w:id="706" w:author="Konieczny, Robert" w:date="2018-01-09T10:53:00Z">
              <w:r w:rsidRPr="00F02B74">
                <w:rPr>
                  <w:rFonts w:cs="Calibri"/>
                  <w:sz w:val="16"/>
                  <w:szCs w:val="16"/>
                </w:rPr>
                <w:t>}</w:t>
              </w:r>
            </w:ins>
          </w:p>
        </w:tc>
      </w:tr>
    </w:tbl>
    <w:p w:rsidR="00656B0A" w:rsidRDefault="00656B0A" w:rsidP="002E2ADA">
      <w:pPr>
        <w:pStyle w:val="Heading2"/>
        <w:numPr>
          <w:ilvl w:val="3"/>
          <w:numId w:val="1"/>
        </w:numPr>
        <w:rPr>
          <w:ins w:id="707" w:author="Konieczny, Robert" w:date="2018-01-10T13:25:00Z"/>
          <w:rFonts w:ascii="Calibri" w:hAnsi="Calibri" w:cs="Calibri"/>
        </w:rPr>
      </w:pPr>
      <w:bookmarkStart w:id="708" w:name="_Toc503351824"/>
      <w:r w:rsidRPr="00AA38E8">
        <w:rPr>
          <w:rFonts w:ascii="Calibri" w:hAnsi="Calibri" w:cs="Calibri"/>
        </w:rPr>
        <w:lastRenderedPageBreak/>
        <w:t>Global</w:t>
      </w:r>
      <w:bookmarkEnd w:id="708"/>
    </w:p>
    <w:tbl>
      <w:tblPr>
        <w:tblW w:w="937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618"/>
        <w:gridCol w:w="1170"/>
        <w:gridCol w:w="900"/>
        <w:gridCol w:w="3690"/>
      </w:tblGrid>
      <w:tr w:rsidR="00650586" w:rsidRPr="00AA38E8" w:rsidTr="008C703D">
        <w:trPr>
          <w:ins w:id="709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0586" w:rsidRPr="00AA38E8" w:rsidRDefault="00650586" w:rsidP="008C703D">
            <w:pPr>
              <w:spacing w:before="60"/>
              <w:jc w:val="center"/>
              <w:rPr>
                <w:ins w:id="710" w:author="Konieczny, Robert" w:date="2018-01-10T13:25:00Z"/>
                <w:rFonts w:cs="Calibri"/>
                <w:sz w:val="16"/>
                <w:szCs w:val="16"/>
              </w:rPr>
            </w:pPr>
            <w:ins w:id="711" w:author="Konieczny, Robert" w:date="2018-01-10T13:25:00Z">
              <w:r w:rsidRPr="00AA38E8">
                <w:rPr>
                  <w:rFonts w:cs="Calibri"/>
                  <w:sz w:val="16"/>
                  <w:szCs w:val="16"/>
                </w:rPr>
                <w:t>Constant Name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0586" w:rsidRPr="00AA38E8" w:rsidRDefault="00650586" w:rsidP="008C703D">
            <w:pPr>
              <w:spacing w:before="60"/>
              <w:jc w:val="center"/>
              <w:rPr>
                <w:ins w:id="712" w:author="Konieczny, Robert" w:date="2018-01-10T13:25:00Z"/>
                <w:rFonts w:cs="Calibri"/>
                <w:sz w:val="16"/>
                <w:szCs w:val="16"/>
              </w:rPr>
            </w:pPr>
            <w:ins w:id="713" w:author="Konieczny, Robert" w:date="2018-01-10T13:25:00Z">
              <w:r w:rsidRPr="00AA38E8">
                <w:rPr>
                  <w:rFonts w:cs="Calibri"/>
                  <w:sz w:val="16"/>
                  <w:szCs w:val="16"/>
                </w:rPr>
                <w:t>Resolution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0586" w:rsidRPr="00AA38E8" w:rsidRDefault="00650586" w:rsidP="008C703D">
            <w:pPr>
              <w:spacing w:before="60"/>
              <w:jc w:val="center"/>
              <w:rPr>
                <w:ins w:id="714" w:author="Konieczny, Robert" w:date="2018-01-10T13:25:00Z"/>
                <w:rFonts w:cs="Calibri"/>
                <w:sz w:val="16"/>
                <w:szCs w:val="16"/>
              </w:rPr>
            </w:pPr>
            <w:ins w:id="715" w:author="Konieczny, Robert" w:date="2018-01-10T13:25:00Z">
              <w:r w:rsidRPr="00AA38E8">
                <w:rPr>
                  <w:rFonts w:cs="Calibri"/>
                  <w:sz w:val="16"/>
                  <w:szCs w:val="16"/>
                </w:rPr>
                <w:t>Units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0586" w:rsidRPr="00AA38E8" w:rsidRDefault="00650586" w:rsidP="008C703D">
            <w:pPr>
              <w:spacing w:before="60"/>
              <w:jc w:val="center"/>
              <w:rPr>
                <w:ins w:id="716" w:author="Konieczny, Robert" w:date="2018-01-10T13:25:00Z"/>
                <w:rFonts w:cs="Calibri"/>
                <w:sz w:val="16"/>
                <w:szCs w:val="16"/>
              </w:rPr>
            </w:pPr>
            <w:ins w:id="717" w:author="Konieczny, Robert" w:date="2018-01-10T13:25:00Z">
              <w:r w:rsidRPr="00AA38E8">
                <w:rPr>
                  <w:rFonts w:cs="Calibri"/>
                  <w:sz w:val="16"/>
                  <w:szCs w:val="16"/>
                </w:rPr>
                <w:t>Value</w:t>
              </w:r>
            </w:ins>
          </w:p>
        </w:tc>
      </w:tr>
      <w:tr w:rsidR="00853349" w:rsidTr="008C703D">
        <w:trPr>
          <w:ins w:id="718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865CBC" w:rsidRDefault="00853349" w:rsidP="008C703D">
            <w:pPr>
              <w:tabs>
                <w:tab w:val="center" w:pos="1566"/>
              </w:tabs>
              <w:spacing w:before="60"/>
              <w:rPr>
                <w:ins w:id="719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20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lastRenderedPageBreak/>
                <w:t>kDMD_DELEST_DA_Not_Requested</w:t>
              </w:r>
            </w:ins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21" w:author="Konieczny, Robert" w:date="2018-01-10T13:25:00Z"/>
                <w:rFonts w:cs="Calibri"/>
                <w:sz w:val="16"/>
                <w:szCs w:val="16"/>
              </w:rPr>
            </w:pPr>
            <w:ins w:id="722" w:author="Konieczny, Robert" w:date="2018-01-10T13:27:00Z">
              <w:r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23" w:author="Konieczny, Robert" w:date="2018-01-10T13:25:00Z"/>
                <w:rFonts w:cs="Calibri"/>
                <w:sz w:val="16"/>
                <w:szCs w:val="16"/>
              </w:rPr>
            </w:pPr>
            <w:ins w:id="724" w:author="Konieczny, Robert" w:date="2018-01-10T13:28:00Z">
              <w:r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25" w:author="Konieczny, Robert" w:date="2018-01-10T13:25:00Z"/>
                <w:rFonts w:cs="Calibri"/>
                <w:sz w:val="16"/>
                <w:szCs w:val="16"/>
              </w:rPr>
            </w:pPr>
            <w:ins w:id="726" w:author="Konieczny, Robert" w:date="2018-01-10T13:27:00Z">
              <w:r>
                <w:rPr>
                  <w:rFonts w:cs="Calibri"/>
                  <w:sz w:val="16"/>
                  <w:szCs w:val="16"/>
                </w:rPr>
                <w:t>0</w:t>
              </w:r>
            </w:ins>
          </w:p>
        </w:tc>
      </w:tr>
      <w:tr w:rsidR="00853349" w:rsidTr="008C703D">
        <w:trPr>
          <w:ins w:id="727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C125D2" w:rsidRDefault="00853349" w:rsidP="008C703D">
            <w:pPr>
              <w:tabs>
                <w:tab w:val="center" w:pos="1566"/>
              </w:tabs>
              <w:spacing w:before="60"/>
              <w:rPr>
                <w:ins w:id="728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29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kETAT_MT_Autonomous_Restart</w:t>
              </w:r>
              <w:proofErr w:type="spellEnd"/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 xml:space="preserve"> 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30" w:author="Konieczny, Robert" w:date="2018-01-10T13:25:00Z"/>
                <w:rFonts w:cs="Calibri"/>
                <w:sz w:val="16"/>
                <w:szCs w:val="16"/>
              </w:rPr>
            </w:pPr>
            <w:ins w:id="731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32" w:author="Konieczny, Robert" w:date="2018-01-10T13:25:00Z"/>
                <w:rFonts w:cs="Calibri"/>
                <w:sz w:val="16"/>
                <w:szCs w:val="16"/>
              </w:rPr>
            </w:pPr>
            <w:ins w:id="733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34" w:author="Konieczny, Robert" w:date="2018-01-10T13:25:00Z"/>
                <w:rFonts w:cs="Calibri"/>
                <w:sz w:val="16"/>
                <w:szCs w:val="16"/>
              </w:rPr>
            </w:pPr>
            <w:ins w:id="735" w:author="Konieczny, Robert" w:date="2018-01-10T13:28:00Z">
              <w:r>
                <w:rPr>
                  <w:rFonts w:cs="Calibri"/>
                  <w:sz w:val="16"/>
                  <w:szCs w:val="16"/>
                </w:rPr>
                <w:t>13</w:t>
              </w:r>
            </w:ins>
          </w:p>
        </w:tc>
      </w:tr>
      <w:tr w:rsidR="00853349" w:rsidTr="008C703D">
        <w:trPr>
          <w:ins w:id="736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865CBC" w:rsidRDefault="00853349" w:rsidP="008C703D">
            <w:pPr>
              <w:tabs>
                <w:tab w:val="center" w:pos="1566"/>
              </w:tabs>
              <w:spacing w:before="60"/>
              <w:rPr>
                <w:ins w:id="737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38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kETAT_MT_Autonomous_Starting</w:t>
              </w:r>
            </w:ins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39" w:author="Konieczny, Robert" w:date="2018-01-10T13:25:00Z"/>
                <w:rFonts w:cs="Calibri"/>
                <w:sz w:val="16"/>
                <w:szCs w:val="16"/>
              </w:rPr>
            </w:pPr>
            <w:ins w:id="740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41" w:author="Konieczny, Robert" w:date="2018-01-10T13:25:00Z"/>
                <w:rFonts w:cs="Calibri"/>
                <w:sz w:val="16"/>
                <w:szCs w:val="16"/>
              </w:rPr>
            </w:pPr>
            <w:ins w:id="742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43" w:author="Konieczny, Robert" w:date="2018-01-10T13:25:00Z"/>
                <w:rFonts w:cs="Calibri"/>
                <w:sz w:val="16"/>
                <w:szCs w:val="16"/>
              </w:rPr>
            </w:pPr>
            <w:ins w:id="744" w:author="Konieczny, Robert" w:date="2018-01-10T13:28:00Z">
              <w:r>
                <w:rPr>
                  <w:rFonts w:cs="Calibri"/>
                  <w:sz w:val="16"/>
                  <w:szCs w:val="16"/>
                </w:rPr>
                <w:t>10</w:t>
              </w:r>
            </w:ins>
          </w:p>
        </w:tc>
      </w:tr>
      <w:tr w:rsidR="00853349" w:rsidTr="008C703D">
        <w:trPr>
          <w:ins w:id="745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C125D2" w:rsidRDefault="00853349" w:rsidP="008C703D">
            <w:pPr>
              <w:tabs>
                <w:tab w:val="center" w:pos="1566"/>
              </w:tabs>
              <w:spacing w:before="60"/>
              <w:rPr>
                <w:ins w:id="746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47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kETAT_MT_Cut</w:t>
              </w:r>
              <w:proofErr w:type="spellEnd"/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 xml:space="preserve">                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48" w:author="Konieczny, Robert" w:date="2018-01-10T13:25:00Z"/>
                <w:rFonts w:cs="Calibri"/>
                <w:sz w:val="16"/>
                <w:szCs w:val="16"/>
              </w:rPr>
            </w:pPr>
            <w:ins w:id="749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50" w:author="Konieczny, Robert" w:date="2018-01-10T13:25:00Z"/>
                <w:rFonts w:cs="Calibri"/>
                <w:sz w:val="16"/>
                <w:szCs w:val="16"/>
              </w:rPr>
            </w:pPr>
            <w:ins w:id="751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52" w:author="Konieczny, Robert" w:date="2018-01-10T13:25:00Z"/>
                <w:rFonts w:cs="Calibri"/>
                <w:sz w:val="16"/>
                <w:szCs w:val="16"/>
              </w:rPr>
            </w:pPr>
            <w:ins w:id="753" w:author="Konieczny, Robert" w:date="2018-01-10T13:28:00Z">
              <w:r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</w:tr>
      <w:tr w:rsidR="00853349" w:rsidTr="008C703D">
        <w:trPr>
          <w:ins w:id="754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865CBC" w:rsidRDefault="00853349" w:rsidP="008C703D">
            <w:pPr>
              <w:tabs>
                <w:tab w:val="center" w:pos="1566"/>
              </w:tabs>
              <w:spacing w:before="60"/>
              <w:rPr>
                <w:ins w:id="755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56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kETAT_MT_Degraded_Restart</w:t>
              </w:r>
              <w:proofErr w:type="spellEnd"/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 xml:space="preserve">   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57" w:author="Konieczny, Robert" w:date="2018-01-10T13:25:00Z"/>
                <w:rFonts w:cs="Calibri"/>
                <w:sz w:val="16"/>
                <w:szCs w:val="16"/>
              </w:rPr>
            </w:pPr>
            <w:ins w:id="758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59" w:author="Konieczny, Robert" w:date="2018-01-10T13:25:00Z"/>
                <w:rFonts w:cs="Calibri"/>
                <w:sz w:val="16"/>
                <w:szCs w:val="16"/>
              </w:rPr>
            </w:pPr>
            <w:ins w:id="760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61" w:author="Konieczny, Robert" w:date="2018-01-10T13:25:00Z"/>
                <w:rFonts w:cs="Calibri"/>
                <w:sz w:val="16"/>
                <w:szCs w:val="16"/>
              </w:rPr>
            </w:pPr>
            <w:ins w:id="762" w:author="Konieczny, Robert" w:date="2018-01-10T13:29:00Z">
              <w:r>
                <w:rPr>
                  <w:rFonts w:cs="Calibri"/>
                  <w:sz w:val="16"/>
                  <w:szCs w:val="16"/>
                </w:rPr>
                <w:t>6</w:t>
              </w:r>
            </w:ins>
          </w:p>
        </w:tc>
      </w:tr>
      <w:tr w:rsidR="00853349" w:rsidTr="008C703D">
        <w:trPr>
          <w:ins w:id="763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C125D2" w:rsidRDefault="00853349" w:rsidP="008C703D">
            <w:pPr>
              <w:tabs>
                <w:tab w:val="center" w:pos="1566"/>
              </w:tabs>
              <w:spacing w:before="60"/>
              <w:rPr>
                <w:ins w:id="764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65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kETAT_MT_Driven_Restart</w:t>
              </w:r>
              <w:proofErr w:type="spellEnd"/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 xml:space="preserve">     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66" w:author="Konieczny, Robert" w:date="2018-01-10T13:25:00Z"/>
                <w:rFonts w:cs="Calibri"/>
                <w:sz w:val="16"/>
                <w:szCs w:val="16"/>
              </w:rPr>
            </w:pPr>
            <w:ins w:id="767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68" w:author="Konieczny, Robert" w:date="2018-01-10T13:25:00Z"/>
                <w:rFonts w:cs="Calibri"/>
                <w:sz w:val="16"/>
                <w:szCs w:val="16"/>
              </w:rPr>
            </w:pPr>
            <w:ins w:id="769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70" w:author="Konieczny, Robert" w:date="2018-01-10T13:25:00Z"/>
                <w:rFonts w:cs="Calibri"/>
                <w:sz w:val="16"/>
                <w:szCs w:val="16"/>
              </w:rPr>
            </w:pPr>
            <w:ins w:id="771" w:author="Konieczny, Robert" w:date="2018-01-10T13:29:00Z">
              <w:r>
                <w:rPr>
                  <w:rFonts w:cs="Calibri"/>
                  <w:sz w:val="16"/>
                  <w:szCs w:val="16"/>
                </w:rPr>
                <w:t>5</w:t>
              </w:r>
            </w:ins>
          </w:p>
        </w:tc>
      </w:tr>
      <w:tr w:rsidR="00853349" w:rsidTr="008C703D">
        <w:trPr>
          <w:ins w:id="772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865CBC" w:rsidRDefault="00853349" w:rsidP="008C703D">
            <w:pPr>
              <w:tabs>
                <w:tab w:val="center" w:pos="1566"/>
              </w:tabs>
              <w:spacing w:before="60"/>
              <w:rPr>
                <w:ins w:id="773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74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kETAT_MT_Engine_Running</w:t>
              </w:r>
              <w:proofErr w:type="spellEnd"/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 xml:space="preserve">     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75" w:author="Konieczny, Robert" w:date="2018-01-10T13:25:00Z"/>
                <w:rFonts w:cs="Calibri"/>
                <w:sz w:val="16"/>
                <w:szCs w:val="16"/>
              </w:rPr>
            </w:pPr>
            <w:ins w:id="776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77" w:author="Konieczny, Robert" w:date="2018-01-10T13:25:00Z"/>
                <w:rFonts w:cs="Calibri"/>
                <w:sz w:val="16"/>
                <w:szCs w:val="16"/>
              </w:rPr>
            </w:pPr>
            <w:ins w:id="778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79" w:author="Konieczny, Robert" w:date="2018-01-10T13:25:00Z"/>
                <w:rFonts w:cs="Calibri"/>
                <w:sz w:val="16"/>
                <w:szCs w:val="16"/>
              </w:rPr>
            </w:pPr>
            <w:ins w:id="780" w:author="Konieczny, Robert" w:date="2018-01-10T13:29:00Z">
              <w:r>
                <w:rPr>
                  <w:rFonts w:cs="Calibri"/>
                  <w:sz w:val="16"/>
                  <w:szCs w:val="16"/>
                </w:rPr>
                <w:t>3</w:t>
              </w:r>
            </w:ins>
          </w:p>
        </w:tc>
      </w:tr>
      <w:tr w:rsidR="00853349" w:rsidTr="008C703D">
        <w:trPr>
          <w:ins w:id="781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C125D2" w:rsidRDefault="00853349" w:rsidP="008C703D">
            <w:pPr>
              <w:tabs>
                <w:tab w:val="center" w:pos="1566"/>
              </w:tabs>
              <w:spacing w:before="60"/>
              <w:rPr>
                <w:ins w:id="782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83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kETAT_MT_Starting</w:t>
              </w:r>
              <w:proofErr w:type="spellEnd"/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 xml:space="preserve">           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84" w:author="Konieczny, Robert" w:date="2018-01-10T13:25:00Z"/>
                <w:rFonts w:cs="Calibri"/>
                <w:sz w:val="16"/>
                <w:szCs w:val="16"/>
              </w:rPr>
            </w:pPr>
            <w:ins w:id="785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86" w:author="Konieczny, Robert" w:date="2018-01-10T13:25:00Z"/>
                <w:rFonts w:cs="Calibri"/>
                <w:sz w:val="16"/>
                <w:szCs w:val="16"/>
              </w:rPr>
            </w:pPr>
            <w:ins w:id="787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88" w:author="Konieczny, Robert" w:date="2018-01-10T13:25:00Z"/>
                <w:rFonts w:cs="Calibri"/>
                <w:sz w:val="16"/>
                <w:szCs w:val="16"/>
              </w:rPr>
            </w:pPr>
            <w:ins w:id="789" w:author="Konieczny, Robert" w:date="2018-01-10T13:29:00Z">
              <w:r>
                <w:rPr>
                  <w:rFonts w:cs="Calibri"/>
                  <w:sz w:val="16"/>
                  <w:szCs w:val="16"/>
                </w:rPr>
                <w:t>2</w:t>
              </w:r>
            </w:ins>
          </w:p>
        </w:tc>
      </w:tr>
      <w:tr w:rsidR="00853349" w:rsidTr="008C703D">
        <w:trPr>
          <w:ins w:id="790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865CBC" w:rsidRDefault="00853349" w:rsidP="008C703D">
            <w:pPr>
              <w:tabs>
                <w:tab w:val="center" w:pos="1566"/>
              </w:tabs>
              <w:spacing w:before="60"/>
              <w:rPr>
                <w:ins w:id="791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792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kETAT_MT_Stopped</w:t>
              </w:r>
              <w:proofErr w:type="spellEnd"/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 xml:space="preserve">            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93" w:author="Konieczny, Robert" w:date="2018-01-10T13:25:00Z"/>
                <w:rFonts w:cs="Calibri"/>
                <w:sz w:val="16"/>
                <w:szCs w:val="16"/>
              </w:rPr>
            </w:pPr>
            <w:ins w:id="794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95" w:author="Konieczny, Robert" w:date="2018-01-10T13:25:00Z"/>
                <w:rFonts w:cs="Calibri"/>
                <w:sz w:val="16"/>
                <w:szCs w:val="16"/>
              </w:rPr>
            </w:pPr>
            <w:ins w:id="796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797" w:author="Konieczny, Robert" w:date="2018-01-10T13:25:00Z"/>
                <w:rFonts w:cs="Calibri"/>
                <w:sz w:val="16"/>
                <w:szCs w:val="16"/>
              </w:rPr>
            </w:pPr>
            <w:ins w:id="798" w:author="Konieczny, Robert" w:date="2018-01-10T13:29:00Z">
              <w:r>
                <w:rPr>
                  <w:rFonts w:cs="Calibri"/>
                  <w:sz w:val="16"/>
                  <w:szCs w:val="16"/>
                </w:rPr>
                <w:t>4</w:t>
              </w:r>
            </w:ins>
          </w:p>
        </w:tc>
      </w:tr>
      <w:tr w:rsidR="00853349" w:rsidTr="008C703D">
        <w:trPr>
          <w:ins w:id="799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C125D2" w:rsidRDefault="00853349" w:rsidP="008C703D">
            <w:pPr>
              <w:tabs>
                <w:tab w:val="center" w:pos="1566"/>
              </w:tabs>
              <w:spacing w:before="60"/>
              <w:rPr>
                <w:ins w:id="800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801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NTC_Num_DataOtherFltMsg_Q</w:t>
              </w:r>
            </w:ins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02" w:author="Konieczny, Robert" w:date="2018-01-10T13:25:00Z"/>
                <w:rFonts w:cs="Calibri"/>
                <w:sz w:val="16"/>
                <w:szCs w:val="16"/>
              </w:rPr>
            </w:pPr>
            <w:ins w:id="803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04" w:author="Konieczny, Robert" w:date="2018-01-10T13:25:00Z"/>
                <w:rFonts w:cs="Calibri"/>
                <w:sz w:val="16"/>
                <w:szCs w:val="16"/>
              </w:rPr>
            </w:pPr>
            <w:ins w:id="805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06" w:author="Konieczny, Robert" w:date="2018-01-10T13:25:00Z"/>
                <w:rFonts w:cs="Calibri"/>
                <w:sz w:val="16"/>
                <w:szCs w:val="16"/>
              </w:rPr>
            </w:pPr>
            <w:ins w:id="807" w:author="Konieczny, Robert" w:date="2018-01-10T13:31:00Z">
              <w:r>
                <w:rPr>
                  <w:rFonts w:cs="Calibri"/>
                  <w:sz w:val="16"/>
                  <w:szCs w:val="16"/>
                </w:rPr>
                <w:t>326</w:t>
              </w:r>
            </w:ins>
          </w:p>
        </w:tc>
      </w:tr>
      <w:tr w:rsidR="00853349" w:rsidTr="008C703D">
        <w:trPr>
          <w:ins w:id="808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865CBC" w:rsidRDefault="00853349" w:rsidP="008C703D">
            <w:pPr>
              <w:tabs>
                <w:tab w:val="center" w:pos="1566"/>
              </w:tabs>
              <w:spacing w:before="60"/>
              <w:rPr>
                <w:ins w:id="809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810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NTC_Num_InvalidMsg_Q</w:t>
              </w:r>
            </w:ins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11" w:author="Konieczny, Robert" w:date="2018-01-10T13:25:00Z"/>
                <w:rFonts w:cs="Calibri"/>
                <w:sz w:val="16"/>
                <w:szCs w:val="16"/>
              </w:rPr>
            </w:pPr>
            <w:ins w:id="812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13" w:author="Konieczny, Robert" w:date="2018-01-10T13:25:00Z"/>
                <w:rFonts w:cs="Calibri"/>
                <w:sz w:val="16"/>
                <w:szCs w:val="16"/>
              </w:rPr>
            </w:pPr>
            <w:ins w:id="814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15" w:author="Konieczny, Robert" w:date="2018-01-10T13:25:00Z"/>
                <w:rFonts w:cs="Calibri"/>
                <w:sz w:val="16"/>
                <w:szCs w:val="16"/>
              </w:rPr>
            </w:pPr>
            <w:ins w:id="816" w:author="Konieczny, Robert" w:date="2018-01-10T13:32:00Z">
              <w:r>
                <w:rPr>
                  <w:rFonts w:cs="Calibri"/>
                  <w:sz w:val="16"/>
                  <w:szCs w:val="16"/>
                </w:rPr>
                <w:t>320</w:t>
              </w:r>
            </w:ins>
          </w:p>
        </w:tc>
      </w:tr>
      <w:tr w:rsidR="00853349" w:rsidTr="008C703D">
        <w:trPr>
          <w:ins w:id="817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C125D2" w:rsidRDefault="00853349" w:rsidP="008C703D">
            <w:pPr>
              <w:tabs>
                <w:tab w:val="center" w:pos="1566"/>
              </w:tabs>
              <w:spacing w:before="60"/>
              <w:rPr>
                <w:ins w:id="818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proofErr w:type="spellStart"/>
            <w:ins w:id="819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NTC_Num_MissingMsg_Q</w:t>
              </w:r>
            </w:ins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20" w:author="Konieczny, Robert" w:date="2018-01-10T13:25:00Z"/>
                <w:rFonts w:cs="Calibri"/>
                <w:sz w:val="16"/>
                <w:szCs w:val="16"/>
              </w:rPr>
            </w:pPr>
            <w:ins w:id="821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22" w:author="Konieczny, Robert" w:date="2018-01-10T13:25:00Z"/>
                <w:rFonts w:cs="Calibri"/>
                <w:sz w:val="16"/>
                <w:szCs w:val="16"/>
              </w:rPr>
            </w:pPr>
            <w:ins w:id="823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24" w:author="Konieczny, Robert" w:date="2018-01-10T13:25:00Z"/>
                <w:rFonts w:cs="Calibri"/>
                <w:sz w:val="16"/>
                <w:szCs w:val="16"/>
              </w:rPr>
            </w:pPr>
            <w:ins w:id="825" w:author="Konieczny, Robert" w:date="2018-01-10T13:32:00Z">
              <w:r>
                <w:rPr>
                  <w:rFonts w:cs="Calibri"/>
                  <w:sz w:val="16"/>
                  <w:szCs w:val="16"/>
                </w:rPr>
                <w:t>321</w:t>
              </w:r>
            </w:ins>
          </w:p>
        </w:tc>
      </w:tr>
      <w:tr w:rsidR="00853349" w:rsidTr="008C703D">
        <w:trPr>
          <w:ins w:id="826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865CBC" w:rsidRDefault="00853349" w:rsidP="008C703D">
            <w:pPr>
              <w:tabs>
                <w:tab w:val="center" w:pos="1566"/>
              </w:tabs>
              <w:spacing w:before="60"/>
              <w:rPr>
                <w:ins w:id="827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ins w:id="828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NTC_Num_VLF_00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29" w:author="Konieczny, Robert" w:date="2018-01-10T13:25:00Z"/>
                <w:rFonts w:cs="Calibri"/>
                <w:sz w:val="16"/>
                <w:szCs w:val="16"/>
              </w:rPr>
            </w:pPr>
            <w:ins w:id="830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31" w:author="Konieczny, Robert" w:date="2018-01-10T13:25:00Z"/>
                <w:rFonts w:cs="Calibri"/>
                <w:sz w:val="16"/>
                <w:szCs w:val="16"/>
              </w:rPr>
            </w:pPr>
            <w:ins w:id="832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33" w:author="Konieczny, Robert" w:date="2018-01-10T13:25:00Z"/>
                <w:rFonts w:cs="Calibri"/>
                <w:sz w:val="16"/>
                <w:szCs w:val="16"/>
              </w:rPr>
            </w:pPr>
            <w:ins w:id="834" w:author="Konieczny, Robert" w:date="2018-01-10T13:32:00Z">
              <w:r>
                <w:rPr>
                  <w:rFonts w:cs="Calibri"/>
                  <w:sz w:val="16"/>
                  <w:szCs w:val="16"/>
                </w:rPr>
                <w:t>224</w:t>
              </w:r>
            </w:ins>
          </w:p>
        </w:tc>
      </w:tr>
      <w:tr w:rsidR="00853349" w:rsidTr="008C703D">
        <w:trPr>
          <w:ins w:id="835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C125D2" w:rsidRDefault="00853349" w:rsidP="008C703D">
            <w:pPr>
              <w:tabs>
                <w:tab w:val="center" w:pos="1566"/>
              </w:tabs>
              <w:spacing w:before="60"/>
              <w:rPr>
                <w:ins w:id="836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ins w:id="837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NTC_Num_VLF_01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38" w:author="Konieczny, Robert" w:date="2018-01-10T13:25:00Z"/>
                <w:rFonts w:cs="Calibri"/>
                <w:sz w:val="16"/>
                <w:szCs w:val="16"/>
              </w:rPr>
            </w:pPr>
            <w:ins w:id="839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40" w:author="Konieczny, Robert" w:date="2018-01-10T13:25:00Z"/>
                <w:rFonts w:cs="Calibri"/>
                <w:sz w:val="16"/>
                <w:szCs w:val="16"/>
              </w:rPr>
            </w:pPr>
            <w:ins w:id="841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42" w:author="Konieczny, Robert" w:date="2018-01-10T13:25:00Z"/>
                <w:rFonts w:cs="Calibri"/>
                <w:sz w:val="16"/>
                <w:szCs w:val="16"/>
              </w:rPr>
            </w:pPr>
            <w:ins w:id="843" w:author="Konieczny, Robert" w:date="2018-01-10T13:32:00Z">
              <w:r>
                <w:rPr>
                  <w:rFonts w:cs="Calibri"/>
                  <w:sz w:val="16"/>
                  <w:szCs w:val="16"/>
                </w:rPr>
                <w:t>225</w:t>
              </w:r>
            </w:ins>
          </w:p>
        </w:tc>
      </w:tr>
      <w:tr w:rsidR="00853349" w:rsidTr="008C703D">
        <w:trPr>
          <w:ins w:id="844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865CBC" w:rsidRDefault="00853349" w:rsidP="008C703D">
            <w:pPr>
              <w:tabs>
                <w:tab w:val="center" w:pos="1566"/>
              </w:tabs>
              <w:spacing w:before="60"/>
              <w:rPr>
                <w:ins w:id="845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ins w:id="846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NTC_Num_VLF_02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47" w:author="Konieczny, Robert" w:date="2018-01-10T13:25:00Z"/>
                <w:rFonts w:cs="Calibri"/>
                <w:sz w:val="16"/>
                <w:szCs w:val="16"/>
              </w:rPr>
            </w:pPr>
            <w:ins w:id="848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49" w:author="Konieczny, Robert" w:date="2018-01-10T13:25:00Z"/>
                <w:rFonts w:cs="Calibri"/>
                <w:sz w:val="16"/>
                <w:szCs w:val="16"/>
              </w:rPr>
            </w:pPr>
            <w:ins w:id="850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51" w:author="Konieczny, Robert" w:date="2018-01-10T13:25:00Z"/>
                <w:rFonts w:cs="Calibri"/>
                <w:sz w:val="16"/>
                <w:szCs w:val="16"/>
              </w:rPr>
            </w:pPr>
            <w:ins w:id="852" w:author="Konieczny, Robert" w:date="2018-01-10T13:32:00Z">
              <w:r>
                <w:rPr>
                  <w:rFonts w:cs="Calibri"/>
                  <w:sz w:val="16"/>
                  <w:szCs w:val="16"/>
                </w:rPr>
                <w:t>226</w:t>
              </w:r>
            </w:ins>
          </w:p>
        </w:tc>
      </w:tr>
      <w:tr w:rsidR="00853349" w:rsidTr="008C703D">
        <w:trPr>
          <w:ins w:id="853" w:author="Konieczny, Robert" w:date="2018-01-10T13:25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C125D2" w:rsidRDefault="00853349" w:rsidP="008C703D">
            <w:pPr>
              <w:tabs>
                <w:tab w:val="center" w:pos="1566"/>
              </w:tabs>
              <w:spacing w:before="60"/>
              <w:rPr>
                <w:ins w:id="854" w:author="Konieczny, Robert" w:date="2018-01-10T13:25:00Z"/>
                <w:rFonts w:asciiTheme="minorHAnsi" w:hAnsiTheme="minorHAnsi" w:cs="Calibri"/>
                <w:sz w:val="16"/>
                <w:szCs w:val="16"/>
              </w:rPr>
            </w:pPr>
            <w:ins w:id="855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NTC_Num_VLF_05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56" w:author="Konieczny, Robert" w:date="2018-01-10T13:25:00Z"/>
                <w:rFonts w:cs="Calibri"/>
                <w:sz w:val="16"/>
                <w:szCs w:val="16"/>
              </w:rPr>
            </w:pPr>
            <w:ins w:id="857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58" w:author="Konieczny, Robert" w:date="2018-01-10T13:25:00Z"/>
                <w:rFonts w:cs="Calibri"/>
                <w:sz w:val="16"/>
                <w:szCs w:val="16"/>
              </w:rPr>
            </w:pPr>
            <w:ins w:id="859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60" w:author="Konieczny, Robert" w:date="2018-01-10T13:25:00Z"/>
                <w:rFonts w:cs="Calibri"/>
                <w:sz w:val="16"/>
                <w:szCs w:val="16"/>
              </w:rPr>
            </w:pPr>
            <w:ins w:id="861" w:author="Konieczny, Robert" w:date="2018-01-10T13:33:00Z">
              <w:r>
                <w:rPr>
                  <w:rFonts w:cs="Calibri"/>
                  <w:sz w:val="16"/>
                  <w:szCs w:val="16"/>
                </w:rPr>
                <w:t>229</w:t>
              </w:r>
            </w:ins>
          </w:p>
        </w:tc>
      </w:tr>
      <w:tr w:rsidR="00853349" w:rsidTr="008C703D">
        <w:trPr>
          <w:ins w:id="862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863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ins w:id="864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NTC_Num_VLF_06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65" w:author="Konieczny, Robert" w:date="2018-01-10T13:27:00Z"/>
                <w:rFonts w:cs="Calibri"/>
                <w:sz w:val="16"/>
                <w:szCs w:val="16"/>
              </w:rPr>
            </w:pPr>
            <w:ins w:id="866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67" w:author="Konieczny, Robert" w:date="2018-01-10T13:27:00Z"/>
                <w:rFonts w:cs="Calibri"/>
                <w:sz w:val="16"/>
                <w:szCs w:val="16"/>
              </w:rPr>
            </w:pPr>
            <w:ins w:id="868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69" w:author="Konieczny, Robert" w:date="2018-01-10T13:27:00Z"/>
                <w:rFonts w:cs="Calibri"/>
                <w:sz w:val="16"/>
                <w:szCs w:val="16"/>
              </w:rPr>
            </w:pPr>
            <w:ins w:id="870" w:author="Konieczny, Robert" w:date="2018-01-10T13:33:00Z">
              <w:r>
                <w:rPr>
                  <w:rFonts w:cs="Calibri"/>
                  <w:sz w:val="16"/>
                  <w:szCs w:val="16"/>
                </w:rPr>
                <w:t>230</w:t>
              </w:r>
            </w:ins>
          </w:p>
        </w:tc>
      </w:tr>
      <w:tr w:rsidR="00853349" w:rsidTr="008C703D">
        <w:trPr>
          <w:ins w:id="871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872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ins w:id="873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NTC_Num_VLF_07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74" w:author="Konieczny, Robert" w:date="2018-01-10T13:27:00Z"/>
                <w:rFonts w:cs="Calibri"/>
                <w:sz w:val="16"/>
                <w:szCs w:val="16"/>
              </w:rPr>
            </w:pPr>
            <w:ins w:id="875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76" w:author="Konieczny, Robert" w:date="2018-01-10T13:27:00Z"/>
                <w:rFonts w:cs="Calibri"/>
                <w:sz w:val="16"/>
                <w:szCs w:val="16"/>
              </w:rPr>
            </w:pPr>
            <w:ins w:id="877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78" w:author="Konieczny, Robert" w:date="2018-01-10T13:27:00Z"/>
                <w:rFonts w:cs="Calibri"/>
                <w:sz w:val="16"/>
                <w:szCs w:val="16"/>
              </w:rPr>
            </w:pPr>
            <w:ins w:id="879" w:author="Konieczny, Robert" w:date="2018-01-10T13:33:00Z">
              <w:r>
                <w:rPr>
                  <w:rFonts w:cs="Calibri"/>
                  <w:sz w:val="16"/>
                  <w:szCs w:val="16"/>
                </w:rPr>
                <w:t>231</w:t>
              </w:r>
            </w:ins>
          </w:p>
        </w:tc>
      </w:tr>
      <w:tr w:rsidR="00853349" w:rsidTr="008C703D">
        <w:trPr>
          <w:ins w:id="880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881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ins w:id="882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NTC_Num_VLF_08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83" w:author="Konieczny, Robert" w:date="2018-01-10T13:27:00Z"/>
                <w:rFonts w:cs="Calibri"/>
                <w:sz w:val="16"/>
                <w:szCs w:val="16"/>
              </w:rPr>
            </w:pPr>
            <w:ins w:id="884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85" w:author="Konieczny, Robert" w:date="2018-01-10T13:27:00Z"/>
                <w:rFonts w:cs="Calibri"/>
                <w:sz w:val="16"/>
                <w:szCs w:val="16"/>
              </w:rPr>
            </w:pPr>
            <w:ins w:id="886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87" w:author="Konieczny, Robert" w:date="2018-01-10T13:27:00Z"/>
                <w:rFonts w:cs="Calibri"/>
                <w:sz w:val="16"/>
                <w:szCs w:val="16"/>
              </w:rPr>
            </w:pPr>
            <w:ins w:id="888" w:author="Konieczny, Robert" w:date="2018-01-10T13:33:00Z">
              <w:r>
                <w:rPr>
                  <w:rFonts w:cs="Calibri"/>
                  <w:sz w:val="16"/>
                  <w:szCs w:val="16"/>
                </w:rPr>
                <w:t>232</w:t>
              </w:r>
            </w:ins>
          </w:p>
        </w:tc>
      </w:tr>
      <w:tr w:rsidR="00853349" w:rsidTr="008C703D">
        <w:trPr>
          <w:ins w:id="889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890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ins w:id="891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NTC_Num_VLF_09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92" w:author="Konieczny, Robert" w:date="2018-01-10T13:27:00Z"/>
                <w:rFonts w:cs="Calibri"/>
                <w:sz w:val="16"/>
                <w:szCs w:val="16"/>
              </w:rPr>
            </w:pPr>
            <w:ins w:id="893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94" w:author="Konieczny, Robert" w:date="2018-01-10T13:27:00Z"/>
                <w:rFonts w:cs="Calibri"/>
                <w:sz w:val="16"/>
                <w:szCs w:val="16"/>
              </w:rPr>
            </w:pPr>
            <w:ins w:id="895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896" w:author="Konieczny, Robert" w:date="2018-01-10T13:27:00Z"/>
                <w:rFonts w:cs="Calibri"/>
                <w:sz w:val="16"/>
                <w:szCs w:val="16"/>
              </w:rPr>
            </w:pPr>
            <w:ins w:id="897" w:author="Konieczny, Robert" w:date="2018-01-10T13:33:00Z">
              <w:r>
                <w:rPr>
                  <w:rFonts w:cs="Calibri"/>
                  <w:sz w:val="16"/>
                  <w:szCs w:val="16"/>
                </w:rPr>
                <w:t>233</w:t>
              </w:r>
            </w:ins>
          </w:p>
        </w:tc>
      </w:tr>
      <w:tr w:rsidR="00853349" w:rsidTr="008C703D">
        <w:trPr>
          <w:ins w:id="898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899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ins w:id="900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NTC_STATUS_FAILED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01" w:author="Konieczny, Robert" w:date="2018-01-10T13:27:00Z"/>
                <w:rFonts w:cs="Calibri"/>
                <w:sz w:val="16"/>
                <w:szCs w:val="16"/>
              </w:rPr>
            </w:pPr>
            <w:ins w:id="902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03" w:author="Konieczny, Robert" w:date="2018-01-10T13:27:00Z"/>
                <w:rFonts w:cs="Calibri"/>
                <w:sz w:val="16"/>
                <w:szCs w:val="16"/>
              </w:rPr>
            </w:pPr>
            <w:ins w:id="904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05" w:author="Konieczny, Robert" w:date="2018-01-10T13:27:00Z"/>
                <w:rFonts w:cs="Calibri"/>
                <w:sz w:val="16"/>
                <w:szCs w:val="16"/>
              </w:rPr>
            </w:pPr>
            <w:ins w:id="906" w:author="Konieczny, Robert" w:date="2018-01-10T13:30:00Z">
              <w:r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</w:tr>
      <w:tr w:rsidR="00853349" w:rsidTr="008C703D">
        <w:trPr>
          <w:ins w:id="907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908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ins w:id="909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 xml:space="preserve">NTC_STATUS_PASSED 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10" w:author="Konieczny, Robert" w:date="2018-01-10T13:27:00Z"/>
                <w:rFonts w:cs="Calibri"/>
                <w:sz w:val="16"/>
                <w:szCs w:val="16"/>
              </w:rPr>
            </w:pPr>
            <w:ins w:id="911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12" w:author="Konieczny, Robert" w:date="2018-01-10T13:27:00Z"/>
                <w:rFonts w:cs="Calibri"/>
                <w:sz w:val="16"/>
                <w:szCs w:val="16"/>
              </w:rPr>
            </w:pPr>
            <w:ins w:id="913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14" w:author="Konieczny, Robert" w:date="2018-01-10T13:27:00Z"/>
                <w:rFonts w:cs="Calibri"/>
                <w:sz w:val="16"/>
                <w:szCs w:val="16"/>
              </w:rPr>
            </w:pPr>
            <w:ins w:id="915" w:author="Konieczny, Robert" w:date="2018-01-10T13:30:00Z">
              <w:r>
                <w:rPr>
                  <w:rFonts w:cs="Calibri"/>
                  <w:sz w:val="16"/>
                  <w:szCs w:val="16"/>
                </w:rPr>
                <w:t>0</w:t>
              </w:r>
            </w:ins>
          </w:p>
        </w:tc>
      </w:tr>
      <w:tr w:rsidR="00853349" w:rsidTr="008C703D">
        <w:trPr>
          <w:ins w:id="916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917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proofErr w:type="spellStart"/>
            <w:ins w:id="918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RTE_MODE_StaMd_Mode_OPERATE</w:t>
              </w:r>
              <w:proofErr w:type="spellEnd"/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19" w:author="Konieczny, Robert" w:date="2018-01-10T13:27:00Z"/>
                <w:rFonts w:cs="Calibri"/>
                <w:sz w:val="16"/>
                <w:szCs w:val="16"/>
              </w:rPr>
            </w:pPr>
            <w:ins w:id="920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21" w:author="Konieczny, Robert" w:date="2018-01-10T13:27:00Z"/>
                <w:rFonts w:cs="Calibri"/>
                <w:sz w:val="16"/>
                <w:szCs w:val="16"/>
              </w:rPr>
            </w:pPr>
            <w:ins w:id="922" w:author="Konieczny, Robert" w:date="2018-01-10T13:30:00Z">
              <w:r w:rsidRPr="00285B4D">
                <w:rPr>
                  <w:rFonts w:cs="Calibri"/>
                  <w:sz w:val="16"/>
                  <w:szCs w:val="16"/>
                </w:rPr>
                <w:t>count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23" w:author="Konieczny, Robert" w:date="2018-01-10T13:27:00Z"/>
                <w:rFonts w:cs="Calibri"/>
                <w:sz w:val="16"/>
                <w:szCs w:val="16"/>
              </w:rPr>
            </w:pPr>
            <w:ins w:id="924" w:author="Konieczny, Robert" w:date="2018-01-10T13:30:00Z">
              <w:r>
                <w:rPr>
                  <w:rFonts w:cs="Calibri"/>
                  <w:sz w:val="16"/>
                  <w:szCs w:val="16"/>
                </w:rPr>
                <w:t>2</w:t>
              </w:r>
            </w:ins>
          </w:p>
        </w:tc>
      </w:tr>
      <w:tr w:rsidR="00853349" w:rsidTr="008C703D">
        <w:trPr>
          <w:ins w:id="925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926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ins w:id="927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FALSE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28" w:author="Konieczny, Robert" w:date="2018-01-10T13:27:00Z"/>
                <w:rFonts w:cs="Calibri"/>
                <w:sz w:val="16"/>
                <w:szCs w:val="16"/>
              </w:rPr>
            </w:pPr>
            <w:ins w:id="929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30" w:author="Konieczny, Robert" w:date="2018-01-10T13:27:00Z"/>
                <w:rFonts w:cs="Calibri"/>
                <w:sz w:val="16"/>
                <w:szCs w:val="16"/>
              </w:rPr>
            </w:pPr>
            <w:ins w:id="931" w:author="Konieczny, Robert" w:date="2018-01-10T13:29:00Z">
              <w:r>
                <w:rPr>
                  <w:rFonts w:cs="Calibri"/>
                  <w:sz w:val="16"/>
                  <w:szCs w:val="16"/>
                </w:rPr>
                <w:t>bool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32" w:author="Konieczny, Robert" w:date="2018-01-10T13:27:00Z"/>
                <w:rFonts w:cs="Calibri"/>
                <w:sz w:val="16"/>
                <w:szCs w:val="16"/>
              </w:rPr>
            </w:pPr>
            <w:ins w:id="933" w:author="Konieczny, Robert" w:date="2018-01-10T13:29:00Z">
              <w:r>
                <w:rPr>
                  <w:rFonts w:cs="Calibri"/>
                  <w:sz w:val="16"/>
                  <w:szCs w:val="16"/>
                </w:rPr>
                <w:t>0</w:t>
              </w:r>
            </w:ins>
          </w:p>
        </w:tc>
      </w:tr>
      <w:tr w:rsidR="00853349" w:rsidTr="008C703D">
        <w:trPr>
          <w:ins w:id="934" w:author="Konieczny, Robert" w:date="2018-01-10T13:27:00Z"/>
        </w:trPr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Pr="00D35CC2" w:rsidRDefault="00853349" w:rsidP="008C703D">
            <w:pPr>
              <w:tabs>
                <w:tab w:val="center" w:pos="1566"/>
              </w:tabs>
              <w:spacing w:before="60"/>
              <w:rPr>
                <w:ins w:id="935" w:author="Konieczny, Robert" w:date="2018-01-10T13:27:00Z"/>
                <w:rFonts w:ascii="Arial" w:hAnsi="Arial" w:cs="Arial"/>
                <w:color w:val="000000"/>
                <w:sz w:val="16"/>
                <w:szCs w:val="16"/>
                <w:lang w:val="fr-FR"/>
              </w:rPr>
            </w:pPr>
            <w:ins w:id="936" w:author="Konieczny, Robert" w:date="2018-01-10T13:27:00Z">
              <w:r w:rsidRPr="00D35CC2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t>TRUE</w:t>
              </w:r>
            </w:ins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37" w:author="Konieczny, Robert" w:date="2018-01-10T13:27:00Z"/>
                <w:rFonts w:cs="Calibri"/>
                <w:sz w:val="16"/>
                <w:szCs w:val="16"/>
              </w:rPr>
            </w:pPr>
            <w:ins w:id="938" w:author="Konieczny, Robert" w:date="2018-01-10T13:29:00Z">
              <w:r w:rsidRPr="005A44FB"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39" w:author="Konieczny, Robert" w:date="2018-01-10T13:27:00Z"/>
                <w:rFonts w:cs="Calibri"/>
                <w:sz w:val="16"/>
                <w:szCs w:val="16"/>
              </w:rPr>
            </w:pPr>
            <w:ins w:id="940" w:author="Konieczny, Robert" w:date="2018-01-10T13:29:00Z">
              <w:r>
                <w:rPr>
                  <w:rFonts w:cs="Calibri"/>
                  <w:sz w:val="16"/>
                  <w:szCs w:val="16"/>
                </w:rPr>
                <w:t>bool</w:t>
              </w:r>
            </w:ins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3349" w:rsidRDefault="00853349" w:rsidP="008C703D">
            <w:pPr>
              <w:spacing w:before="60"/>
              <w:jc w:val="center"/>
              <w:rPr>
                <w:ins w:id="941" w:author="Konieczny, Robert" w:date="2018-01-10T13:27:00Z"/>
                <w:rFonts w:cs="Calibri"/>
                <w:sz w:val="16"/>
                <w:szCs w:val="16"/>
              </w:rPr>
            </w:pPr>
            <w:ins w:id="942" w:author="Konieczny, Robert" w:date="2018-01-10T13:29:00Z">
              <w:r>
                <w:rPr>
                  <w:rFonts w:cs="Calibri"/>
                  <w:sz w:val="16"/>
                  <w:szCs w:val="16"/>
                </w:rPr>
                <w:t>1</w:t>
              </w:r>
            </w:ins>
          </w:p>
        </w:tc>
      </w:tr>
    </w:tbl>
    <w:p w:rsidR="00650586" w:rsidRPr="00650586" w:rsidRDefault="00650586" w:rsidP="00650586">
      <w:pPr>
        <w:rPr>
          <w:lang w:bidi="ar-SA"/>
        </w:rPr>
      </w:pP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608"/>
      </w:tblGrid>
      <w:tr w:rsidR="00656B0A" w:rsidRPr="00AA38E8" w:rsidDel="009A4621" w:rsidTr="00F25926">
        <w:trPr>
          <w:jc w:val="center"/>
          <w:del w:id="943" w:author="Konieczny, Robert" w:date="2018-01-09T10:41:00Z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Del="009A4621" w:rsidRDefault="00656B0A" w:rsidP="00F25926">
            <w:pPr>
              <w:spacing w:before="60"/>
              <w:jc w:val="center"/>
              <w:rPr>
                <w:del w:id="944" w:author="Konieczny, Robert" w:date="2018-01-09T10:41:00Z"/>
                <w:rFonts w:cs="Calibri"/>
                <w:sz w:val="16"/>
                <w:szCs w:val="16"/>
              </w:rPr>
            </w:pPr>
            <w:del w:id="945" w:author="Konieczny, Robert" w:date="2018-01-09T10:41:00Z">
              <w:r w:rsidRPr="00AA38E8" w:rsidDel="009A4621">
                <w:rPr>
                  <w:rFonts w:cs="Calibri"/>
                  <w:sz w:val="16"/>
                  <w:szCs w:val="16"/>
                </w:rPr>
                <w:delText>Constant Name</w:delText>
              </w:r>
            </w:del>
          </w:p>
        </w:tc>
      </w:tr>
      <w:tr w:rsidR="008718F4" w:rsidRPr="00AA38E8" w:rsidDel="009A4621" w:rsidTr="00F25926">
        <w:trPr>
          <w:jc w:val="center"/>
          <w:del w:id="946" w:author="Konieczny, Robert" w:date="2018-01-09T10:41:00Z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8F4" w:rsidRPr="00AA38E8" w:rsidDel="009A4621" w:rsidRDefault="008718F4" w:rsidP="002E2ADA">
            <w:pPr>
              <w:spacing w:before="60"/>
              <w:jc w:val="center"/>
              <w:rPr>
                <w:del w:id="947" w:author="Konieczny, Robert" w:date="2018-01-09T10:41:00Z"/>
                <w:rFonts w:cs="Calibri"/>
                <w:sz w:val="16"/>
                <w:szCs w:val="16"/>
              </w:rPr>
            </w:pPr>
            <w:del w:id="948" w:author="Konieczny, Robert" w:date="2018-01-09T10:41:00Z">
              <w:r w:rsidDel="009A4621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delText>RTE_MODE_StaMd_Mode_WARMINIT</w:delText>
              </w:r>
            </w:del>
          </w:p>
        </w:tc>
      </w:tr>
      <w:tr w:rsidR="008718F4" w:rsidRPr="00AA38E8" w:rsidDel="009A4621" w:rsidTr="00F25926">
        <w:trPr>
          <w:jc w:val="center"/>
          <w:del w:id="949" w:author="Konieczny, Robert" w:date="2018-01-09T10:41:00Z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8F4" w:rsidDel="009A4621" w:rsidRDefault="008718F4" w:rsidP="002E2ADA">
            <w:pPr>
              <w:spacing w:before="60"/>
              <w:jc w:val="center"/>
              <w:rPr>
                <w:del w:id="950" w:author="Konieczny, Robert" w:date="2018-01-09T10:41:00Z"/>
                <w:rFonts w:cs="Calibri"/>
                <w:sz w:val="16"/>
                <w:szCs w:val="16"/>
              </w:rPr>
            </w:pPr>
            <w:del w:id="951" w:author="Konieczny, Robert" w:date="2018-01-09T10:41:00Z">
              <w:r w:rsidDel="009A4621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delText>RTE_MODE_StaMd_Mode_OPERATE</w:delText>
              </w:r>
            </w:del>
          </w:p>
        </w:tc>
      </w:tr>
      <w:tr w:rsidR="008718F4" w:rsidRPr="00AA38E8" w:rsidDel="009A4621" w:rsidTr="00F25926">
        <w:trPr>
          <w:jc w:val="center"/>
          <w:del w:id="952" w:author="Konieczny, Robert" w:date="2018-01-09T10:41:00Z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8F4" w:rsidDel="009A4621" w:rsidRDefault="008718F4" w:rsidP="002E2ADA">
            <w:pPr>
              <w:spacing w:before="60"/>
              <w:jc w:val="center"/>
              <w:rPr>
                <w:del w:id="953" w:author="Konieczny, Robert" w:date="2018-01-09T10:41:00Z"/>
                <w:rFonts w:cs="Calibri"/>
                <w:sz w:val="16"/>
                <w:szCs w:val="16"/>
              </w:rPr>
            </w:pPr>
            <w:del w:id="954" w:author="Konieczny, Robert" w:date="2018-01-09T10:41:00Z">
              <w:r w:rsidDel="009A4621">
                <w:rPr>
                  <w:rFonts w:ascii="Arial" w:hAnsi="Arial" w:cs="Arial"/>
                  <w:color w:val="000000"/>
                  <w:sz w:val="16"/>
                  <w:szCs w:val="16"/>
                  <w:lang w:val="fr-FR"/>
                </w:rPr>
                <w:delText>RTE_MODE_StaMd_Mode_DISABLE</w:delText>
              </w:r>
            </w:del>
          </w:p>
        </w:tc>
      </w:tr>
    </w:tbl>
    <w:p w:rsidR="00656B0A" w:rsidRPr="00AA38E8" w:rsidDel="00D35CC2" w:rsidRDefault="00656B0A" w:rsidP="00656B0A">
      <w:pPr>
        <w:rPr>
          <w:del w:id="955" w:author="Konieczny, Robert" w:date="2018-01-10T13:01:00Z"/>
          <w:rFonts w:cs="Calibri"/>
        </w:rPr>
      </w:pPr>
    </w:p>
    <w:p w:rsidR="00656B0A" w:rsidRPr="00AA38E8" w:rsidRDefault="00656B0A" w:rsidP="002E2ADA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56" w:name="_Toc503351825"/>
      <w:r w:rsidRPr="00AA38E8">
        <w:rPr>
          <w:rFonts w:ascii="Calibri" w:hAnsi="Calibri" w:cs="Calibri"/>
        </w:rPr>
        <w:t>Module specific Lookup Tables Constants</w:t>
      </w:r>
      <w:bookmarkEnd w:id="956"/>
    </w:p>
    <w:p w:rsidR="00656B0A" w:rsidRPr="007129B5" w:rsidRDefault="00656B0A" w:rsidP="00656B0A">
      <w:pPr>
        <w:rPr>
          <w:rFonts w:cs="Calibri"/>
          <w:i/>
        </w:rPr>
      </w:pPr>
    </w:p>
    <w:tbl>
      <w:tblPr>
        <w:tblW w:w="685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898"/>
        <w:gridCol w:w="1440"/>
        <w:gridCol w:w="1260"/>
        <w:gridCol w:w="1260"/>
      </w:tblGrid>
      <w:tr w:rsidR="00656B0A" w:rsidRPr="00AA38E8" w:rsidTr="00F25926"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Resolution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Value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Software Segment</w:t>
            </w:r>
          </w:p>
        </w:tc>
      </w:tr>
      <w:tr w:rsidR="009B6BDF" w:rsidRPr="00AA38E8" w:rsidTr="00586EF4">
        <w:trPr>
          <w:trHeight w:val="372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260DBC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</w:rPr>
              <w:t>None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</w:tr>
    </w:tbl>
    <w:p w:rsidR="00F4330C" w:rsidRPr="00586EF4" w:rsidRDefault="00F4330C" w:rsidP="00586EF4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57" w:name="_Toc503351826"/>
      <w:r w:rsidRPr="00586EF4">
        <w:rPr>
          <w:rFonts w:ascii="Calibri" w:hAnsi="Calibri" w:cs="Calibri"/>
        </w:rPr>
        <w:t>Library Functions / Macros</w:t>
      </w:r>
      <w:bookmarkEnd w:id="957"/>
      <w:r w:rsidRPr="00586EF4">
        <w:rPr>
          <w:rFonts w:ascii="Calibri" w:hAnsi="Calibri" w:cs="Calibri"/>
        </w:rPr>
        <w:t xml:space="preserve"> </w:t>
      </w:r>
    </w:p>
    <w:p w:rsidR="009B6BDF" w:rsidRDefault="00260DBC" w:rsidP="00F4330C">
      <w:pPr>
        <w:rPr>
          <w:ins w:id="958" w:author="Konieczny, Robert" w:date="2018-01-10T13:46:00Z"/>
        </w:rPr>
      </w:pPr>
      <w:del w:id="959" w:author="Konieczny, Robert" w:date="2018-01-10T09:19:00Z">
        <w:r w:rsidDel="00213FA3">
          <w:delText>None</w:delText>
        </w:r>
      </w:del>
      <w:proofErr w:type="spellStart"/>
      <w:ins w:id="960" w:author="Konieczny, Robert" w:date="2018-01-10T09:19:00Z">
        <w:r w:rsidR="00213FA3" w:rsidRPr="00213FA3">
          <w:t>FPM_InitFixedPoint_m</w:t>
        </w:r>
      </w:ins>
      <w:proofErr w:type="spellEnd"/>
      <w:ins w:id="961" w:author="Konieczny, Robert" w:date="2018-01-10T09:26:00Z">
        <w:r w:rsidR="00213FA3">
          <w:t>()</w:t>
        </w:r>
      </w:ins>
    </w:p>
    <w:p w:rsidR="00BC6155" w:rsidRDefault="00BC6155" w:rsidP="00F4330C">
      <w:proofErr w:type="spellStart"/>
      <w:ins w:id="962" w:author="Konieczny, Robert" w:date="2018-01-10T13:46:00Z">
        <w:r w:rsidRPr="00BC6155">
          <w:t>FPM_FloatToFixed_m</w:t>
        </w:r>
        <w:proofErr w:type="spellEnd"/>
        <w:r w:rsidRPr="00BC6155">
          <w:t>()</w:t>
        </w:r>
      </w:ins>
    </w:p>
    <w:p w:rsidR="00F4330C" w:rsidRDefault="00F4330C" w:rsidP="00586EF4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63" w:name="_Toc503351827"/>
      <w:r w:rsidRPr="00586EF4">
        <w:rPr>
          <w:rFonts w:ascii="Calibri" w:hAnsi="Calibri" w:cs="Calibri"/>
        </w:rPr>
        <w:t>Data Hiding Functions</w:t>
      </w:r>
      <w:bookmarkEnd w:id="963"/>
    </w:p>
    <w:p w:rsidR="006C2992" w:rsidRPr="00865CBC" w:rsidDel="00213FA3" w:rsidRDefault="00276DF8" w:rsidP="00586EF4">
      <w:pPr>
        <w:rPr>
          <w:del w:id="964" w:author="Konieczny, Robert" w:date="2018-01-10T09:26:00Z"/>
          <w:rFonts w:asciiTheme="minorHAnsi" w:hAnsiTheme="minorHAnsi" w:cs="Consolas"/>
          <w:color w:val="000000"/>
          <w:szCs w:val="20"/>
          <w:lang w:bidi="ar-SA"/>
        </w:rPr>
      </w:pPr>
      <w:del w:id="965" w:author="Konieczny, Robert" w:date="2018-01-10T09:26:00Z">
        <w:r w:rsidRPr="00865CBC" w:rsidDel="00213FA3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Rte_Call_SystemTime_GetSystemTime_mS_u32 </w:delText>
        </w:r>
        <w:r w:rsidR="006C2992" w:rsidRPr="00865CBC" w:rsidDel="00213FA3">
          <w:rPr>
            <w:rFonts w:asciiTheme="minorHAnsi" w:hAnsiTheme="minorHAnsi" w:cs="Consolas"/>
            <w:color w:val="000000"/>
            <w:szCs w:val="20"/>
            <w:lang w:bidi="ar-SA"/>
          </w:rPr>
          <w:delText>()</w:delText>
        </w:r>
      </w:del>
    </w:p>
    <w:p w:rsidR="006C2992" w:rsidRPr="00865CBC" w:rsidDel="00213FA3" w:rsidRDefault="00276DF8" w:rsidP="00586EF4">
      <w:pPr>
        <w:rPr>
          <w:del w:id="966" w:author="Konieczny, Robert" w:date="2018-01-10T09:26:00Z"/>
          <w:rFonts w:asciiTheme="minorHAnsi" w:hAnsiTheme="minorHAnsi" w:cs="Consolas"/>
          <w:color w:val="000000"/>
          <w:szCs w:val="20"/>
          <w:lang w:bidi="ar-SA"/>
        </w:rPr>
      </w:pPr>
      <w:del w:id="967" w:author="Konieczny, Robert" w:date="2018-01-10T09:26:00Z">
        <w:r w:rsidRPr="00865CBC" w:rsidDel="00213FA3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Rte_Call_SystemTime_DtrmnElapsedTime_mS_u16 </w:delText>
        </w:r>
        <w:r w:rsidR="006C2992" w:rsidRPr="00865CBC" w:rsidDel="00213FA3">
          <w:rPr>
            <w:rFonts w:asciiTheme="minorHAnsi" w:hAnsiTheme="minorHAnsi" w:cs="Consolas"/>
            <w:color w:val="000000"/>
            <w:szCs w:val="20"/>
            <w:lang w:bidi="ar-SA"/>
          </w:rPr>
          <w:delText>()</w:delText>
        </w:r>
      </w:del>
    </w:p>
    <w:p w:rsidR="006C2992" w:rsidRPr="00865CBC" w:rsidRDefault="00276DF8" w:rsidP="00586EF4">
      <w:pPr>
        <w:rPr>
          <w:rFonts w:asciiTheme="minorHAnsi" w:hAnsiTheme="minorHAnsi"/>
          <w:szCs w:val="20"/>
        </w:rPr>
      </w:pPr>
      <w:del w:id="968" w:author="Konieczny, Robert" w:date="2018-01-10T09:26:00Z">
        <w:r w:rsidRPr="00865CBC" w:rsidDel="00213FA3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Rte_Call_NxtrDiagMgr_SetNTCStatus </w:delText>
        </w:r>
        <w:r w:rsidR="006C2992" w:rsidRPr="00865CBC" w:rsidDel="00213FA3">
          <w:rPr>
            <w:rFonts w:asciiTheme="minorHAnsi" w:hAnsiTheme="minorHAnsi" w:cs="Consolas"/>
            <w:color w:val="000000"/>
            <w:szCs w:val="20"/>
            <w:lang w:bidi="ar-SA"/>
          </w:rPr>
          <w:delText>()</w:delText>
        </w:r>
      </w:del>
      <w:ins w:id="969" w:author="Konieczny, Robert" w:date="2018-01-10T09:26:00Z">
        <w:r w:rsidR="00213FA3">
          <w:rPr>
            <w:rFonts w:asciiTheme="minorHAnsi" w:hAnsiTheme="minorHAnsi" w:cs="Consolas"/>
            <w:color w:val="000000"/>
            <w:szCs w:val="20"/>
            <w:lang w:bidi="ar-SA"/>
          </w:rPr>
          <w:t>None</w:t>
        </w:r>
      </w:ins>
    </w:p>
    <w:p w:rsidR="00656B0A" w:rsidRPr="00AA38E8" w:rsidRDefault="00656B0A" w:rsidP="000A0ED7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970" w:name="_Toc503351828"/>
      <w:r w:rsidRPr="00AA38E8">
        <w:rPr>
          <w:rFonts w:ascii="Calibri" w:hAnsi="Calibri" w:cs="Calibri"/>
        </w:rPr>
        <w:lastRenderedPageBreak/>
        <w:t>Software Module Implementation</w:t>
      </w:r>
      <w:bookmarkEnd w:id="970"/>
    </w:p>
    <w:p w:rsidR="00656B0A" w:rsidRPr="00AA38E8" w:rsidRDefault="00656B0A" w:rsidP="000A0ED7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971" w:name="_Toc503351829"/>
      <w:r w:rsidRPr="00AA38E8">
        <w:rPr>
          <w:rFonts w:ascii="Calibri" w:hAnsi="Calibri" w:cs="Calibri"/>
        </w:rPr>
        <w:t>Initialization Functions</w:t>
      </w:r>
      <w:bookmarkEnd w:id="971"/>
    </w:p>
    <w:p w:rsidR="00656B0A" w:rsidRPr="00877181" w:rsidRDefault="00877181" w:rsidP="00656B0A">
      <w:pPr>
        <w:rPr>
          <w:rFonts w:cs="Calibri"/>
        </w:rPr>
      </w:pPr>
      <w:r>
        <w:rPr>
          <w:rFonts w:cs="Calibri"/>
        </w:rPr>
        <w:t>None</w:t>
      </w:r>
    </w:p>
    <w:p w:rsidR="00117195" w:rsidRPr="00117195" w:rsidRDefault="00117195" w:rsidP="00117195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972" w:name="_Ref382299990"/>
      <w:r>
        <w:rPr>
          <w:rFonts w:ascii="Calibri" w:hAnsi="Calibri" w:cs="Calibri"/>
        </w:rPr>
        <w:br w:type="page"/>
      </w:r>
      <w:bookmarkStart w:id="973" w:name="_Toc503351830"/>
      <w:r w:rsidR="00E107A7">
        <w:rPr>
          <w:rFonts w:ascii="Calibri" w:hAnsi="Calibri" w:cs="Calibri"/>
        </w:rPr>
        <w:lastRenderedPageBreak/>
        <w:t>PERIODIC FUNCTIONS</w:t>
      </w:r>
      <w:bookmarkEnd w:id="972"/>
      <w:bookmarkEnd w:id="973"/>
      <w:r w:rsidR="00E107A7">
        <w:rPr>
          <w:rFonts w:ascii="Calibri" w:hAnsi="Calibri" w:cs="Calibri"/>
        </w:rPr>
        <w:t xml:space="preserve">  </w:t>
      </w:r>
    </w:p>
    <w:p w:rsidR="00B424FD" w:rsidRPr="00AA38E8" w:rsidRDefault="00B424FD" w:rsidP="00213FA3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74" w:name="_Toc399837574"/>
      <w:r w:rsidRPr="00B424FD">
        <w:rPr>
          <w:rFonts w:ascii="Calibri" w:hAnsi="Calibri" w:cs="Calibri"/>
        </w:rPr>
        <w:t xml:space="preserve"> </w:t>
      </w:r>
      <w:bookmarkStart w:id="975" w:name="_Toc503351831"/>
      <w:r w:rsidRPr="00AA38E8">
        <w:rPr>
          <w:rFonts w:ascii="Calibri" w:hAnsi="Calibri" w:cs="Calibri"/>
        </w:rPr>
        <w:t xml:space="preserve">Per: </w:t>
      </w:r>
      <w:ins w:id="976" w:author="Konieczny, Robert" w:date="2018-01-10T09:27:00Z">
        <w:r w:rsidR="00213FA3" w:rsidRPr="00213FA3">
          <w:rPr>
            <w:rFonts w:ascii="Calibri" w:hAnsi="Calibri" w:cs="Calibri"/>
          </w:rPr>
          <w:t>CustBattDiag_Per1</w:t>
        </w:r>
      </w:ins>
      <w:bookmarkEnd w:id="975"/>
      <w:del w:id="977" w:author="Konieczny, Robert" w:date="2018-01-10T09:27:00Z">
        <w:r w:rsidR="009D4D49" w:rsidDel="00213FA3">
          <w:rPr>
            <w:rFonts w:ascii="Calibri" w:hAnsi="Calibri" w:cs="Calibri"/>
          </w:rPr>
          <w:delText>CustBattDiag</w:delText>
        </w:r>
        <w:r w:rsidRPr="00AA38E8" w:rsidDel="00213FA3">
          <w:rPr>
            <w:rFonts w:ascii="Calibri" w:hAnsi="Calibri" w:cs="Calibri"/>
          </w:rPr>
          <w:delText>_Per</w:delText>
        </w:r>
        <w:r w:rsidDel="00213FA3">
          <w:rPr>
            <w:rFonts w:ascii="Calibri" w:hAnsi="Calibri" w:cs="Calibri"/>
          </w:rPr>
          <w:delText>1</w:delText>
        </w:r>
      </w:del>
      <w:bookmarkEnd w:id="974"/>
    </w:p>
    <w:p w:rsidR="00B424FD" w:rsidRPr="00AA38E8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78" w:name="_Toc399837575"/>
      <w:bookmarkStart w:id="979" w:name="_Toc503351832"/>
      <w:r w:rsidRPr="00AA38E8">
        <w:rPr>
          <w:rFonts w:ascii="Calibri" w:hAnsi="Calibri" w:cs="Calibri"/>
        </w:rPr>
        <w:t>Design Rationale</w:t>
      </w:r>
      <w:bookmarkEnd w:id="978"/>
      <w:bookmarkEnd w:id="979"/>
    </w:p>
    <w:p w:rsidR="00B424FD" w:rsidRPr="00306273" w:rsidRDefault="00B424FD" w:rsidP="00B424FD">
      <w:pPr>
        <w:rPr>
          <w:rFonts w:cs="Calibri"/>
        </w:rPr>
      </w:pPr>
      <w:r>
        <w:rPr>
          <w:rFonts w:cs="Calibri"/>
        </w:rPr>
        <w:t>The under voltage and over voltage diagnostics(NTC 0xE5 and 0xE7) are specified to run in all states and at a 10ms rate.  Due to the faster diagnostic timing and different enable conditions, these two NTCs were moved into their own periodic.</w:t>
      </w:r>
    </w:p>
    <w:p w:rsidR="00B424FD" w:rsidRPr="00AA38E8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80" w:name="_Toc399837576"/>
      <w:bookmarkStart w:id="981" w:name="_Toc503351833"/>
      <w:r w:rsidRPr="00AA38E8">
        <w:rPr>
          <w:rFonts w:ascii="Calibri" w:hAnsi="Calibri" w:cs="Calibri"/>
        </w:rPr>
        <w:t>Store Module Inputs to Local copies</w:t>
      </w:r>
      <w:bookmarkEnd w:id="980"/>
      <w:bookmarkEnd w:id="981"/>
    </w:p>
    <w:p w:rsidR="00213FA3" w:rsidRDefault="00B424FD" w:rsidP="00213FA3">
      <w:pPr>
        <w:autoSpaceDE w:val="0"/>
        <w:autoSpaceDN w:val="0"/>
        <w:adjustRightInd w:val="0"/>
        <w:rPr>
          <w:ins w:id="982" w:author="Konieczny, Robert" w:date="2018-01-10T09:28:00Z"/>
          <w:rFonts w:asciiTheme="minorHAnsi" w:hAnsiTheme="minorHAnsi" w:cs="Consolas"/>
          <w:szCs w:val="20"/>
          <w:lang w:bidi="ar-SA"/>
        </w:rPr>
      </w:pPr>
      <w:del w:id="983" w:author="Konieczny, Robert" w:date="2018-01-10T09:28:00Z">
        <w:r w:rsidRPr="006B0CAC" w:rsidDel="00213FA3">
          <w:rPr>
            <w:rFonts w:asciiTheme="minorHAnsi" w:hAnsiTheme="minorHAnsi" w:cs="Consolas"/>
            <w:szCs w:val="20"/>
            <w:lang w:bidi="ar-SA"/>
          </w:rPr>
          <w:delText>BattVo</w:delText>
        </w:r>
        <w:r w:rsidR="006B0CAC" w:rsidDel="00213FA3">
          <w:rPr>
            <w:rFonts w:asciiTheme="minorHAnsi" w:hAnsiTheme="minorHAnsi" w:cs="Consolas"/>
            <w:szCs w:val="20"/>
            <w:lang w:bidi="ar-SA"/>
          </w:rPr>
          <w:delText>ltage_Volts_T_f32 =</w:delText>
        </w:r>
      </w:del>
      <w:ins w:id="984" w:author="Konieczny, Robert" w:date="2018-01-10T09:28:00Z">
        <w:r w:rsidR="00213FA3" w:rsidRPr="00213FA3">
          <w:rPr>
            <w:rFonts w:asciiTheme="minorHAnsi" w:hAnsiTheme="minorHAnsi" w:cs="Consolas"/>
            <w:szCs w:val="20"/>
            <w:lang w:bidi="ar-SA"/>
          </w:rPr>
          <w:t>Rte_Call_SystemTime_GetSystemTime_mS_u32(&amp;SystemTime_mS_T_u32);</w:t>
        </w:r>
      </w:ins>
    </w:p>
    <w:p w:rsidR="00B424FD" w:rsidRPr="006B0CAC" w:rsidDel="00213FA3" w:rsidRDefault="00213FA3" w:rsidP="00B424FD">
      <w:pPr>
        <w:autoSpaceDE w:val="0"/>
        <w:autoSpaceDN w:val="0"/>
        <w:adjustRightInd w:val="0"/>
        <w:rPr>
          <w:del w:id="985" w:author="Konieczny, Robert" w:date="2018-01-10T09:29:00Z"/>
          <w:rFonts w:asciiTheme="minorHAnsi" w:hAnsiTheme="minorHAnsi" w:cs="Consolas"/>
          <w:szCs w:val="20"/>
          <w:lang w:bidi="ar-SA"/>
        </w:rPr>
      </w:pPr>
      <w:ins w:id="986" w:author="Konieczny, Robert" w:date="2018-01-10T09:28:00Z">
        <w:r w:rsidRPr="00213FA3">
          <w:rPr>
            <w:rFonts w:asciiTheme="minorHAnsi" w:hAnsiTheme="minorHAnsi" w:cs="Consolas"/>
            <w:szCs w:val="20"/>
            <w:lang w:bidi="ar-SA"/>
          </w:rPr>
          <w:t>BattVoltage_Volts_T_f32 = Rte_IRead_CustBattDiag_Per1_Batt_Volt_f32();</w:t>
        </w:r>
      </w:ins>
      <w:del w:id="987" w:author="Konieczny, Robert" w:date="2018-01-10T09:29:00Z">
        <w:r w:rsidR="006B0CAC" w:rsidDel="00213FA3">
          <w:rPr>
            <w:rFonts w:asciiTheme="minorHAnsi" w:hAnsiTheme="minorHAnsi" w:cs="Consolas"/>
            <w:szCs w:val="20"/>
            <w:lang w:bidi="ar-SA"/>
          </w:rPr>
          <w:delText xml:space="preserve"> Rte_IRead_CustBatt</w:delText>
        </w:r>
        <w:r w:rsidR="00B424FD" w:rsidRPr="006B0CAC" w:rsidDel="00213FA3">
          <w:rPr>
            <w:rFonts w:asciiTheme="minorHAnsi" w:hAnsiTheme="minorHAnsi" w:cs="Consolas"/>
            <w:szCs w:val="20"/>
            <w:lang w:bidi="ar-SA"/>
          </w:rPr>
          <w:delText>Diag_Per1_Batt_Volt_f32()</w:delText>
        </w:r>
      </w:del>
    </w:p>
    <w:p w:rsidR="00117195" w:rsidRPr="006B0CAC" w:rsidRDefault="00B424FD" w:rsidP="00213FA3">
      <w:pPr>
        <w:autoSpaceDE w:val="0"/>
        <w:autoSpaceDN w:val="0"/>
        <w:adjustRightInd w:val="0"/>
        <w:rPr>
          <w:rFonts w:asciiTheme="minorHAnsi" w:hAnsiTheme="minorHAnsi"/>
          <w:lang w:bidi="ar-SA"/>
        </w:rPr>
      </w:pPr>
      <w:del w:id="988" w:author="Konieczny, Robert" w:date="2018-01-10T09:29:00Z">
        <w:r w:rsidRPr="006B0CAC" w:rsidDel="00213FA3">
          <w:rPr>
            <w:rFonts w:asciiTheme="minorHAnsi" w:hAnsiTheme="minorHAnsi" w:cs="Consolas"/>
            <w:szCs w:val="20"/>
            <w:lang w:bidi="ar-SA"/>
          </w:rPr>
          <w:delText>BattVoltage_Volts_T_u10p6 = FPM_FloatToFixed_m(BattVoltage_Volts_T_f32, u10p6_T)</w:delText>
        </w:r>
      </w:del>
    </w:p>
    <w:p w:rsidR="00B424FD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89" w:name="_Toc382297371"/>
      <w:bookmarkStart w:id="990" w:name="_Toc383611535"/>
      <w:bookmarkStart w:id="991" w:name="_Toc382297372"/>
      <w:bookmarkStart w:id="992" w:name="_Toc383611536"/>
      <w:bookmarkStart w:id="993" w:name="_Toc382297373"/>
      <w:bookmarkStart w:id="994" w:name="_Toc383611537"/>
      <w:bookmarkStart w:id="995" w:name="_Toc382297374"/>
      <w:bookmarkStart w:id="996" w:name="_Toc383611538"/>
      <w:bookmarkStart w:id="997" w:name="_Toc382297375"/>
      <w:bookmarkStart w:id="998" w:name="_Toc383611539"/>
      <w:bookmarkStart w:id="999" w:name="_Toc382297376"/>
      <w:bookmarkStart w:id="1000" w:name="_Toc383611540"/>
      <w:bookmarkStart w:id="1001" w:name="_Toc382297377"/>
      <w:bookmarkStart w:id="1002" w:name="_Toc383611541"/>
      <w:bookmarkStart w:id="1003" w:name="_Toc382297378"/>
      <w:bookmarkStart w:id="1004" w:name="_Toc383611542"/>
      <w:bookmarkStart w:id="1005" w:name="_Toc382297379"/>
      <w:bookmarkStart w:id="1006" w:name="_Toc383611543"/>
      <w:bookmarkStart w:id="1007" w:name="_Toc382297380"/>
      <w:bookmarkStart w:id="1008" w:name="_Toc383611544"/>
      <w:bookmarkStart w:id="1009" w:name="_Toc382297381"/>
      <w:bookmarkStart w:id="1010" w:name="_Toc383611545"/>
      <w:bookmarkStart w:id="1011" w:name="_Toc382297382"/>
      <w:bookmarkStart w:id="1012" w:name="_Toc383611546"/>
      <w:bookmarkStart w:id="1013" w:name="_Toc382297383"/>
      <w:bookmarkStart w:id="1014" w:name="_Toc383611547"/>
      <w:bookmarkStart w:id="1015" w:name="_Toc382295908"/>
      <w:bookmarkStart w:id="1016" w:name="_Toc382297384"/>
      <w:bookmarkStart w:id="1017" w:name="_Toc383611548"/>
      <w:bookmarkStart w:id="1018" w:name="_Toc382295909"/>
      <w:bookmarkStart w:id="1019" w:name="_Toc382297385"/>
      <w:bookmarkStart w:id="1020" w:name="_Toc383611549"/>
      <w:bookmarkStart w:id="1021" w:name="_Toc382295910"/>
      <w:bookmarkStart w:id="1022" w:name="_Toc382297386"/>
      <w:bookmarkStart w:id="1023" w:name="_Toc383611550"/>
      <w:bookmarkStart w:id="1024" w:name="_Toc382295911"/>
      <w:bookmarkStart w:id="1025" w:name="_Toc382297387"/>
      <w:bookmarkStart w:id="1026" w:name="_Toc383611551"/>
      <w:bookmarkStart w:id="1027" w:name="_Toc382295912"/>
      <w:bookmarkStart w:id="1028" w:name="_Toc382297388"/>
      <w:bookmarkStart w:id="1029" w:name="_Toc383611552"/>
      <w:bookmarkStart w:id="1030" w:name="_Toc382295913"/>
      <w:bookmarkStart w:id="1031" w:name="_Toc382297389"/>
      <w:bookmarkStart w:id="1032" w:name="_Toc383611553"/>
      <w:bookmarkStart w:id="1033" w:name="_Toc382295914"/>
      <w:bookmarkStart w:id="1034" w:name="_Toc382297390"/>
      <w:bookmarkStart w:id="1035" w:name="_Toc383611554"/>
      <w:bookmarkStart w:id="1036" w:name="_Toc382295915"/>
      <w:bookmarkStart w:id="1037" w:name="_Toc382297391"/>
      <w:bookmarkStart w:id="1038" w:name="_Toc383611555"/>
      <w:bookmarkStart w:id="1039" w:name="_Toc503351834"/>
      <w:bookmarkStart w:id="1040" w:name="_Ref382299966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r>
        <w:rPr>
          <w:rFonts w:ascii="Calibri" w:hAnsi="Calibri" w:cs="Calibri"/>
        </w:rPr>
        <w:t>Ntc 0xE5 and 0xE7 Diagnostics</w:t>
      </w:r>
      <w:bookmarkEnd w:id="1039"/>
    </w:p>
    <w:p w:rsidR="00821877" w:rsidRDefault="005778F1" w:rsidP="00821877">
      <w:ins w:id="1041" w:author="Konieczny, Robert" w:date="2018-01-10T10:11:00Z">
        <w:r>
          <w:object w:dxaOrig="6674" w:dyaOrig="53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333.75pt;height:267.75pt" o:ole="">
              <v:imagedata r:id="rId13" o:title=""/>
            </v:shape>
            <o:OLEObject Type="Embed" ProgID="Visio.Drawing.11" ShapeID="_x0000_i1025" DrawAspect="Content" ObjectID="_1584766609" r:id="rId14"/>
          </w:object>
        </w:r>
      </w:ins>
      <w:del w:id="1042" w:author="Konieczny, Robert" w:date="2018-01-10T10:10:00Z">
        <w:r w:rsidR="00E83D1F" w:rsidDel="005778F1">
          <w:object w:dxaOrig="9640" w:dyaOrig="11661">
            <v:shape id="_x0000_i1026" type="#_x0000_t75" style="width:453pt;height:546pt" o:ole="">
              <v:imagedata r:id="rId15" o:title=""/>
            </v:shape>
            <o:OLEObject Type="Embed" ProgID="Visio.Drawing.11" ShapeID="_x0000_i1026" DrawAspect="Content" ObjectID="_1584766610" r:id="rId16"/>
          </w:object>
        </w:r>
      </w:del>
    </w:p>
    <w:p w:rsidR="00B424FD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043" w:name="_Toc503351835"/>
      <w:r w:rsidRPr="00AA38E8">
        <w:rPr>
          <w:rFonts w:ascii="Calibri" w:hAnsi="Calibri" w:cs="Calibri"/>
        </w:rPr>
        <w:t>Store Local copy of outputs into Module Outputs</w:t>
      </w:r>
      <w:bookmarkEnd w:id="1043"/>
    </w:p>
    <w:p w:rsidR="00865CBC" w:rsidRPr="00865CBC" w:rsidRDefault="00865CBC" w:rsidP="00865CBC">
      <w:pPr>
        <w:rPr>
          <w:lang w:bidi="ar-SA"/>
        </w:rPr>
      </w:pPr>
      <w:r>
        <w:rPr>
          <w:lang w:bidi="ar-SA"/>
        </w:rPr>
        <w:t>None</w:t>
      </w:r>
    </w:p>
    <w:p w:rsidR="00B424FD" w:rsidRPr="00AA38E8" w:rsidRDefault="00B424FD" w:rsidP="00B424FD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1044" w:name="_Toc503351836"/>
      <w:r w:rsidRPr="00AA38E8">
        <w:rPr>
          <w:rFonts w:ascii="Calibri" w:hAnsi="Calibri" w:cs="Calibri"/>
        </w:rPr>
        <w:t xml:space="preserve">Per: </w:t>
      </w:r>
      <w:r w:rsidR="009D4D49">
        <w:rPr>
          <w:rFonts w:ascii="Calibri" w:hAnsi="Calibri" w:cs="Calibri"/>
        </w:rPr>
        <w:t>CustBattDiag</w:t>
      </w:r>
      <w:r w:rsidRPr="00AA38E8">
        <w:rPr>
          <w:rFonts w:ascii="Calibri" w:hAnsi="Calibri" w:cs="Calibri"/>
        </w:rPr>
        <w:t>_Per</w:t>
      </w:r>
      <w:r>
        <w:rPr>
          <w:rFonts w:ascii="Calibri" w:hAnsi="Calibri" w:cs="Calibri"/>
        </w:rPr>
        <w:t>2</w:t>
      </w:r>
      <w:bookmarkEnd w:id="1044"/>
    </w:p>
    <w:p w:rsidR="00B424FD" w:rsidRPr="00AA38E8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045" w:name="_Toc503351837"/>
      <w:r w:rsidRPr="00AA38E8">
        <w:rPr>
          <w:rFonts w:ascii="Calibri" w:hAnsi="Calibri" w:cs="Calibri"/>
        </w:rPr>
        <w:t>Design Rationale</w:t>
      </w:r>
      <w:bookmarkEnd w:id="1045"/>
    </w:p>
    <w:p w:rsidR="00B424FD" w:rsidRPr="00306273" w:rsidRDefault="007D039C" w:rsidP="00B424FD">
      <w:pPr>
        <w:rPr>
          <w:rFonts w:cs="Calibri"/>
        </w:rPr>
      </w:pPr>
      <w:r>
        <w:rPr>
          <w:rFonts w:cs="Calibri"/>
        </w:rPr>
        <w:t xml:space="preserve">The battery voltage diagnostics were split into two </w:t>
      </w:r>
      <w:proofErr w:type="spellStart"/>
      <w:r>
        <w:rPr>
          <w:rFonts w:cs="Calibri"/>
        </w:rPr>
        <w:t>periodics</w:t>
      </w:r>
      <w:proofErr w:type="spellEnd"/>
      <w:r>
        <w:rPr>
          <w:rFonts w:cs="Calibri"/>
        </w:rPr>
        <w:t>.  Per1 handles the faster 10ms diagnostics while Per2 handles the res</w:t>
      </w:r>
      <w:ins w:id="1046" w:author="Konieczny, Robert" w:date="2018-01-10T10:13:00Z">
        <w:r w:rsidR="005778F1">
          <w:rPr>
            <w:rFonts w:cs="Calibri"/>
          </w:rPr>
          <w:t>, on 100ms rate.</w:t>
        </w:r>
      </w:ins>
      <w:del w:id="1047" w:author="Konieczny, Robert" w:date="2018-01-10T10:13:00Z">
        <w:r w:rsidDel="005778F1">
          <w:rPr>
            <w:rFonts w:cs="Calibri"/>
          </w:rPr>
          <w:delText>t.</w:delText>
        </w:r>
      </w:del>
    </w:p>
    <w:p w:rsidR="00B424FD" w:rsidRPr="00AA38E8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048" w:name="_Toc503351838"/>
      <w:r w:rsidRPr="00AA38E8">
        <w:rPr>
          <w:rFonts w:ascii="Calibri" w:hAnsi="Calibri" w:cs="Calibri"/>
        </w:rPr>
        <w:t>Store Module Inputs to Local copies</w:t>
      </w:r>
      <w:bookmarkEnd w:id="1048"/>
    </w:p>
    <w:p w:rsidR="005778F1" w:rsidRPr="005778F1" w:rsidRDefault="007D039C" w:rsidP="005778F1">
      <w:pPr>
        <w:autoSpaceDE w:val="0"/>
        <w:autoSpaceDN w:val="0"/>
        <w:adjustRightInd w:val="0"/>
        <w:rPr>
          <w:ins w:id="1049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del w:id="1050" w:author="Konieczny, Robert" w:date="2018-01-10T10:15:00Z"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BattVo</w:delText>
        </w:r>
        <w:r w:rsid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ltage_Volts_T_f32 = Rte_IRead_CustBatt</w:delText>
        </w:r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Diag_Per2_Batt_Volt_f32()</w:delText>
        </w:r>
      </w:del>
      <w:ins w:id="1051" w:author="Konieczny, Robert" w:date="2018-01-10T10:15:00Z">
        <w:r w:rsidR="005778F1" w:rsidRPr="005778F1">
          <w:rPr>
            <w:rFonts w:asciiTheme="minorHAnsi" w:hAnsiTheme="minorHAnsi" w:cs="Consolas"/>
            <w:color w:val="000000"/>
            <w:szCs w:val="20"/>
            <w:lang w:bidi="ar-SA"/>
          </w:rPr>
          <w:t>BattVoltage_Volts_T_f32 = Rte_IRead_CustBattDiag_Per2_Batt_Volt_f32();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52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ins w:id="1053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BattVoltage_Volts_T_u10p6 = </w:t>
        </w:r>
        <w:proofErr w:type="spellStart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FPM_FloatToFixed_m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(BattVoltage_Volts_T_f32, u10p6_T); 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54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ins w:id="1055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VehSpd_Kph_T_f32 = Rte_IRead_CustBattDiag_Per2_VehicleSpeed_Kph_f32();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56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proofErr w:type="spellStart"/>
      <w:ins w:id="1057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EngOn_Cnt_T_lgc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 = Rte_IRead_CustBattDiag_Per2_EngOn_Cnt_lgc();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58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ins w:id="1059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lastRenderedPageBreak/>
          <w:t>EtatMtBitfield_Cnt_T_u16 = (uint16)1u &lt;&lt; Rte_IRead_CustBattDiag_Per2_EtatMT_Cnt_u08();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60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proofErr w:type="spellStart"/>
      <w:ins w:id="1061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SttdSelcted_Cnt_T_lgc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 = Rte_IRead_CustBattDiag_Per2_SttdSelected_Cnt_lgc();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62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proofErr w:type="spellStart"/>
      <w:ins w:id="1063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ValidEngineStatus_Cnt_T_lgc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 = Rte_IRead_CustBattDiag_Per2_ValidEngineStatus_Cnt_lgc();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64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proofErr w:type="spellStart"/>
      <w:ins w:id="1065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VehSpdValid_Cnt_T_lgc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 = Rte_IRead_CustBattDiag_Per2_VehicleSpeedValid_Cnt_lgc();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66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proofErr w:type="spellStart"/>
      <w:ins w:id="1067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CTerm_Cnt_T_lgc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 = Rte_IRead_CustBattDiag_Per2_CTerm_Cnt_lgc();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68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ins w:id="1069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DmdDelest_Cnt_T_u08 = Rte_IRead_CustBattDiag_Per2_DmdDelestDa_Cnt_u08();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70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proofErr w:type="spellStart"/>
      <w:ins w:id="1071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SystemState_Cnt_T_enum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 = </w:t>
        </w:r>
        <w:proofErr w:type="spellStart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Rte_Mode_SystemState_Mode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();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72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ins w:id="1073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 xml:space="preserve">(void)Rte_Call_SystemTime_GetSystemTime_mS_u32(&amp;SystemTime_mS_T_u32); 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74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ins w:id="1075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(void)</w:t>
        </w:r>
        <w:proofErr w:type="spellStart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Rte_Call_NxtrDiagMgr_GetNTCFailed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(</w:t>
        </w:r>
        <w:proofErr w:type="spellStart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NTC_Num_InvalidMsg_Q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, &amp;InvalidMsg_Cnt_T_u08);</w:t>
        </w:r>
      </w:ins>
    </w:p>
    <w:p w:rsidR="005778F1" w:rsidRPr="005778F1" w:rsidRDefault="005778F1" w:rsidP="005778F1">
      <w:pPr>
        <w:autoSpaceDE w:val="0"/>
        <w:autoSpaceDN w:val="0"/>
        <w:adjustRightInd w:val="0"/>
        <w:rPr>
          <w:ins w:id="1076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ins w:id="1077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(void)</w:t>
        </w:r>
        <w:proofErr w:type="spellStart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Rte_Call_NxtrDiagMgr_GetNTCFailed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(</w:t>
        </w:r>
        <w:proofErr w:type="spellStart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NTC_Num_MissingMsg_Q</w:t>
        </w:r>
        <w:proofErr w:type="spellEnd"/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, &amp;MissingMsg_Cnt_T_u08);</w:t>
        </w:r>
      </w:ins>
    </w:p>
    <w:p w:rsidR="005778F1" w:rsidRDefault="005778F1" w:rsidP="007D039C">
      <w:pPr>
        <w:autoSpaceDE w:val="0"/>
        <w:autoSpaceDN w:val="0"/>
        <w:adjustRightInd w:val="0"/>
        <w:rPr>
          <w:ins w:id="1078" w:author="Konieczny, Robert" w:date="2018-01-10T10:14:00Z"/>
          <w:rFonts w:asciiTheme="minorHAnsi" w:hAnsiTheme="minorHAnsi" w:cs="Consolas"/>
          <w:color w:val="000000"/>
          <w:szCs w:val="20"/>
          <w:lang w:bidi="ar-SA"/>
        </w:rPr>
      </w:pPr>
      <w:ins w:id="1079" w:author="Konieczny, Robert" w:date="2018-01-10T10:15:00Z">
        <w:r w:rsidRPr="005778F1">
          <w:rPr>
            <w:rFonts w:asciiTheme="minorHAnsi" w:hAnsiTheme="minorHAnsi" w:cs="Consolas"/>
            <w:color w:val="000000"/>
            <w:szCs w:val="20"/>
            <w:lang w:bidi="ar-SA"/>
          </w:rPr>
          <w:t>(void)Rte_Call_NxtrDiagMgr_GetNTCFailed(NTC_Num_DataOtherFltMsg_Q, &amp;InvalidPwrCutReq_Cnt_T_u08);</w:t>
        </w:r>
      </w:ins>
    </w:p>
    <w:p w:rsidR="005778F1" w:rsidRPr="00FA37F5" w:rsidDel="005778F1" w:rsidRDefault="005778F1" w:rsidP="007D039C">
      <w:pPr>
        <w:autoSpaceDE w:val="0"/>
        <w:autoSpaceDN w:val="0"/>
        <w:adjustRightInd w:val="0"/>
        <w:rPr>
          <w:del w:id="1080" w:author="Konieczny, Robert" w:date="2018-01-10T10:15:00Z"/>
          <w:rFonts w:asciiTheme="minorHAnsi" w:hAnsiTheme="minorHAnsi" w:cs="Consolas"/>
          <w:szCs w:val="20"/>
          <w:lang w:bidi="ar-SA"/>
        </w:rPr>
      </w:pPr>
      <w:bookmarkStart w:id="1081" w:name="_Toc503351782"/>
      <w:bookmarkStart w:id="1082" w:name="_Toc503351839"/>
      <w:bookmarkEnd w:id="1081"/>
      <w:bookmarkEnd w:id="1082"/>
    </w:p>
    <w:p w:rsidR="007D039C" w:rsidRPr="00FA37F5" w:rsidDel="005778F1" w:rsidRDefault="007D039C" w:rsidP="007D039C">
      <w:pPr>
        <w:autoSpaceDE w:val="0"/>
        <w:autoSpaceDN w:val="0"/>
        <w:adjustRightInd w:val="0"/>
        <w:rPr>
          <w:del w:id="1083" w:author="Konieczny, Robert" w:date="2018-01-10T10:15:00Z"/>
          <w:rFonts w:asciiTheme="minorHAnsi" w:hAnsiTheme="minorHAnsi" w:cs="Consolas"/>
          <w:szCs w:val="20"/>
          <w:lang w:bidi="ar-SA"/>
        </w:rPr>
      </w:pPr>
      <w:del w:id="1084" w:author="Konieczny, Robert" w:date="2018-01-10T10:15:00Z"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VehSpd_Kph_T_f32 = Rte_IRead_</w:delText>
        </w:r>
        <w:r w:rsidR="005465B9" w:rsidRP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 </w:delText>
        </w:r>
        <w:r w:rsid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CustBatt</w:delText>
        </w:r>
        <w:r w:rsidR="005465B9"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Diag </w:delText>
        </w:r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_Per2_VehicleSpeed_Kph_f32()</w:delText>
        </w:r>
        <w:bookmarkStart w:id="1085" w:name="_Toc503351783"/>
        <w:bookmarkStart w:id="1086" w:name="_Toc503351840"/>
        <w:bookmarkEnd w:id="1085"/>
        <w:bookmarkEnd w:id="1086"/>
      </w:del>
    </w:p>
    <w:p w:rsidR="007D039C" w:rsidRPr="00FA37F5" w:rsidDel="005778F1" w:rsidRDefault="007D039C" w:rsidP="007D039C">
      <w:pPr>
        <w:autoSpaceDE w:val="0"/>
        <w:autoSpaceDN w:val="0"/>
        <w:adjustRightInd w:val="0"/>
        <w:rPr>
          <w:del w:id="1087" w:author="Konieczny, Robert" w:date="2018-01-10T10:15:00Z"/>
          <w:rFonts w:asciiTheme="minorHAnsi" w:hAnsiTheme="minorHAnsi" w:cs="Consolas"/>
          <w:szCs w:val="20"/>
          <w:lang w:bidi="ar-SA"/>
        </w:rPr>
      </w:pPr>
      <w:del w:id="1088" w:author="Konieczny, Robert" w:date="2018-01-10T10:15:00Z"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EngOn_Cnt_T_lgc = Rte_IRead_</w:delText>
        </w:r>
        <w:r w:rsidR="005465B9" w:rsidRP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 </w:delText>
        </w:r>
        <w:r w:rsid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CustBatt</w:delText>
        </w:r>
        <w:r w:rsidR="005465B9"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Diag </w:delText>
        </w:r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_Per2_EngOn_Cnt_lgc()</w:delText>
        </w:r>
        <w:bookmarkStart w:id="1089" w:name="_Toc503351784"/>
        <w:bookmarkStart w:id="1090" w:name="_Toc503351841"/>
        <w:bookmarkEnd w:id="1089"/>
        <w:bookmarkEnd w:id="1090"/>
      </w:del>
    </w:p>
    <w:p w:rsidR="007D039C" w:rsidRPr="00FA37F5" w:rsidDel="005778F1" w:rsidRDefault="007D039C" w:rsidP="007D039C">
      <w:pPr>
        <w:autoSpaceDE w:val="0"/>
        <w:autoSpaceDN w:val="0"/>
        <w:adjustRightInd w:val="0"/>
        <w:rPr>
          <w:del w:id="1091" w:author="Konieczny, Robert" w:date="2018-01-10T10:15:00Z"/>
          <w:rFonts w:asciiTheme="minorHAnsi" w:hAnsiTheme="minorHAnsi" w:cs="Consolas"/>
          <w:szCs w:val="20"/>
          <w:lang w:bidi="ar-SA"/>
        </w:rPr>
      </w:pPr>
      <w:del w:id="1092" w:author="Konieczny, Robert" w:date="2018-01-10T10:15:00Z"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E</w:delText>
        </w:r>
        <w:r w:rsidR="008718F4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tat</w:delText>
        </w:r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MT_Cnt_T_u08 = Rte_IRead_</w:delText>
        </w:r>
        <w:r w:rsidR="005465B9" w:rsidRP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 </w:delText>
        </w:r>
        <w:r w:rsid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CustBatt</w:delText>
        </w:r>
        <w:r w:rsidR="005465B9"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Diag </w:delText>
        </w:r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_Per2_E</w:delText>
        </w:r>
        <w:r w:rsidR="008718F4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tatMT</w:delText>
        </w:r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MT_Cnt_u08()</w:delText>
        </w:r>
        <w:bookmarkStart w:id="1093" w:name="_Toc503351785"/>
        <w:bookmarkStart w:id="1094" w:name="_Toc503351842"/>
        <w:bookmarkEnd w:id="1093"/>
        <w:bookmarkEnd w:id="1094"/>
      </w:del>
    </w:p>
    <w:p w:rsidR="007D039C" w:rsidRPr="00F35C18" w:rsidDel="005778F1" w:rsidRDefault="007D039C" w:rsidP="007D039C">
      <w:pPr>
        <w:autoSpaceDE w:val="0"/>
        <w:autoSpaceDN w:val="0"/>
        <w:adjustRightInd w:val="0"/>
        <w:rPr>
          <w:del w:id="1095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del w:id="1096" w:author="Konieczny, Robert" w:date="2018-01-10T10:15:00Z"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BattVoltage_Volts_T_u10p6 = FPM_FloatToFixed_m(BattVoltage_Volts_T_f32, </w:delText>
        </w:r>
        <w:r w:rsidRPr="00F35C18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u10p6_T</w:delText>
        </w:r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)</w:delText>
        </w:r>
        <w:bookmarkStart w:id="1097" w:name="_Toc503351786"/>
        <w:bookmarkStart w:id="1098" w:name="_Toc503351843"/>
        <w:bookmarkEnd w:id="1097"/>
        <w:bookmarkEnd w:id="1098"/>
      </w:del>
    </w:p>
    <w:p w:rsidR="007D039C" w:rsidDel="005778F1" w:rsidRDefault="007D039C" w:rsidP="007D039C">
      <w:pPr>
        <w:autoSpaceDE w:val="0"/>
        <w:autoSpaceDN w:val="0"/>
        <w:adjustRightInd w:val="0"/>
        <w:rPr>
          <w:del w:id="1099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del w:id="1100" w:author="Konieczny, Robert" w:date="2018-01-10T10:15:00Z"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SttdSelcted_Cnt_T_lgc = Rte_IRead_</w:delText>
        </w:r>
        <w:r w:rsidR="005465B9" w:rsidRP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 </w:delText>
        </w:r>
        <w:r w:rsidR="005465B9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CustBatt</w:delText>
        </w:r>
        <w:r w:rsidR="005465B9"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 xml:space="preserve">Diag </w:delText>
        </w:r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_Per2_STTdSelected_Cnt_lgc()</w:delText>
        </w:r>
        <w:bookmarkStart w:id="1101" w:name="_Toc503351787"/>
        <w:bookmarkStart w:id="1102" w:name="_Toc503351844"/>
        <w:bookmarkEnd w:id="1101"/>
        <w:bookmarkEnd w:id="1102"/>
      </w:del>
    </w:p>
    <w:p w:rsidR="00E83D1F" w:rsidDel="005778F1" w:rsidRDefault="00E83D1F" w:rsidP="007D039C">
      <w:pPr>
        <w:autoSpaceDE w:val="0"/>
        <w:autoSpaceDN w:val="0"/>
        <w:adjustRightInd w:val="0"/>
        <w:rPr>
          <w:del w:id="1103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del w:id="1104" w:author="Konieczny, Robert" w:date="2018-01-10T10:15:00Z">
        <w:r w:rsidRPr="00E83D1F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ValidEngineStatus_Cnt_T_lgc = Rte_IRead_CustBattDiag_Per2_ValidEngineStatus_Cnt_lgc()</w:delText>
        </w:r>
        <w:bookmarkStart w:id="1105" w:name="_Toc503351788"/>
        <w:bookmarkStart w:id="1106" w:name="_Toc503351845"/>
        <w:bookmarkEnd w:id="1105"/>
        <w:bookmarkEnd w:id="1106"/>
      </w:del>
    </w:p>
    <w:p w:rsidR="00E83D1F" w:rsidDel="005778F1" w:rsidRDefault="00F35C18" w:rsidP="007D039C">
      <w:pPr>
        <w:autoSpaceDE w:val="0"/>
        <w:autoSpaceDN w:val="0"/>
        <w:adjustRightInd w:val="0"/>
        <w:rPr>
          <w:del w:id="1107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del w:id="1108" w:author="Konieczny, Robert" w:date="2018-01-10T10:15:00Z">
        <w:r w:rsidRPr="00F35C18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VehSpdValid_Cnt_T_lgc = Rte_IRead_CustBattDiag_Per2_VehicleSpeedValid_Cnt_lgc()</w:delText>
        </w:r>
        <w:bookmarkStart w:id="1109" w:name="_Toc503351789"/>
        <w:bookmarkStart w:id="1110" w:name="_Toc503351846"/>
        <w:bookmarkEnd w:id="1109"/>
        <w:bookmarkEnd w:id="1110"/>
      </w:del>
    </w:p>
    <w:p w:rsidR="007D039C" w:rsidRPr="00FA37F5" w:rsidDel="005778F1" w:rsidRDefault="007D039C" w:rsidP="007D039C">
      <w:pPr>
        <w:autoSpaceDE w:val="0"/>
        <w:autoSpaceDN w:val="0"/>
        <w:adjustRightInd w:val="0"/>
        <w:rPr>
          <w:del w:id="1111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del w:id="1112" w:author="Konieczny, Robert" w:date="2018-01-10T10:15:00Z"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SystemState_Cnt_T_enum = Rte_Mode_SystemState_Mode()</w:delText>
        </w:r>
        <w:bookmarkStart w:id="1113" w:name="_Toc503351790"/>
        <w:bookmarkStart w:id="1114" w:name="_Toc503351847"/>
        <w:bookmarkEnd w:id="1113"/>
        <w:bookmarkEnd w:id="1114"/>
      </w:del>
    </w:p>
    <w:p w:rsidR="00B424FD" w:rsidDel="005778F1" w:rsidRDefault="007D039C" w:rsidP="007D039C">
      <w:pPr>
        <w:autoSpaceDE w:val="0"/>
        <w:autoSpaceDN w:val="0"/>
        <w:adjustRightInd w:val="0"/>
        <w:rPr>
          <w:del w:id="1115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del w:id="1116" w:author="Konieczny, Robert" w:date="2018-01-10T10:15:00Z">
        <w:r w:rsidRPr="00FA37F5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Rte_Call_EpsEn_OP_GET(&amp;EpsEn_Cnt_T_lgc)</w:delText>
        </w:r>
        <w:bookmarkStart w:id="1117" w:name="_Toc503351791"/>
        <w:bookmarkStart w:id="1118" w:name="_Toc503351848"/>
        <w:bookmarkEnd w:id="1117"/>
        <w:bookmarkEnd w:id="1118"/>
      </w:del>
    </w:p>
    <w:p w:rsidR="00F35C18" w:rsidRPr="00FA37F5" w:rsidDel="005778F1" w:rsidRDefault="00F35C18" w:rsidP="007D039C">
      <w:pPr>
        <w:autoSpaceDE w:val="0"/>
        <w:autoSpaceDN w:val="0"/>
        <w:adjustRightInd w:val="0"/>
        <w:rPr>
          <w:del w:id="1119" w:author="Konieczny, Robert" w:date="2018-01-10T10:15:00Z"/>
          <w:rFonts w:asciiTheme="minorHAnsi" w:hAnsiTheme="minorHAnsi" w:cs="Consolas"/>
          <w:color w:val="000000"/>
          <w:szCs w:val="20"/>
          <w:lang w:bidi="ar-SA"/>
        </w:rPr>
      </w:pPr>
      <w:del w:id="1120" w:author="Konieczny, Robert" w:date="2018-01-10T10:15:00Z">
        <w:r w:rsidRPr="00F35C18" w:rsidDel="005778F1">
          <w:rPr>
            <w:rFonts w:asciiTheme="minorHAnsi" w:hAnsiTheme="minorHAnsi" w:cs="Consolas"/>
            <w:color w:val="000000"/>
            <w:szCs w:val="20"/>
            <w:lang w:bidi="ar-SA"/>
          </w:rPr>
          <w:delText>Rte_Call_SystemTime_GetSystemTime_mS_u32(&amp;SystemTime_mS_T_u32)</w:delText>
        </w:r>
        <w:bookmarkStart w:id="1121" w:name="_Toc503351792"/>
        <w:bookmarkStart w:id="1122" w:name="_Toc503351849"/>
        <w:bookmarkEnd w:id="1121"/>
        <w:bookmarkEnd w:id="1122"/>
      </w:del>
    </w:p>
    <w:p w:rsidR="007D039C" w:rsidRDefault="007D039C" w:rsidP="007D039C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123" w:name="_Toc503351850"/>
      <w:r>
        <w:rPr>
          <w:rFonts w:ascii="Calibri" w:hAnsi="Calibri" w:cs="Calibri"/>
        </w:rPr>
        <w:t>Battery Voltage Diagnostics</w:t>
      </w:r>
      <w:bookmarkEnd w:id="1123"/>
    </w:p>
    <w:p w:rsidR="006426CF" w:rsidRPr="006426CF" w:rsidDel="00495D4A" w:rsidRDefault="005E0620" w:rsidP="006825A4">
      <w:pPr>
        <w:jc w:val="center"/>
        <w:rPr>
          <w:del w:id="1124" w:author="Konieczny, Robert" w:date="2018-01-10T10:18:00Z"/>
          <w:lang w:bidi="ar-SA"/>
        </w:rPr>
      </w:pPr>
      <w:del w:id="1125" w:author="Konieczny, Robert" w:date="2018-01-10T10:15:00Z">
        <w:r w:rsidDel="005778F1">
          <w:object w:dxaOrig="18955" w:dyaOrig="12418">
            <v:shape id="_x0000_i1027" type="#_x0000_t75" style="width:453pt;height:297pt" o:ole="">
              <v:imagedata r:id="rId17" o:title=""/>
            </v:shape>
            <o:OLEObject Type="Embed" ProgID="Visio.Drawing.11" ShapeID="_x0000_i1027" DrawAspect="Content" ObjectID="_1584766611" r:id="rId18"/>
          </w:object>
        </w:r>
      </w:del>
      <w:ins w:id="1126" w:author="Konieczny, Robert" w:date="2018-01-10T10:16:00Z">
        <w:r w:rsidR="005778F1" w:rsidRPr="005778F1">
          <w:t xml:space="preserve"> </w:t>
        </w:r>
      </w:ins>
      <w:ins w:id="1127" w:author="Konieczny, Robert" w:date="2018-01-10T10:16:00Z">
        <w:r w:rsidR="005778F1">
          <w:object w:dxaOrig="15359" w:dyaOrig="23725">
            <v:shape id="_x0000_i1028" type="#_x0000_t75" style="width:395.25pt;height:611.25pt" o:ole="">
              <v:imagedata r:id="rId19" o:title=""/>
            </v:shape>
            <o:OLEObject Type="Embed" ProgID="Visio.Drawing.11" ShapeID="_x0000_i1028" DrawAspect="Content" ObjectID="_1584766612" r:id="rId20"/>
          </w:object>
        </w:r>
      </w:ins>
    </w:p>
    <w:p w:rsidR="00BF0319" w:rsidDel="00495D4A" w:rsidRDefault="00BF0319" w:rsidP="00495D4A">
      <w:pPr>
        <w:jc w:val="center"/>
        <w:rPr>
          <w:del w:id="1128" w:author="Konieczny, Robert" w:date="2018-01-10T10:18:00Z"/>
          <w:lang w:bidi="ar-SA"/>
        </w:rPr>
      </w:pPr>
    </w:p>
    <w:p w:rsidR="00CE55B1" w:rsidRDefault="00027BF3" w:rsidP="006825A4">
      <w:pPr>
        <w:jc w:val="center"/>
      </w:pPr>
      <w:del w:id="1129" w:author="Konieczny, Robert" w:date="2018-01-10T10:16:00Z">
        <w:r w:rsidDel="005778F1">
          <w:object w:dxaOrig="8535" w:dyaOrig="22839">
            <v:shape id="_x0000_i1029" type="#_x0000_t75" style="width:233.25pt;height:612pt" o:ole="">
              <v:imagedata r:id="rId21" o:title=""/>
            </v:shape>
            <o:OLEObject Type="Embed" ProgID="Visio.Drawing.11" ShapeID="_x0000_i1029" DrawAspect="Content" ObjectID="_1584766613" r:id="rId22"/>
          </w:object>
        </w:r>
      </w:del>
    </w:p>
    <w:p w:rsidR="00E55C11" w:rsidRDefault="00E55C11">
      <w:pPr>
        <w:rPr>
          <w:rFonts w:cs="Calibri"/>
          <w:b/>
          <w:caps/>
          <w:szCs w:val="20"/>
          <w:lang w:bidi="ar-SA"/>
        </w:rPr>
      </w:pPr>
      <w:del w:id="1130" w:author="Konieczny, Robert" w:date="2018-01-10T10:18:00Z">
        <w:r w:rsidDel="005778F1">
          <w:rPr>
            <w:rFonts w:cs="Calibri"/>
          </w:rPr>
          <w:br w:type="page"/>
        </w:r>
      </w:del>
    </w:p>
    <w:p w:rsidR="00B424FD" w:rsidRDefault="00B424FD" w:rsidP="00B424FD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131" w:name="_Toc503351851"/>
      <w:r w:rsidRPr="00AA38E8">
        <w:rPr>
          <w:rFonts w:ascii="Calibri" w:hAnsi="Calibri" w:cs="Calibri"/>
        </w:rPr>
        <w:lastRenderedPageBreak/>
        <w:t>Store Local copy of outputs into Module Outputs</w:t>
      </w:r>
      <w:bookmarkEnd w:id="1131"/>
    </w:p>
    <w:p w:rsidR="00865CBC" w:rsidRPr="00865CBC" w:rsidRDefault="00865CBC" w:rsidP="00865CBC">
      <w:pPr>
        <w:rPr>
          <w:lang w:bidi="ar-SA"/>
        </w:rPr>
      </w:pPr>
      <w:r>
        <w:rPr>
          <w:lang w:bidi="ar-SA"/>
        </w:rPr>
        <w:t>None</w:t>
      </w:r>
    </w:p>
    <w:p w:rsidR="00656B0A" w:rsidRPr="00AA38E8" w:rsidRDefault="00656B0A" w:rsidP="001B7B1D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132" w:name="_Toc503351852"/>
      <w:r w:rsidRPr="00AA38E8">
        <w:rPr>
          <w:rFonts w:ascii="Calibri" w:hAnsi="Calibri" w:cs="Calibri"/>
        </w:rPr>
        <w:t>Interrupt Functions</w:t>
      </w:r>
      <w:bookmarkEnd w:id="1040"/>
      <w:bookmarkEnd w:id="1132"/>
    </w:p>
    <w:p w:rsidR="00656B0A" w:rsidRPr="00281061" w:rsidRDefault="00281061" w:rsidP="00656B0A">
      <w:pPr>
        <w:rPr>
          <w:rFonts w:cs="Calibri"/>
        </w:rPr>
      </w:pPr>
      <w:r>
        <w:rPr>
          <w:rFonts w:cs="Calibri"/>
        </w:rPr>
        <w:t>None</w:t>
      </w:r>
    </w:p>
    <w:p w:rsidR="00C27725" w:rsidRDefault="00C27725" w:rsidP="00C27725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133" w:name="_Ref383611625"/>
      <w:bookmarkStart w:id="1134" w:name="_Toc503351853"/>
      <w:r>
        <w:rPr>
          <w:rFonts w:ascii="Calibri" w:hAnsi="Calibri" w:cs="Calibri"/>
        </w:rPr>
        <w:t>TRANSIENT FUNCTIONS</w:t>
      </w:r>
      <w:bookmarkEnd w:id="1133"/>
      <w:bookmarkEnd w:id="1134"/>
    </w:p>
    <w:p w:rsidR="00C27725" w:rsidRPr="00281061" w:rsidRDefault="00281061" w:rsidP="00C27725">
      <w:pPr>
        <w:rPr>
          <w:rFonts w:cs="Calibri"/>
        </w:rPr>
      </w:pPr>
      <w:r>
        <w:rPr>
          <w:rFonts w:cs="Calibri"/>
        </w:rPr>
        <w:t>None</w:t>
      </w:r>
    </w:p>
    <w:p w:rsidR="00656B0A" w:rsidRPr="00AA38E8" w:rsidRDefault="00656B0A" w:rsidP="001B7B1D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135" w:name="_Ref382299929"/>
      <w:bookmarkStart w:id="1136" w:name="_Toc503351854"/>
      <w:r w:rsidRPr="00AA38E8">
        <w:rPr>
          <w:rFonts w:ascii="Calibri" w:hAnsi="Calibri" w:cs="Calibri"/>
        </w:rPr>
        <w:t>Serial Communication Functions</w:t>
      </w:r>
      <w:bookmarkEnd w:id="1135"/>
      <w:bookmarkEnd w:id="1136"/>
    </w:p>
    <w:p w:rsidR="00656B0A" w:rsidRPr="00281061" w:rsidRDefault="00281061" w:rsidP="00656B0A">
      <w:pPr>
        <w:rPr>
          <w:rFonts w:cs="Calibri"/>
        </w:rPr>
      </w:pPr>
      <w:r>
        <w:rPr>
          <w:rFonts w:cs="Calibri"/>
        </w:rPr>
        <w:t>None</w:t>
      </w:r>
    </w:p>
    <w:p w:rsidR="008F6E0A" w:rsidRPr="006A6D96" w:rsidRDefault="00656B0A" w:rsidP="00656B0A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137" w:name="_Toc382297405"/>
      <w:bookmarkStart w:id="1138" w:name="_Toc383611575"/>
      <w:bookmarkStart w:id="1139" w:name="_Toc503351855"/>
      <w:bookmarkEnd w:id="1137"/>
      <w:bookmarkEnd w:id="1138"/>
      <w:r w:rsidRPr="00AA38E8">
        <w:rPr>
          <w:rFonts w:ascii="Calibri" w:hAnsi="Calibri" w:cs="Calibri"/>
        </w:rPr>
        <w:t>Local Function/Macro Definitions</w:t>
      </w:r>
      <w:bookmarkEnd w:id="1139"/>
    </w:p>
    <w:p w:rsidR="006A53E4" w:rsidRDefault="006A53E4" w:rsidP="006A53E4">
      <w:pPr>
        <w:pStyle w:val="Heading2"/>
        <w:numPr>
          <w:ilvl w:val="2"/>
          <w:numId w:val="1"/>
        </w:numPr>
        <w:rPr>
          <w:ins w:id="1140" w:author="Konieczny, Robert" w:date="2018-01-10T10:20:00Z"/>
          <w:rFonts w:ascii="Calibri" w:hAnsi="Calibri" w:cs="Calibri"/>
        </w:rPr>
      </w:pPr>
      <w:bookmarkStart w:id="1141" w:name="_Toc503351856"/>
      <w:ins w:id="1142" w:author="Konieczny, Robert" w:date="2018-01-10T10:20:00Z">
        <w:r w:rsidRPr="006A53E4">
          <w:rPr>
            <w:rFonts w:ascii="Calibri" w:hAnsi="Calibri" w:cs="Calibri"/>
          </w:rPr>
          <w:t>CustBattDiag_GetImaginaryIgnVoltage</w:t>
        </w:r>
        <w:bookmarkEnd w:id="1141"/>
      </w:ins>
    </w:p>
    <w:p w:rsidR="006A53E4" w:rsidRDefault="006A53E4" w:rsidP="006A53E4">
      <w:pPr>
        <w:pStyle w:val="Heading2"/>
        <w:numPr>
          <w:ilvl w:val="3"/>
          <w:numId w:val="1"/>
        </w:numPr>
        <w:rPr>
          <w:ins w:id="1143" w:author="Konieczny, Robert" w:date="2018-01-10T10:20:00Z"/>
          <w:rFonts w:ascii="Calibri" w:hAnsi="Calibri" w:cs="Calibri"/>
        </w:rPr>
      </w:pPr>
      <w:bookmarkStart w:id="1144" w:name="_Toc503351857"/>
      <w:ins w:id="1145" w:author="Konieczny, Robert" w:date="2018-01-10T10:20:00Z">
        <w:r>
          <w:rPr>
            <w:rFonts w:ascii="Calibri" w:hAnsi="Calibri" w:cs="Calibri"/>
          </w:rPr>
          <w:t>Description</w:t>
        </w:r>
        <w:bookmarkEnd w:id="1144"/>
      </w:ins>
    </w:p>
    <w:p w:rsidR="006A53E4" w:rsidRDefault="006A53E4" w:rsidP="006A53E4">
      <w:pPr>
        <w:rPr>
          <w:ins w:id="1146" w:author="Konieczny, Robert" w:date="2018-01-10T10:21:00Z"/>
          <w:lang w:bidi="ar-SA"/>
        </w:rPr>
      </w:pPr>
      <w:ins w:id="1147" w:author="Konieczny, Robert" w:date="2018-01-10T10:20:00Z">
        <w:r>
          <w:rPr>
            <w:lang w:bidi="ar-SA"/>
          </w:rPr>
          <w:t>Function converts high level logic signal conditions given on input to artificial ignition voltage level which later can be qualified by generic functionality of this component.</w:t>
        </w:r>
      </w:ins>
    </w:p>
    <w:p w:rsidR="006A53E4" w:rsidRPr="006A53E4" w:rsidRDefault="006A53E4" w:rsidP="006A53E4">
      <w:pPr>
        <w:rPr>
          <w:ins w:id="1148" w:author="Konieczny, Robert" w:date="2018-01-10T10:20:00Z"/>
          <w:lang w:bidi="ar-SA"/>
        </w:rPr>
      </w:pPr>
      <w:ins w:id="1149" w:author="Konieczny, Robert" w:date="2018-01-10T10:21:00Z">
        <w:r>
          <w:object w:dxaOrig="9949" w:dyaOrig="8532">
            <v:shape id="_x0000_i1030" type="#_x0000_t75" style="width:453pt;height:388.5pt" o:ole="">
              <v:imagedata r:id="rId23" o:title=""/>
            </v:shape>
            <o:OLEObject Type="Embed" ProgID="Visio.Drawing.11" ShapeID="_x0000_i1030" DrawAspect="Content" ObjectID="_1584766614" r:id="rId24"/>
          </w:object>
        </w:r>
      </w:ins>
    </w:p>
    <w:p w:rsidR="00634826" w:rsidRPr="00AA38E8" w:rsidRDefault="00634826" w:rsidP="006A53E4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del w:id="1150" w:author="Konieczny, Robert" w:date="2018-01-10T10:19:00Z">
        <w:r w:rsidDel="006A53E4">
          <w:rPr>
            <w:rFonts w:ascii="Calibri" w:hAnsi="Calibri" w:cs="Calibri"/>
          </w:rPr>
          <w:lastRenderedPageBreak/>
          <w:delText>Control Timers</w:delText>
        </w:r>
      </w:del>
      <w:bookmarkStart w:id="1151" w:name="_Toc503351858"/>
      <w:ins w:id="1152" w:author="Konieczny, Robert" w:date="2018-01-10T10:19:00Z">
        <w:r w:rsidR="006A53E4" w:rsidRPr="006A53E4">
          <w:rPr>
            <w:rFonts w:ascii="Calibri" w:hAnsi="Calibri" w:cs="Calibri"/>
          </w:rPr>
          <w:t>CustBattDiag_ReportFaultWithHisteresis</w:t>
        </w:r>
      </w:ins>
      <w:bookmarkEnd w:id="1151"/>
    </w:p>
    <w:p w:rsidR="00634826" w:rsidRPr="007D039C" w:rsidDel="006A53E4" w:rsidRDefault="00634826" w:rsidP="006A53E4">
      <w:pPr>
        <w:rPr>
          <w:del w:id="1153" w:author="Konieczny, Robert" w:date="2018-01-10T10:23:00Z"/>
          <w:lang w:bidi="ar-SA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13"/>
        <w:gridCol w:w="4028"/>
        <w:gridCol w:w="1285"/>
        <w:gridCol w:w="950"/>
        <w:gridCol w:w="952"/>
      </w:tblGrid>
      <w:tr w:rsidR="00634826" w:rsidRPr="00AA38E8" w:rsidDel="006A53E4" w:rsidTr="00821877">
        <w:trPr>
          <w:del w:id="1154" w:author="Konieczny, Robert" w:date="2018-01-10T10:21:00Z"/>
        </w:trPr>
        <w:tc>
          <w:tcPr>
            <w:tcW w:w="1713" w:type="dxa"/>
          </w:tcPr>
          <w:p w:rsidR="00634826" w:rsidRPr="00AA38E8" w:rsidDel="006A53E4" w:rsidRDefault="00634826" w:rsidP="00821877">
            <w:pPr>
              <w:spacing w:before="60"/>
              <w:rPr>
                <w:del w:id="1155" w:author="Konieczny, Robert" w:date="2018-01-10T10:21:00Z"/>
                <w:rFonts w:cs="Calibri"/>
                <w:b/>
                <w:bCs/>
                <w:sz w:val="16"/>
              </w:rPr>
            </w:pPr>
            <w:del w:id="1156" w:author="Konieczny, Robert" w:date="2018-01-10T10:21:00Z">
              <w:r w:rsidRPr="00AA38E8" w:rsidDel="006A53E4">
                <w:rPr>
                  <w:rFonts w:cs="Calibri"/>
                  <w:b/>
                  <w:bCs/>
                  <w:sz w:val="16"/>
                </w:rPr>
                <w:delText>Function Name</w:delText>
              </w:r>
            </w:del>
          </w:p>
        </w:tc>
        <w:tc>
          <w:tcPr>
            <w:tcW w:w="4028" w:type="dxa"/>
          </w:tcPr>
          <w:p w:rsidR="00634826" w:rsidRPr="00AA38E8" w:rsidDel="006A53E4" w:rsidRDefault="00865CBC" w:rsidP="00821877">
            <w:pPr>
              <w:spacing w:before="60"/>
              <w:rPr>
                <w:del w:id="1157" w:author="Konieczny, Robert" w:date="2018-01-10T10:21:00Z"/>
                <w:rFonts w:cs="Calibri"/>
                <w:sz w:val="16"/>
              </w:rPr>
            </w:pPr>
            <w:del w:id="1158" w:author="Konieczny, Robert" w:date="2018-01-10T10:21:00Z">
              <w:r w:rsidDel="006A53E4">
                <w:rPr>
                  <w:rFonts w:cs="Calibri"/>
                  <w:sz w:val="16"/>
                </w:rPr>
                <w:delText>ControlTimers</w:delText>
              </w:r>
            </w:del>
          </w:p>
        </w:tc>
        <w:tc>
          <w:tcPr>
            <w:tcW w:w="1285" w:type="dxa"/>
            <w:shd w:val="pct30" w:color="FFFF00" w:fill="auto"/>
          </w:tcPr>
          <w:p w:rsidR="00634826" w:rsidRPr="00AA38E8" w:rsidDel="006A53E4" w:rsidRDefault="00634826" w:rsidP="00821877">
            <w:pPr>
              <w:spacing w:before="60"/>
              <w:jc w:val="center"/>
              <w:rPr>
                <w:del w:id="1159" w:author="Konieczny, Robert" w:date="2018-01-10T10:21:00Z"/>
                <w:rFonts w:cs="Calibri"/>
                <w:sz w:val="16"/>
              </w:rPr>
            </w:pPr>
            <w:del w:id="1160" w:author="Konieczny, Robert" w:date="2018-01-10T10:21:00Z">
              <w:r w:rsidRPr="00AA38E8" w:rsidDel="006A53E4">
                <w:rPr>
                  <w:rFonts w:cs="Calibri"/>
                  <w:sz w:val="16"/>
                </w:rPr>
                <w:delText>Type</w:delText>
              </w:r>
            </w:del>
          </w:p>
        </w:tc>
        <w:tc>
          <w:tcPr>
            <w:tcW w:w="950" w:type="dxa"/>
            <w:shd w:val="pct30" w:color="FFFF00" w:fill="auto"/>
          </w:tcPr>
          <w:p w:rsidR="00634826" w:rsidRPr="00AA38E8" w:rsidDel="006A53E4" w:rsidRDefault="00634826" w:rsidP="00821877">
            <w:pPr>
              <w:spacing w:before="60"/>
              <w:jc w:val="center"/>
              <w:rPr>
                <w:del w:id="1161" w:author="Konieczny, Robert" w:date="2018-01-10T10:21:00Z"/>
                <w:rFonts w:cs="Calibri"/>
                <w:sz w:val="16"/>
              </w:rPr>
            </w:pPr>
            <w:del w:id="1162" w:author="Konieczny, Robert" w:date="2018-01-10T10:21:00Z">
              <w:r w:rsidRPr="00AA38E8" w:rsidDel="006A53E4">
                <w:rPr>
                  <w:rFonts w:cs="Calibri"/>
                  <w:sz w:val="16"/>
                </w:rPr>
                <w:delText>Min</w:delText>
              </w:r>
            </w:del>
          </w:p>
        </w:tc>
        <w:tc>
          <w:tcPr>
            <w:tcW w:w="952" w:type="dxa"/>
            <w:shd w:val="pct30" w:color="FFFF00" w:fill="auto"/>
          </w:tcPr>
          <w:p w:rsidR="00634826" w:rsidRPr="00AA38E8" w:rsidDel="006A53E4" w:rsidRDefault="00634826" w:rsidP="00821877">
            <w:pPr>
              <w:spacing w:before="60"/>
              <w:jc w:val="center"/>
              <w:rPr>
                <w:del w:id="1163" w:author="Konieczny, Robert" w:date="2018-01-10T10:21:00Z"/>
                <w:rFonts w:cs="Calibri"/>
                <w:sz w:val="16"/>
              </w:rPr>
            </w:pPr>
            <w:del w:id="1164" w:author="Konieczny, Robert" w:date="2018-01-10T10:21:00Z">
              <w:r w:rsidRPr="00AA38E8" w:rsidDel="006A53E4">
                <w:rPr>
                  <w:rFonts w:cs="Calibri"/>
                  <w:sz w:val="16"/>
                </w:rPr>
                <w:delText>Max</w:delText>
              </w:r>
            </w:del>
          </w:p>
        </w:tc>
      </w:tr>
      <w:tr w:rsidR="00634826" w:rsidRPr="00AA38E8" w:rsidDel="006A53E4" w:rsidTr="00821877">
        <w:trPr>
          <w:del w:id="1165" w:author="Konieczny, Robert" w:date="2018-01-10T10:21:00Z"/>
        </w:trPr>
        <w:tc>
          <w:tcPr>
            <w:tcW w:w="1713" w:type="dxa"/>
          </w:tcPr>
          <w:p w:rsidR="00634826" w:rsidRPr="00AA38E8" w:rsidDel="006A53E4" w:rsidRDefault="00634826" w:rsidP="00821877">
            <w:pPr>
              <w:spacing w:before="60"/>
              <w:rPr>
                <w:del w:id="1166" w:author="Konieczny, Robert" w:date="2018-01-10T10:21:00Z"/>
                <w:rFonts w:cs="Calibri"/>
                <w:b/>
                <w:bCs/>
                <w:sz w:val="16"/>
              </w:rPr>
            </w:pPr>
            <w:del w:id="1167" w:author="Konieczny, Robert" w:date="2018-01-10T10:21:00Z">
              <w:r w:rsidRPr="00AA38E8" w:rsidDel="006A53E4">
                <w:rPr>
                  <w:rFonts w:cs="Calibri"/>
                  <w:b/>
                  <w:bCs/>
                  <w:sz w:val="16"/>
                </w:rPr>
                <w:delText xml:space="preserve">Arguments Passed </w:delText>
              </w:r>
            </w:del>
          </w:p>
        </w:tc>
        <w:tc>
          <w:tcPr>
            <w:tcW w:w="4028" w:type="dxa"/>
          </w:tcPr>
          <w:p w:rsidR="00634826" w:rsidRPr="009E5591" w:rsidDel="006A53E4" w:rsidRDefault="00BF38D8" w:rsidP="00821877">
            <w:pPr>
              <w:spacing w:before="60"/>
              <w:rPr>
                <w:del w:id="1168" w:author="Konieczny, Robert" w:date="2018-01-10T10:21:00Z"/>
                <w:rFonts w:asciiTheme="minorHAnsi" w:hAnsiTheme="minorHAnsi" w:cs="Calibri"/>
                <w:sz w:val="16"/>
                <w:szCs w:val="16"/>
              </w:rPr>
            </w:pPr>
            <w:del w:id="1169" w:author="Konieczny, Robert" w:date="2018-01-10T10:21:00Z">
              <w:r w:rsidRPr="009E5591"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CompareType_T_u</w:delText>
              </w:r>
              <w:r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08</w:delText>
              </w:r>
            </w:del>
          </w:p>
        </w:tc>
        <w:tc>
          <w:tcPr>
            <w:tcW w:w="1285" w:type="dxa"/>
          </w:tcPr>
          <w:p w:rsidR="00634826" w:rsidRPr="00AA38E8" w:rsidDel="006A53E4" w:rsidRDefault="00BF38D8" w:rsidP="00821877">
            <w:pPr>
              <w:spacing w:before="60"/>
              <w:rPr>
                <w:del w:id="1170" w:author="Konieczny, Robert" w:date="2018-01-10T10:21:00Z"/>
                <w:rFonts w:cs="Calibri"/>
                <w:sz w:val="16"/>
              </w:rPr>
            </w:pPr>
            <w:del w:id="1171" w:author="Konieczny, Robert" w:date="2018-01-10T10:21:00Z">
              <w:r w:rsidDel="006A53E4">
                <w:rPr>
                  <w:rFonts w:cs="Calibri"/>
                  <w:sz w:val="16"/>
                </w:rPr>
                <w:delText>U</w:delText>
              </w:r>
              <w:r w:rsidR="00634826" w:rsidDel="006A53E4">
                <w:rPr>
                  <w:rFonts w:cs="Calibri"/>
                  <w:sz w:val="16"/>
                </w:rPr>
                <w:delText>int</w:delText>
              </w:r>
              <w:r w:rsidDel="006A53E4">
                <w:rPr>
                  <w:rFonts w:cs="Calibri"/>
                  <w:sz w:val="16"/>
                </w:rPr>
                <w:delText>08</w:delText>
              </w:r>
            </w:del>
          </w:p>
        </w:tc>
        <w:tc>
          <w:tcPr>
            <w:tcW w:w="950" w:type="dxa"/>
          </w:tcPr>
          <w:p w:rsidR="00634826" w:rsidRPr="00AA38E8" w:rsidDel="006A53E4" w:rsidRDefault="00634826" w:rsidP="00821877">
            <w:pPr>
              <w:spacing w:before="60"/>
              <w:rPr>
                <w:del w:id="1172" w:author="Konieczny, Robert" w:date="2018-01-10T10:21:00Z"/>
                <w:rFonts w:cs="Calibri"/>
                <w:sz w:val="16"/>
              </w:rPr>
            </w:pPr>
            <w:del w:id="1173" w:author="Konieczny, Robert" w:date="2018-01-10T10:21:00Z">
              <w:r w:rsidDel="006A53E4">
                <w:rPr>
                  <w:rFonts w:cs="Calibri"/>
                  <w:sz w:val="16"/>
                </w:rPr>
                <w:delText>0</w:delText>
              </w:r>
            </w:del>
          </w:p>
        </w:tc>
        <w:tc>
          <w:tcPr>
            <w:tcW w:w="952" w:type="dxa"/>
          </w:tcPr>
          <w:p w:rsidR="00634826" w:rsidRPr="00AA38E8" w:rsidDel="006A53E4" w:rsidRDefault="00BF38D8" w:rsidP="00821877">
            <w:pPr>
              <w:spacing w:before="60"/>
              <w:rPr>
                <w:del w:id="1174" w:author="Konieczny, Robert" w:date="2018-01-10T10:21:00Z"/>
                <w:rFonts w:cs="Calibri"/>
                <w:sz w:val="16"/>
              </w:rPr>
            </w:pPr>
            <w:del w:id="1175" w:author="Konieczny, Robert" w:date="2018-01-10T10:21:00Z">
              <w:r w:rsidDel="006A53E4">
                <w:rPr>
                  <w:rFonts w:cs="Calibri"/>
                  <w:sz w:val="16"/>
                </w:rPr>
                <w:delText>15</w:delText>
              </w:r>
            </w:del>
          </w:p>
        </w:tc>
      </w:tr>
      <w:tr w:rsidR="003B5C7F" w:rsidRPr="00AA38E8" w:rsidDel="006A53E4" w:rsidTr="00821877">
        <w:trPr>
          <w:del w:id="1176" w:author="Konieczny, Robert" w:date="2018-01-10T10:21:00Z"/>
        </w:trPr>
        <w:tc>
          <w:tcPr>
            <w:tcW w:w="1713" w:type="dxa"/>
          </w:tcPr>
          <w:p w:rsidR="003B5C7F" w:rsidRPr="00AA38E8" w:rsidDel="006A53E4" w:rsidRDefault="003B5C7F" w:rsidP="00821877">
            <w:pPr>
              <w:spacing w:before="60"/>
              <w:rPr>
                <w:del w:id="1177" w:author="Konieczny, Robert" w:date="2018-01-10T10:21:00Z"/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Del="006A53E4" w:rsidRDefault="003B5C7F" w:rsidP="00821877">
            <w:pPr>
              <w:spacing w:before="60"/>
              <w:rPr>
                <w:del w:id="1178" w:author="Konieczny, Robert" w:date="2018-01-10T10:21:00Z"/>
                <w:rFonts w:asciiTheme="minorHAnsi" w:hAnsiTheme="minorHAnsi" w:cs="Calibri"/>
                <w:sz w:val="16"/>
                <w:szCs w:val="16"/>
              </w:rPr>
            </w:pPr>
            <w:del w:id="1179" w:author="Konieczny, Robert" w:date="2018-01-10T10:21:00Z">
              <w:r w:rsidRPr="009E5591"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SetTimer_T_ptr</w:delText>
              </w:r>
            </w:del>
          </w:p>
        </w:tc>
        <w:tc>
          <w:tcPr>
            <w:tcW w:w="1285" w:type="dxa"/>
          </w:tcPr>
          <w:p w:rsidR="003B5C7F" w:rsidRPr="00AA38E8" w:rsidDel="006A53E4" w:rsidRDefault="003B5C7F" w:rsidP="00821877">
            <w:pPr>
              <w:spacing w:before="60"/>
              <w:rPr>
                <w:del w:id="1180" w:author="Konieczny, Robert" w:date="2018-01-10T10:21:00Z"/>
                <w:rFonts w:cs="Calibri"/>
                <w:sz w:val="16"/>
              </w:rPr>
            </w:pPr>
            <w:del w:id="1181" w:author="Konieczny, Robert" w:date="2018-01-10T10:21:00Z">
              <w:r w:rsidDel="006A53E4">
                <w:rPr>
                  <w:rFonts w:cs="Calibri"/>
                  <w:sz w:val="16"/>
                </w:rPr>
                <w:delText>uint32*</w:delText>
              </w:r>
            </w:del>
          </w:p>
        </w:tc>
        <w:tc>
          <w:tcPr>
            <w:tcW w:w="950" w:type="dxa"/>
          </w:tcPr>
          <w:p w:rsidR="003B5C7F" w:rsidRPr="00AA38E8" w:rsidDel="006A53E4" w:rsidRDefault="003B5C7F" w:rsidP="00821877">
            <w:pPr>
              <w:spacing w:before="60"/>
              <w:rPr>
                <w:del w:id="1182" w:author="Konieczny, Robert" w:date="2018-01-10T10:21:00Z"/>
                <w:rFonts w:cs="Calibri"/>
                <w:sz w:val="16"/>
              </w:rPr>
            </w:pPr>
            <w:del w:id="1183" w:author="Konieczny, Robert" w:date="2018-01-10T10:21:00Z">
              <w:r w:rsidDel="006A53E4">
                <w:rPr>
                  <w:rFonts w:cs="Calibri"/>
                  <w:sz w:val="16"/>
                </w:rPr>
                <w:delText>0</w:delText>
              </w:r>
            </w:del>
          </w:p>
        </w:tc>
        <w:tc>
          <w:tcPr>
            <w:tcW w:w="952" w:type="dxa"/>
          </w:tcPr>
          <w:p w:rsidR="003B5C7F" w:rsidRPr="00AA38E8" w:rsidDel="006A53E4" w:rsidRDefault="003B5C7F" w:rsidP="00821877">
            <w:pPr>
              <w:spacing w:before="60"/>
              <w:rPr>
                <w:del w:id="1184" w:author="Konieczny, Robert" w:date="2018-01-10T10:21:00Z"/>
                <w:rFonts w:cs="Calibri"/>
                <w:sz w:val="16"/>
              </w:rPr>
            </w:pPr>
            <w:del w:id="1185" w:author="Konieczny, Robert" w:date="2018-01-10T10:21:00Z">
              <w:r w:rsidDel="006A53E4">
                <w:rPr>
                  <w:rFonts w:cs="Calibri"/>
                  <w:sz w:val="16"/>
                </w:rPr>
                <w:delText>2^32-1</w:delText>
              </w:r>
            </w:del>
          </w:p>
        </w:tc>
      </w:tr>
      <w:tr w:rsidR="003B5C7F" w:rsidRPr="00AA38E8" w:rsidDel="006A53E4" w:rsidTr="00821877">
        <w:trPr>
          <w:del w:id="1186" w:author="Konieczny, Robert" w:date="2018-01-10T10:21:00Z"/>
        </w:trPr>
        <w:tc>
          <w:tcPr>
            <w:tcW w:w="1713" w:type="dxa"/>
          </w:tcPr>
          <w:p w:rsidR="003B5C7F" w:rsidRPr="00AA38E8" w:rsidDel="006A53E4" w:rsidRDefault="003B5C7F" w:rsidP="00821877">
            <w:pPr>
              <w:spacing w:before="60"/>
              <w:rPr>
                <w:del w:id="1187" w:author="Konieczny, Robert" w:date="2018-01-10T10:21:00Z"/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Del="006A53E4" w:rsidRDefault="003B5C7F" w:rsidP="00821877">
            <w:pPr>
              <w:spacing w:before="60"/>
              <w:rPr>
                <w:del w:id="1188" w:author="Konieczny, Robert" w:date="2018-01-10T10:21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del w:id="1189" w:author="Konieczny, Robert" w:date="2018-01-10T10:21:00Z">
              <w:r w:rsidRPr="009E5591"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ClrTimer_T_ptr</w:delText>
              </w:r>
            </w:del>
          </w:p>
        </w:tc>
        <w:tc>
          <w:tcPr>
            <w:tcW w:w="1285" w:type="dxa"/>
          </w:tcPr>
          <w:p w:rsidR="003B5C7F" w:rsidDel="006A53E4" w:rsidRDefault="003B5C7F" w:rsidP="00821877">
            <w:pPr>
              <w:spacing w:before="60"/>
              <w:rPr>
                <w:del w:id="1190" w:author="Konieczny, Robert" w:date="2018-01-10T10:21:00Z"/>
                <w:rFonts w:cs="Calibri"/>
                <w:sz w:val="16"/>
              </w:rPr>
            </w:pPr>
            <w:del w:id="1191" w:author="Konieczny, Robert" w:date="2018-01-10T10:21:00Z">
              <w:r w:rsidDel="006A53E4">
                <w:rPr>
                  <w:rFonts w:cs="Calibri"/>
                  <w:sz w:val="16"/>
                </w:rPr>
                <w:delText>uint32*</w:delText>
              </w:r>
            </w:del>
          </w:p>
        </w:tc>
        <w:tc>
          <w:tcPr>
            <w:tcW w:w="950" w:type="dxa"/>
          </w:tcPr>
          <w:p w:rsidR="003B5C7F" w:rsidDel="006A53E4" w:rsidRDefault="003B5C7F" w:rsidP="00821877">
            <w:pPr>
              <w:spacing w:before="60"/>
              <w:rPr>
                <w:del w:id="1192" w:author="Konieczny, Robert" w:date="2018-01-10T10:21:00Z"/>
                <w:rFonts w:cs="Calibri"/>
                <w:sz w:val="16"/>
              </w:rPr>
            </w:pPr>
            <w:del w:id="1193" w:author="Konieczny, Robert" w:date="2018-01-10T10:21:00Z">
              <w:r w:rsidDel="006A53E4">
                <w:rPr>
                  <w:rFonts w:cs="Calibri"/>
                  <w:sz w:val="16"/>
                </w:rPr>
                <w:delText>0</w:delText>
              </w:r>
            </w:del>
          </w:p>
        </w:tc>
        <w:tc>
          <w:tcPr>
            <w:tcW w:w="952" w:type="dxa"/>
          </w:tcPr>
          <w:p w:rsidR="003B5C7F" w:rsidDel="006A53E4" w:rsidRDefault="003B5C7F" w:rsidP="00821877">
            <w:pPr>
              <w:spacing w:before="60"/>
              <w:rPr>
                <w:del w:id="1194" w:author="Konieczny, Robert" w:date="2018-01-10T10:21:00Z"/>
                <w:rFonts w:cs="Calibri"/>
                <w:sz w:val="16"/>
              </w:rPr>
            </w:pPr>
            <w:del w:id="1195" w:author="Konieczny, Robert" w:date="2018-01-10T10:21:00Z">
              <w:r w:rsidDel="006A53E4">
                <w:rPr>
                  <w:rFonts w:cs="Calibri"/>
                  <w:sz w:val="16"/>
                </w:rPr>
                <w:delText>2^32-1</w:delText>
              </w:r>
            </w:del>
          </w:p>
        </w:tc>
      </w:tr>
      <w:tr w:rsidR="003B5C7F" w:rsidRPr="00AA38E8" w:rsidDel="006A53E4" w:rsidTr="00821877">
        <w:trPr>
          <w:del w:id="1196" w:author="Konieczny, Robert" w:date="2018-01-10T10:21:00Z"/>
        </w:trPr>
        <w:tc>
          <w:tcPr>
            <w:tcW w:w="1713" w:type="dxa"/>
          </w:tcPr>
          <w:p w:rsidR="003B5C7F" w:rsidRPr="00AA38E8" w:rsidDel="006A53E4" w:rsidRDefault="003B5C7F" w:rsidP="00821877">
            <w:pPr>
              <w:spacing w:before="60"/>
              <w:rPr>
                <w:del w:id="1197" w:author="Konieczny, Robert" w:date="2018-01-10T10:21:00Z"/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Del="006A53E4" w:rsidRDefault="003B5C7F" w:rsidP="005C3F0E">
            <w:pPr>
              <w:spacing w:before="60"/>
              <w:rPr>
                <w:del w:id="1198" w:author="Konieczny, Robert" w:date="2018-01-10T10:21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del w:id="1199" w:author="Konieczny, Robert" w:date="2018-01-10T10:21:00Z">
              <w:r w:rsidRPr="009E5591"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SetTimer_ms_T_u16p0</w:delText>
              </w:r>
            </w:del>
          </w:p>
        </w:tc>
        <w:tc>
          <w:tcPr>
            <w:tcW w:w="1285" w:type="dxa"/>
          </w:tcPr>
          <w:p w:rsidR="003B5C7F" w:rsidDel="006A53E4" w:rsidRDefault="003B5C7F" w:rsidP="00821877">
            <w:pPr>
              <w:spacing w:before="60"/>
              <w:rPr>
                <w:del w:id="1200" w:author="Konieczny, Robert" w:date="2018-01-10T10:21:00Z"/>
                <w:rFonts w:cs="Calibri"/>
                <w:sz w:val="16"/>
              </w:rPr>
            </w:pPr>
            <w:del w:id="1201" w:author="Konieczny, Robert" w:date="2018-01-10T10:21:00Z">
              <w:r w:rsidDel="006A53E4">
                <w:rPr>
                  <w:rFonts w:cs="Calibri"/>
                  <w:sz w:val="16"/>
                </w:rPr>
                <w:delText>uint16</w:delText>
              </w:r>
            </w:del>
          </w:p>
        </w:tc>
        <w:tc>
          <w:tcPr>
            <w:tcW w:w="950" w:type="dxa"/>
          </w:tcPr>
          <w:p w:rsidR="003B5C7F" w:rsidDel="006A53E4" w:rsidRDefault="003B5C7F" w:rsidP="00821877">
            <w:pPr>
              <w:spacing w:before="60"/>
              <w:rPr>
                <w:del w:id="1202" w:author="Konieczny, Robert" w:date="2018-01-10T10:21:00Z"/>
                <w:rFonts w:cs="Calibri"/>
                <w:sz w:val="16"/>
              </w:rPr>
            </w:pPr>
            <w:del w:id="1203" w:author="Konieczny, Robert" w:date="2018-01-10T10:21:00Z">
              <w:r w:rsidDel="006A53E4">
                <w:rPr>
                  <w:rFonts w:cs="Calibri"/>
                  <w:sz w:val="16"/>
                </w:rPr>
                <w:delText>0</w:delText>
              </w:r>
            </w:del>
          </w:p>
        </w:tc>
        <w:tc>
          <w:tcPr>
            <w:tcW w:w="952" w:type="dxa"/>
          </w:tcPr>
          <w:p w:rsidR="003B5C7F" w:rsidDel="006A53E4" w:rsidRDefault="003B5C7F" w:rsidP="00821877">
            <w:pPr>
              <w:spacing w:before="60"/>
              <w:rPr>
                <w:del w:id="1204" w:author="Konieczny, Robert" w:date="2018-01-10T10:21:00Z"/>
                <w:rFonts w:cs="Calibri"/>
                <w:sz w:val="16"/>
              </w:rPr>
            </w:pPr>
            <w:del w:id="1205" w:author="Konieczny, Robert" w:date="2018-01-10T10:21:00Z">
              <w:r w:rsidDel="006A53E4">
                <w:rPr>
                  <w:rFonts w:cs="Calibri"/>
                  <w:sz w:val="16"/>
                </w:rPr>
                <w:delText>65535</w:delText>
              </w:r>
            </w:del>
          </w:p>
        </w:tc>
      </w:tr>
      <w:tr w:rsidR="003B5C7F" w:rsidRPr="00AA38E8" w:rsidDel="006A53E4" w:rsidTr="00821877">
        <w:trPr>
          <w:del w:id="1206" w:author="Konieczny, Robert" w:date="2018-01-10T10:21:00Z"/>
        </w:trPr>
        <w:tc>
          <w:tcPr>
            <w:tcW w:w="1713" w:type="dxa"/>
          </w:tcPr>
          <w:p w:rsidR="003B5C7F" w:rsidRPr="00AA38E8" w:rsidDel="006A53E4" w:rsidRDefault="003B5C7F" w:rsidP="00821877">
            <w:pPr>
              <w:spacing w:before="60"/>
              <w:rPr>
                <w:del w:id="1207" w:author="Konieczny, Robert" w:date="2018-01-10T10:21:00Z"/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Del="006A53E4" w:rsidRDefault="003B5C7F" w:rsidP="00821877">
            <w:pPr>
              <w:spacing w:before="60"/>
              <w:rPr>
                <w:del w:id="1208" w:author="Konieczny, Robert" w:date="2018-01-10T10:21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del w:id="1209" w:author="Konieczny, Robert" w:date="2018-01-10T10:21:00Z">
              <w:r w:rsidRPr="009E5591"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ClrTimer_ms_T_u16p0</w:delText>
              </w:r>
            </w:del>
          </w:p>
        </w:tc>
        <w:tc>
          <w:tcPr>
            <w:tcW w:w="1285" w:type="dxa"/>
          </w:tcPr>
          <w:p w:rsidR="003B5C7F" w:rsidDel="006A53E4" w:rsidRDefault="003B5C7F" w:rsidP="00821877">
            <w:pPr>
              <w:spacing w:before="60"/>
              <w:rPr>
                <w:del w:id="1210" w:author="Konieczny, Robert" w:date="2018-01-10T10:21:00Z"/>
                <w:rFonts w:cs="Calibri"/>
                <w:sz w:val="16"/>
              </w:rPr>
            </w:pPr>
            <w:del w:id="1211" w:author="Konieczny, Robert" w:date="2018-01-10T10:21:00Z">
              <w:r w:rsidDel="006A53E4">
                <w:rPr>
                  <w:rFonts w:cs="Calibri"/>
                  <w:sz w:val="16"/>
                </w:rPr>
                <w:delText>uint16</w:delText>
              </w:r>
            </w:del>
          </w:p>
        </w:tc>
        <w:tc>
          <w:tcPr>
            <w:tcW w:w="950" w:type="dxa"/>
          </w:tcPr>
          <w:p w:rsidR="003B5C7F" w:rsidDel="006A53E4" w:rsidRDefault="003B5C7F" w:rsidP="00821877">
            <w:pPr>
              <w:spacing w:before="60"/>
              <w:rPr>
                <w:del w:id="1212" w:author="Konieczny, Robert" w:date="2018-01-10T10:21:00Z"/>
                <w:rFonts w:cs="Calibri"/>
                <w:sz w:val="16"/>
              </w:rPr>
            </w:pPr>
            <w:del w:id="1213" w:author="Konieczny, Robert" w:date="2018-01-10T10:21:00Z">
              <w:r w:rsidDel="006A53E4">
                <w:rPr>
                  <w:rFonts w:cs="Calibri"/>
                  <w:sz w:val="16"/>
                </w:rPr>
                <w:delText>0</w:delText>
              </w:r>
            </w:del>
          </w:p>
        </w:tc>
        <w:tc>
          <w:tcPr>
            <w:tcW w:w="952" w:type="dxa"/>
          </w:tcPr>
          <w:p w:rsidR="003B5C7F" w:rsidDel="006A53E4" w:rsidRDefault="003B5C7F" w:rsidP="00821877">
            <w:pPr>
              <w:spacing w:before="60"/>
              <w:rPr>
                <w:del w:id="1214" w:author="Konieczny, Robert" w:date="2018-01-10T10:21:00Z"/>
                <w:rFonts w:cs="Calibri"/>
                <w:sz w:val="16"/>
              </w:rPr>
            </w:pPr>
            <w:del w:id="1215" w:author="Konieczny, Robert" w:date="2018-01-10T10:21:00Z">
              <w:r w:rsidDel="006A53E4">
                <w:rPr>
                  <w:rFonts w:cs="Calibri"/>
                  <w:sz w:val="16"/>
                </w:rPr>
                <w:delText>65535</w:delText>
              </w:r>
            </w:del>
          </w:p>
        </w:tc>
      </w:tr>
      <w:tr w:rsidR="003B5C7F" w:rsidRPr="00AA38E8" w:rsidDel="006A53E4" w:rsidTr="00821877">
        <w:trPr>
          <w:del w:id="1216" w:author="Konieczny, Robert" w:date="2018-01-10T10:21:00Z"/>
        </w:trPr>
        <w:tc>
          <w:tcPr>
            <w:tcW w:w="1713" w:type="dxa"/>
          </w:tcPr>
          <w:p w:rsidR="003B5C7F" w:rsidRPr="00AA38E8" w:rsidDel="006A53E4" w:rsidRDefault="003B5C7F" w:rsidP="00821877">
            <w:pPr>
              <w:spacing w:before="60"/>
              <w:rPr>
                <w:del w:id="1217" w:author="Konieczny, Robert" w:date="2018-01-10T10:21:00Z"/>
                <w:rFonts w:cs="Calibri"/>
                <w:b/>
                <w:bCs/>
                <w:sz w:val="16"/>
              </w:rPr>
            </w:pPr>
          </w:p>
        </w:tc>
        <w:tc>
          <w:tcPr>
            <w:tcW w:w="4028" w:type="dxa"/>
          </w:tcPr>
          <w:p w:rsidR="003B5C7F" w:rsidRPr="009E5591" w:rsidDel="006A53E4" w:rsidRDefault="00BF38D8" w:rsidP="00821877">
            <w:pPr>
              <w:spacing w:before="60"/>
              <w:rPr>
                <w:del w:id="1218" w:author="Konieczny, Robert" w:date="2018-01-10T10:21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del w:id="1219" w:author="Konieczny, Robert" w:date="2018-01-10T10:21:00Z">
              <w:r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NTCNum</w:delText>
              </w:r>
              <w:r w:rsidR="003B5C7F" w:rsidRPr="009E5591"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_T_u16</w:delText>
              </w:r>
            </w:del>
          </w:p>
        </w:tc>
        <w:tc>
          <w:tcPr>
            <w:tcW w:w="1285" w:type="dxa"/>
          </w:tcPr>
          <w:p w:rsidR="003B5C7F" w:rsidDel="006A53E4" w:rsidRDefault="003B5C7F" w:rsidP="00821877">
            <w:pPr>
              <w:spacing w:before="60"/>
              <w:rPr>
                <w:del w:id="1220" w:author="Konieczny, Robert" w:date="2018-01-10T10:21:00Z"/>
                <w:rFonts w:cs="Calibri"/>
                <w:sz w:val="16"/>
              </w:rPr>
            </w:pPr>
            <w:del w:id="1221" w:author="Konieczny, Robert" w:date="2018-01-10T10:21:00Z">
              <w:r w:rsidDel="006A53E4">
                <w:rPr>
                  <w:rFonts w:cs="Calibri"/>
                  <w:sz w:val="16"/>
                </w:rPr>
                <w:delText>uint16</w:delText>
              </w:r>
            </w:del>
          </w:p>
        </w:tc>
        <w:tc>
          <w:tcPr>
            <w:tcW w:w="950" w:type="dxa"/>
          </w:tcPr>
          <w:p w:rsidR="003B5C7F" w:rsidDel="006A53E4" w:rsidRDefault="003B5C7F" w:rsidP="00821877">
            <w:pPr>
              <w:spacing w:before="60"/>
              <w:rPr>
                <w:del w:id="1222" w:author="Konieczny, Robert" w:date="2018-01-10T10:21:00Z"/>
                <w:rFonts w:cs="Calibri"/>
                <w:sz w:val="16"/>
              </w:rPr>
            </w:pPr>
            <w:del w:id="1223" w:author="Konieczny, Robert" w:date="2018-01-10T10:21:00Z">
              <w:r w:rsidDel="006A53E4">
                <w:rPr>
                  <w:rFonts w:cs="Calibri"/>
                  <w:sz w:val="16"/>
                </w:rPr>
                <w:delText>0</w:delText>
              </w:r>
            </w:del>
          </w:p>
        </w:tc>
        <w:tc>
          <w:tcPr>
            <w:tcW w:w="952" w:type="dxa"/>
          </w:tcPr>
          <w:p w:rsidR="003B5C7F" w:rsidDel="006A53E4" w:rsidRDefault="003B5C7F" w:rsidP="00821877">
            <w:pPr>
              <w:spacing w:before="60"/>
              <w:rPr>
                <w:del w:id="1224" w:author="Konieczny, Robert" w:date="2018-01-10T10:21:00Z"/>
                <w:rFonts w:cs="Calibri"/>
                <w:sz w:val="16"/>
              </w:rPr>
            </w:pPr>
            <w:del w:id="1225" w:author="Konieczny, Robert" w:date="2018-01-10T10:21:00Z">
              <w:r w:rsidDel="006A53E4">
                <w:rPr>
                  <w:rFonts w:cs="Calibri"/>
                  <w:sz w:val="16"/>
                </w:rPr>
                <w:delText>255</w:delText>
              </w:r>
            </w:del>
          </w:p>
        </w:tc>
      </w:tr>
      <w:tr w:rsidR="003B5C7F" w:rsidRPr="00AA38E8" w:rsidDel="006A53E4" w:rsidTr="00821877">
        <w:trPr>
          <w:del w:id="1226" w:author="Konieczny, Robert" w:date="2018-01-10T10:21:00Z"/>
        </w:trPr>
        <w:tc>
          <w:tcPr>
            <w:tcW w:w="1713" w:type="dxa"/>
          </w:tcPr>
          <w:p w:rsidR="003B5C7F" w:rsidRPr="00AA38E8" w:rsidDel="006A53E4" w:rsidRDefault="003B5C7F" w:rsidP="00821877">
            <w:pPr>
              <w:spacing w:before="60"/>
              <w:rPr>
                <w:del w:id="1227" w:author="Konieczny, Robert" w:date="2018-01-10T10:21:00Z"/>
                <w:rFonts w:cs="Calibri"/>
                <w:b/>
                <w:bCs/>
                <w:sz w:val="16"/>
              </w:rPr>
            </w:pPr>
            <w:del w:id="1228" w:author="Konieczny, Robert" w:date="2018-01-10T10:21:00Z">
              <w:r w:rsidRPr="00AA38E8" w:rsidDel="006A53E4">
                <w:rPr>
                  <w:rFonts w:cs="Calibri"/>
                  <w:b/>
                  <w:bCs/>
                  <w:sz w:val="16"/>
                </w:rPr>
                <w:delText>Return Value</w:delText>
              </w:r>
            </w:del>
          </w:p>
        </w:tc>
        <w:tc>
          <w:tcPr>
            <w:tcW w:w="4028" w:type="dxa"/>
          </w:tcPr>
          <w:p w:rsidR="003B5C7F" w:rsidRPr="009E5591" w:rsidDel="006A53E4" w:rsidRDefault="003B5C7F" w:rsidP="00821877">
            <w:pPr>
              <w:spacing w:before="60"/>
              <w:rPr>
                <w:del w:id="1229" w:author="Konieczny, Robert" w:date="2018-01-10T10:21:00Z"/>
                <w:rFonts w:asciiTheme="minorHAnsi" w:hAnsiTheme="minorHAnsi" w:cs="Consolas"/>
                <w:color w:val="000000"/>
                <w:sz w:val="16"/>
                <w:szCs w:val="16"/>
                <w:lang w:bidi="ar-SA"/>
              </w:rPr>
            </w:pPr>
            <w:del w:id="1230" w:author="Konieczny, Robert" w:date="2018-01-10T10:21:00Z">
              <w:r w:rsidDel="006A53E4">
                <w:rPr>
                  <w:rFonts w:asciiTheme="minorHAnsi" w:hAnsiTheme="minorHAnsi" w:cs="Consolas"/>
                  <w:color w:val="000000"/>
                  <w:sz w:val="16"/>
                  <w:szCs w:val="16"/>
                  <w:lang w:bidi="ar-SA"/>
                </w:rPr>
                <w:delText>None</w:delText>
              </w:r>
            </w:del>
          </w:p>
        </w:tc>
        <w:tc>
          <w:tcPr>
            <w:tcW w:w="1285" w:type="dxa"/>
          </w:tcPr>
          <w:p w:rsidR="003B5C7F" w:rsidDel="006A53E4" w:rsidRDefault="003B5C7F" w:rsidP="00821877">
            <w:pPr>
              <w:spacing w:before="60"/>
              <w:rPr>
                <w:del w:id="1231" w:author="Konieczny, Robert" w:date="2018-01-10T10:21:00Z"/>
                <w:rFonts w:cs="Calibri"/>
                <w:sz w:val="16"/>
              </w:rPr>
            </w:pPr>
          </w:p>
        </w:tc>
        <w:tc>
          <w:tcPr>
            <w:tcW w:w="950" w:type="dxa"/>
          </w:tcPr>
          <w:p w:rsidR="003B5C7F" w:rsidDel="006A53E4" w:rsidRDefault="003B5C7F" w:rsidP="00821877">
            <w:pPr>
              <w:spacing w:before="60"/>
              <w:rPr>
                <w:del w:id="1232" w:author="Konieczny, Robert" w:date="2018-01-10T10:21:00Z"/>
                <w:rFonts w:cs="Calibri"/>
                <w:sz w:val="16"/>
              </w:rPr>
            </w:pPr>
          </w:p>
        </w:tc>
        <w:tc>
          <w:tcPr>
            <w:tcW w:w="952" w:type="dxa"/>
          </w:tcPr>
          <w:p w:rsidR="003B5C7F" w:rsidDel="006A53E4" w:rsidRDefault="003B5C7F" w:rsidP="00821877">
            <w:pPr>
              <w:spacing w:before="60"/>
              <w:rPr>
                <w:del w:id="1233" w:author="Konieczny, Robert" w:date="2018-01-10T10:21:00Z"/>
                <w:rFonts w:cs="Calibri"/>
                <w:sz w:val="16"/>
              </w:rPr>
            </w:pPr>
          </w:p>
        </w:tc>
      </w:tr>
    </w:tbl>
    <w:p w:rsidR="00634826" w:rsidRDefault="00634826" w:rsidP="00656B0A">
      <w:pPr>
        <w:rPr>
          <w:rFonts w:cs="Calibri"/>
        </w:rPr>
      </w:pPr>
    </w:p>
    <w:p w:rsidR="006A6D96" w:rsidRDefault="006A6D96" w:rsidP="006A6D96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234" w:name="_Toc503351859"/>
      <w:r>
        <w:rPr>
          <w:rFonts w:ascii="Calibri" w:hAnsi="Calibri" w:cs="Calibri"/>
        </w:rPr>
        <w:t>Description</w:t>
      </w:r>
      <w:bookmarkEnd w:id="1234"/>
    </w:p>
    <w:p w:rsidR="006A53E4" w:rsidRPr="007D039C" w:rsidRDefault="006A53E4" w:rsidP="006A53E4">
      <w:pPr>
        <w:rPr>
          <w:ins w:id="1235" w:author="Konieczny, Robert" w:date="2018-01-10T10:23:00Z"/>
          <w:lang w:bidi="ar-SA"/>
        </w:rPr>
      </w:pPr>
      <w:ins w:id="1236" w:author="Konieczny, Robert" w:date="2018-01-10T10:23:00Z">
        <w:r>
          <w:rPr>
            <w:lang w:bidi="ar-SA"/>
          </w:rPr>
          <w:t>For given NTC, basing on given conditions and voltage level, function qualifies/</w:t>
        </w:r>
        <w:proofErr w:type="spellStart"/>
        <w:r>
          <w:rPr>
            <w:lang w:bidi="ar-SA"/>
          </w:rPr>
          <w:t>dequalifies</w:t>
        </w:r>
        <w:proofErr w:type="spellEnd"/>
        <w:r>
          <w:rPr>
            <w:lang w:bidi="ar-SA"/>
          </w:rPr>
          <w:t xml:space="preserve"> fault applying hysteresis on voltage and taking conditions straight (no hysteresis).</w:t>
        </w:r>
      </w:ins>
    </w:p>
    <w:p w:rsidR="008F6E0A" w:rsidRPr="008F6E0A" w:rsidDel="006A53E4" w:rsidRDefault="00BF38D8" w:rsidP="008F6E0A">
      <w:pPr>
        <w:pStyle w:val="ListParagraph"/>
        <w:ind w:left="2592" w:hanging="2025"/>
        <w:rPr>
          <w:del w:id="1237" w:author="Konieczny, Robert" w:date="2018-01-10T10:22:00Z"/>
          <w:color w:val="000000"/>
        </w:rPr>
      </w:pPr>
      <w:del w:id="1238" w:author="Konieczny, Robert" w:date="2018-01-10T10:22:00Z">
        <w:r w:rsidDel="006A53E4">
          <w:rPr>
            <w:color w:val="000000"/>
          </w:rPr>
          <w:delText>CompareType_T_u08</w:delText>
        </w:r>
        <w:r w:rsidR="008F6E0A" w:rsidRPr="008F6E0A" w:rsidDel="006A53E4">
          <w:rPr>
            <w:color w:val="000000"/>
          </w:rPr>
          <w:delText xml:space="preserve">: </w:delText>
        </w:r>
        <w:r w:rsidR="008F6E0A" w:rsidRPr="008F6E0A" w:rsidDel="006A53E4">
          <w:rPr>
            <w:color w:val="000000"/>
          </w:rPr>
          <w:tab/>
          <w:delText xml:space="preserve">Passed data to indicate </w:delText>
        </w:r>
        <w:r w:rsidDel="006A53E4">
          <w:rPr>
            <w:color w:val="000000"/>
          </w:rPr>
          <w:delText>passed, failed or in the hysteresis deadband</w:delText>
        </w:r>
      </w:del>
    </w:p>
    <w:p w:rsidR="008F6E0A" w:rsidRPr="008F6E0A" w:rsidDel="006A53E4" w:rsidRDefault="008F6E0A" w:rsidP="008F6E0A">
      <w:pPr>
        <w:pStyle w:val="ListParagraph"/>
        <w:ind w:left="2592" w:hanging="2025"/>
        <w:rPr>
          <w:del w:id="1239" w:author="Konieczny, Robert" w:date="2018-01-10T10:22:00Z"/>
          <w:color w:val="000000"/>
        </w:rPr>
      </w:pPr>
      <w:del w:id="1240" w:author="Konieczny, Robert" w:date="2018-01-10T10:22:00Z">
        <w:r w:rsidRPr="008F6E0A" w:rsidDel="006A53E4">
          <w:rPr>
            <w:color w:val="000000"/>
          </w:rPr>
          <w:delText>SetTimer_T_ptr:</w:delText>
        </w:r>
        <w:r w:rsidRPr="008F6E0A" w:rsidDel="006A53E4">
          <w:rPr>
            <w:color w:val="000000"/>
          </w:rPr>
          <w:tab/>
          <w:delText>Pointer to the appropriate module specific 32-bit set timer under test (examples are set timer for over voltage, low voltage, battery Ok, etc.)</w:delText>
        </w:r>
      </w:del>
    </w:p>
    <w:p w:rsidR="00746B33" w:rsidRPr="00746B33" w:rsidDel="006A53E4" w:rsidRDefault="008F6E0A" w:rsidP="00746B33">
      <w:pPr>
        <w:pStyle w:val="ListParagraph"/>
        <w:ind w:left="2592" w:hanging="2025"/>
        <w:rPr>
          <w:del w:id="1241" w:author="Konieczny, Robert" w:date="2018-01-10T10:22:00Z"/>
        </w:rPr>
      </w:pPr>
      <w:del w:id="1242" w:author="Konieczny, Robert" w:date="2018-01-10T10:22:00Z">
        <w:r w:rsidRPr="008F6E0A" w:rsidDel="006A53E4">
          <w:rPr>
            <w:color w:val="000000"/>
          </w:rPr>
          <w:delText>ClrTimer_T_ptr:</w:delText>
        </w:r>
        <w:r w:rsidRPr="008F6E0A" w:rsidDel="006A53E4">
          <w:rPr>
            <w:color w:val="000000"/>
          </w:rPr>
          <w:tab/>
          <w:delText>Pointer to the appropriate module specific 32-bit clear timer under test (examples are set timer for over voltage, low voltage, battery Ok, etc.)</w:delText>
        </w:r>
      </w:del>
    </w:p>
    <w:p w:rsidR="008F6E0A" w:rsidRPr="008F6E0A" w:rsidDel="006A53E4" w:rsidRDefault="008F6E0A" w:rsidP="008F6E0A">
      <w:pPr>
        <w:pStyle w:val="ListParagraph"/>
        <w:ind w:left="2592" w:hanging="2025"/>
        <w:rPr>
          <w:del w:id="1243" w:author="Konieczny, Robert" w:date="2018-01-10T10:22:00Z"/>
          <w:color w:val="000000"/>
        </w:rPr>
      </w:pPr>
      <w:del w:id="1244" w:author="Konieczny, Robert" w:date="2018-01-10T10:22:00Z">
        <w:r w:rsidRPr="008F6E0A" w:rsidDel="006A53E4">
          <w:rPr>
            <w:color w:val="000000"/>
          </w:rPr>
          <w:delText>SetTimer_ms_T_u16p0:</w:delText>
        </w:r>
        <w:r w:rsidRPr="008F6E0A" w:rsidDel="006A53E4">
          <w:rPr>
            <w:color w:val="000000"/>
          </w:rPr>
          <w:tab/>
          <w:delText xml:space="preserve">Calibration used for the time based hysteresis to set the condition.  Note that the calibrations will differ for set timers for over voltage, low voltage, etc.  </w:delText>
        </w:r>
      </w:del>
    </w:p>
    <w:p w:rsidR="00746B33" w:rsidRPr="00746B33" w:rsidDel="006A53E4" w:rsidRDefault="008F6E0A" w:rsidP="00746B33">
      <w:pPr>
        <w:pStyle w:val="ListParagraph"/>
        <w:ind w:left="2592" w:hanging="2025"/>
        <w:rPr>
          <w:del w:id="1245" w:author="Konieczny, Robert" w:date="2018-01-10T10:22:00Z"/>
        </w:rPr>
      </w:pPr>
      <w:del w:id="1246" w:author="Konieczny, Robert" w:date="2018-01-10T10:22:00Z">
        <w:r w:rsidRPr="008F6E0A" w:rsidDel="006A53E4">
          <w:rPr>
            <w:color w:val="000000"/>
          </w:rPr>
          <w:delText>ClrTimer_ms_T_u16p0:</w:delText>
        </w:r>
        <w:r w:rsidRPr="008F6E0A" w:rsidDel="006A53E4">
          <w:rPr>
            <w:color w:val="000000"/>
          </w:rPr>
          <w:tab/>
          <w:delText>Calibration used for the time based hysteresis to clear the condition.  Note that the calibrations will differ for set timers for over voltage, low voltage, etc.</w:delText>
        </w:r>
      </w:del>
    </w:p>
    <w:p w:rsidR="008F6E0A" w:rsidDel="006A53E4" w:rsidRDefault="00BF38D8" w:rsidP="008F6E0A">
      <w:pPr>
        <w:pStyle w:val="ListParagraph"/>
        <w:ind w:left="2592" w:hanging="2025"/>
        <w:rPr>
          <w:del w:id="1247" w:author="Konieczny, Robert" w:date="2018-01-10T10:22:00Z"/>
          <w:color w:val="000000"/>
        </w:rPr>
      </w:pPr>
      <w:del w:id="1248" w:author="Konieczny, Robert" w:date="2018-01-10T10:22:00Z">
        <w:r w:rsidDel="006A53E4">
          <w:rPr>
            <w:color w:val="000000"/>
          </w:rPr>
          <w:delText>NTCNum</w:delText>
        </w:r>
        <w:r w:rsidR="008F6E0A" w:rsidRPr="008F6E0A" w:rsidDel="006A53E4">
          <w:rPr>
            <w:color w:val="000000"/>
          </w:rPr>
          <w:delText>_T_u16:</w:delText>
        </w:r>
        <w:r w:rsidR="008F6E0A" w:rsidRPr="008F6E0A" w:rsidDel="006A53E4">
          <w:rPr>
            <w:color w:val="000000"/>
          </w:rPr>
          <w:tab/>
          <w:delText xml:space="preserve">Identifies </w:delText>
        </w:r>
        <w:r w:rsidDel="006A53E4">
          <w:rPr>
            <w:color w:val="000000"/>
          </w:rPr>
          <w:delText>the NTC number to set or clear</w:delText>
        </w:r>
      </w:del>
    </w:p>
    <w:p w:rsidR="00B85C7E" w:rsidRPr="008F6E0A" w:rsidDel="006A53E4" w:rsidRDefault="00B85C7E" w:rsidP="008F6E0A">
      <w:pPr>
        <w:pStyle w:val="ListParagraph"/>
        <w:ind w:left="2592" w:hanging="2025"/>
        <w:rPr>
          <w:del w:id="1249" w:author="Konieczny, Robert" w:date="2018-01-10T10:22:00Z"/>
          <w:color w:val="000000"/>
        </w:rPr>
      </w:pPr>
    </w:p>
    <w:p w:rsidR="00F40B91" w:rsidRDefault="00F40B91" w:rsidP="00656B0A">
      <w:pPr>
        <w:rPr>
          <w:rFonts w:cs="Calibri"/>
        </w:rPr>
      </w:pPr>
    </w:p>
    <w:p w:rsidR="00F40B91" w:rsidRDefault="00E83D1F" w:rsidP="00656B0A">
      <w:del w:id="1250" w:author="Konieczny, Robert" w:date="2018-01-10T10:22:00Z">
        <w:r w:rsidDel="006A53E4">
          <w:object w:dxaOrig="15262" w:dyaOrig="10240">
            <v:shape id="_x0000_i1031" type="#_x0000_t75" style="width:447pt;height:303pt" o:ole="">
              <v:imagedata r:id="rId25" o:title=""/>
            </v:shape>
            <o:OLEObject Type="Embed" ProgID="Visio.Drawing.11" ShapeID="_x0000_i1031" DrawAspect="Content" ObjectID="_1584766615" r:id="rId26"/>
          </w:object>
        </w:r>
      </w:del>
      <w:ins w:id="1251" w:author="Konieczny, Robert" w:date="2018-01-10T10:22:00Z">
        <w:r w:rsidR="006A53E4" w:rsidRPr="006A53E4">
          <w:t xml:space="preserve"> </w:t>
        </w:r>
      </w:ins>
      <w:ins w:id="1252" w:author="Konieczny, Robert" w:date="2018-01-10T10:22:00Z">
        <w:r w:rsidR="006A53E4">
          <w:object w:dxaOrig="10856" w:dyaOrig="12330">
            <v:shape id="_x0000_i1032" type="#_x0000_t75" style="width:453pt;height:514.5pt" o:ole="">
              <v:imagedata r:id="rId27" o:title=""/>
            </v:shape>
            <o:OLEObject Type="Embed" ProgID="Visio.Drawing.11" ShapeID="_x0000_i1032" DrawAspect="Content" ObjectID="_1584766616" r:id="rId28"/>
          </w:object>
        </w:r>
      </w:ins>
    </w:p>
    <w:p w:rsidR="008F6E0A" w:rsidRPr="00AA38E8" w:rsidRDefault="008F6E0A" w:rsidP="00656B0A">
      <w:pPr>
        <w:rPr>
          <w:rFonts w:cs="Calibri"/>
        </w:rPr>
      </w:pPr>
    </w:p>
    <w:p w:rsidR="001E0633" w:rsidRDefault="001E0633" w:rsidP="001E0633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253" w:name="_Toc503351860"/>
      <w:r>
        <w:rPr>
          <w:rFonts w:ascii="Calibri" w:hAnsi="Calibri" w:cs="Calibri"/>
        </w:rPr>
        <w:lastRenderedPageBreak/>
        <w:t>GLObAL</w:t>
      </w:r>
      <w:r w:rsidRPr="00AA38E8">
        <w:rPr>
          <w:rFonts w:ascii="Calibri" w:hAnsi="Calibri" w:cs="Calibri"/>
        </w:rPr>
        <w:t xml:space="preserve"> Function/Macro Definitions</w:t>
      </w:r>
      <w:bookmarkEnd w:id="1253"/>
    </w:p>
    <w:p w:rsidR="00292F29" w:rsidRDefault="00F946BB" w:rsidP="00292F29">
      <w:pPr>
        <w:rPr>
          <w:ins w:id="1254" w:author="Konieczny, Robert" w:date="2018-01-10T12:46:00Z"/>
          <w:rFonts w:cs="Calibri"/>
        </w:rPr>
      </w:pPr>
      <w:proofErr w:type="spellStart"/>
      <w:ins w:id="1255" w:author="Konieczny, Robert" w:date="2018-01-10T12:40:00Z">
        <w:r w:rsidRPr="00F946BB">
          <w:rPr>
            <w:rFonts w:cs="Calibri"/>
          </w:rPr>
          <w:t>FPM_InitFixedPoint_m</w:t>
        </w:r>
        <w:proofErr w:type="spellEnd"/>
        <w:r>
          <w:rPr>
            <w:rFonts w:cs="Calibri"/>
          </w:rPr>
          <w:t>()</w:t>
        </w:r>
      </w:ins>
    </w:p>
    <w:p w:rsidR="00F946BB" w:rsidRDefault="00F946BB" w:rsidP="00292F29">
      <w:pPr>
        <w:rPr>
          <w:ins w:id="1256" w:author="Konieczny, Robert" w:date="2018-01-10T12:40:00Z"/>
          <w:rFonts w:cs="Calibri"/>
        </w:rPr>
      </w:pPr>
      <w:proofErr w:type="spellStart"/>
      <w:ins w:id="1257" w:author="Konieczny, Robert" w:date="2018-01-10T12:46:00Z">
        <w:r w:rsidRPr="00F946BB">
          <w:rPr>
            <w:rFonts w:cs="Calibri"/>
          </w:rPr>
          <w:t>FPM_FloatToFixed_m</w:t>
        </w:r>
        <w:proofErr w:type="spellEnd"/>
        <w:r>
          <w:rPr>
            <w:rFonts w:cs="Calibri"/>
          </w:rPr>
          <w:t>()</w:t>
        </w:r>
      </w:ins>
    </w:p>
    <w:p w:rsidR="00F946BB" w:rsidRDefault="00F946BB" w:rsidP="00292F29">
      <w:pPr>
        <w:rPr>
          <w:ins w:id="1258" w:author="Konieczny, Robert" w:date="2018-01-10T12:45:00Z"/>
          <w:rFonts w:cs="Calibri"/>
        </w:rPr>
      </w:pPr>
      <w:ins w:id="1259" w:author="Konieczny, Robert" w:date="2018-01-10T12:40:00Z">
        <w:r w:rsidRPr="00F946BB">
          <w:rPr>
            <w:rFonts w:cs="Calibri"/>
          </w:rPr>
          <w:t>Rte_Call_SystemTime_GetSystemTime_mS_u32</w:t>
        </w:r>
        <w:r>
          <w:rPr>
            <w:rFonts w:cs="Calibri"/>
          </w:rPr>
          <w:t>()</w:t>
        </w:r>
      </w:ins>
    </w:p>
    <w:p w:rsidR="00F946BB" w:rsidRDefault="00F946BB" w:rsidP="00292F29">
      <w:pPr>
        <w:rPr>
          <w:ins w:id="1260" w:author="Konieczny, Robert" w:date="2018-01-10T12:40:00Z"/>
          <w:rFonts w:cs="Calibri"/>
        </w:rPr>
      </w:pPr>
      <w:ins w:id="1261" w:author="Konieczny, Robert" w:date="2018-01-10T12:45:00Z">
        <w:r w:rsidRPr="00F946BB">
          <w:rPr>
            <w:rFonts w:cs="Calibri"/>
          </w:rPr>
          <w:t>Rte_Call_SystemTime_DtrmnElapsedTime_mS_u16</w:t>
        </w:r>
        <w:r>
          <w:rPr>
            <w:rFonts w:cs="Calibri"/>
          </w:rPr>
          <w:t>()</w:t>
        </w:r>
      </w:ins>
    </w:p>
    <w:p w:rsidR="00F946BB" w:rsidRDefault="00F946BB" w:rsidP="00292F29">
      <w:pPr>
        <w:rPr>
          <w:ins w:id="1262" w:author="Konieczny, Robert" w:date="2018-01-10T12:45:00Z"/>
          <w:rFonts w:cs="Calibri"/>
        </w:rPr>
      </w:pPr>
      <w:proofErr w:type="spellStart"/>
      <w:ins w:id="1263" w:author="Konieczny, Robert" w:date="2018-01-10T12:41:00Z">
        <w:r w:rsidRPr="00F946BB">
          <w:rPr>
            <w:rFonts w:cs="Calibri"/>
          </w:rPr>
          <w:t>Rte_Call_NxtrDiagMgr_GetNTCFailed</w:t>
        </w:r>
        <w:proofErr w:type="spellEnd"/>
        <w:r>
          <w:rPr>
            <w:rFonts w:cs="Calibri"/>
          </w:rPr>
          <w:t>()</w:t>
        </w:r>
      </w:ins>
    </w:p>
    <w:p w:rsidR="00F946BB" w:rsidRDefault="00F946BB" w:rsidP="00292F29">
      <w:pPr>
        <w:rPr>
          <w:rFonts w:cs="Calibri"/>
        </w:rPr>
      </w:pPr>
      <w:proofErr w:type="spellStart"/>
      <w:ins w:id="1264" w:author="Konieczny, Robert" w:date="2018-01-10T12:45:00Z">
        <w:r w:rsidRPr="00F946BB">
          <w:rPr>
            <w:rFonts w:cs="Calibri"/>
          </w:rPr>
          <w:t>Rte_Call_NxtrDiagMgr_SetNTCStatus</w:t>
        </w:r>
        <w:proofErr w:type="spellEnd"/>
        <w:r>
          <w:rPr>
            <w:rFonts w:cs="Calibri"/>
          </w:rPr>
          <w:t>()</w:t>
        </w:r>
      </w:ins>
    </w:p>
    <w:p w:rsidR="00656B0A" w:rsidRPr="00AA38E8" w:rsidRDefault="00656B0A" w:rsidP="00F25926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1265" w:name="_Toc382295931"/>
      <w:bookmarkStart w:id="1266" w:name="_Toc382297409"/>
      <w:bookmarkStart w:id="1267" w:name="_Toc383611582"/>
      <w:bookmarkStart w:id="1268" w:name="_Toc382295932"/>
      <w:bookmarkStart w:id="1269" w:name="_Toc382297410"/>
      <w:bookmarkStart w:id="1270" w:name="_Toc383611583"/>
      <w:bookmarkStart w:id="1271" w:name="_Toc382295935"/>
      <w:bookmarkStart w:id="1272" w:name="_Toc382297413"/>
      <w:bookmarkStart w:id="1273" w:name="_Toc383611586"/>
      <w:bookmarkStart w:id="1274" w:name="_Toc382295937"/>
      <w:bookmarkStart w:id="1275" w:name="_Toc382297415"/>
      <w:bookmarkStart w:id="1276" w:name="_Toc383611588"/>
      <w:bookmarkStart w:id="1277" w:name="_Toc382295942"/>
      <w:bookmarkStart w:id="1278" w:name="_Toc382297420"/>
      <w:bookmarkStart w:id="1279" w:name="_Toc383611593"/>
      <w:bookmarkStart w:id="1280" w:name="_Toc382295950"/>
      <w:bookmarkStart w:id="1281" w:name="_Toc382297428"/>
      <w:bookmarkStart w:id="1282" w:name="_Toc383611601"/>
      <w:bookmarkStart w:id="1283" w:name="_Toc382295955"/>
      <w:bookmarkStart w:id="1284" w:name="_Toc382297433"/>
      <w:bookmarkStart w:id="1285" w:name="_Toc383611606"/>
      <w:bookmarkStart w:id="1286" w:name="_Toc382295959"/>
      <w:bookmarkStart w:id="1287" w:name="_Toc382297437"/>
      <w:bookmarkStart w:id="1288" w:name="_Toc383611610"/>
      <w:bookmarkStart w:id="1289" w:name="_Toc382295963"/>
      <w:bookmarkStart w:id="1290" w:name="_Toc382297441"/>
      <w:bookmarkStart w:id="1291" w:name="_Toc383611614"/>
      <w:bookmarkStart w:id="1292" w:name="_Toc382295967"/>
      <w:bookmarkStart w:id="1293" w:name="_Toc382297445"/>
      <w:bookmarkStart w:id="1294" w:name="_Toc383611618"/>
      <w:bookmarkStart w:id="1295" w:name="_Toc503351861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r w:rsidRPr="00AA38E8">
        <w:rPr>
          <w:rFonts w:ascii="Calibri" w:hAnsi="Calibri" w:cs="Calibri"/>
        </w:rPr>
        <w:lastRenderedPageBreak/>
        <w:t>Known Limitations With Design</w:t>
      </w:r>
      <w:bookmarkEnd w:id="1295"/>
    </w:p>
    <w:p w:rsidR="00FA5768" w:rsidRPr="00AA38E8" w:rsidRDefault="00FA5768" w:rsidP="00FA5768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1296" w:name="_Toc503351862"/>
      <w:r>
        <w:rPr>
          <w:rFonts w:ascii="Calibri" w:hAnsi="Calibri" w:cs="Calibri"/>
        </w:rPr>
        <w:lastRenderedPageBreak/>
        <w:t>UNIT TEST CONSIDERATION</w:t>
      </w:r>
      <w:bookmarkEnd w:id="1296"/>
    </w:p>
    <w:p w:rsidR="00FA5768" w:rsidRDefault="00FA5768" w:rsidP="004D176B"/>
    <w:p w:rsidR="004D176B" w:rsidDel="00CF62BA" w:rsidRDefault="004D176B" w:rsidP="004D176B">
      <w:pPr>
        <w:rPr>
          <w:del w:id="1297" w:author="Konieczny, Robert" w:date="2018-01-10T10:23:00Z"/>
        </w:rPr>
      </w:pPr>
      <w:del w:id="1298" w:author="Mateusz Bartocha" w:date="2018-04-09T08:10:00Z">
        <w:r w:rsidDel="005F0DE6">
          <w:delText>None</w:delText>
        </w:r>
      </w:del>
      <w:ins w:id="1299" w:author="Mateusz Bartocha" w:date="2018-04-09T08:10:00Z">
        <w:r w:rsidR="005F0DE6">
          <w:t>Path coverage issues caused by Nexteer library m</w:t>
        </w:r>
        <w:bookmarkStart w:id="1300" w:name="_GoBack"/>
        <w:bookmarkEnd w:id="1300"/>
        <w:r w:rsidR="005F0DE6">
          <w:t>acros are allowed in EA3.</w:t>
        </w:r>
      </w:ins>
    </w:p>
    <w:p w:rsidR="00FA5768" w:rsidRPr="00AA38E8" w:rsidDel="00CF62BA" w:rsidRDefault="00FA5768" w:rsidP="00586EF4">
      <w:pPr>
        <w:spacing w:after="120"/>
        <w:ind w:left="720"/>
        <w:rPr>
          <w:del w:id="1301" w:author="Konieczny, Robert" w:date="2018-01-10T10:23:00Z"/>
          <w:rFonts w:cs="Calibri"/>
        </w:rPr>
      </w:pPr>
    </w:p>
    <w:p w:rsidR="00F4712F" w:rsidRPr="00AA38E8" w:rsidRDefault="00F4712F" w:rsidP="0027405F">
      <w:pPr>
        <w:rPr>
          <w:rFonts w:cs="Calibri"/>
        </w:rPr>
      </w:pPr>
    </w:p>
    <w:p w:rsidR="009F3119" w:rsidRPr="00AA38E8" w:rsidRDefault="00912AE0" w:rsidP="0027405F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1302" w:name="_Toc503351863"/>
      <w:r w:rsidRPr="00AA38E8">
        <w:rPr>
          <w:rFonts w:ascii="Calibri" w:hAnsi="Calibri" w:cs="Calibri"/>
        </w:rPr>
        <w:lastRenderedPageBreak/>
        <w:t>Appendix</w:t>
      </w:r>
      <w:r w:rsidR="00FF3114">
        <w:rPr>
          <w:rFonts w:ascii="Calibri" w:hAnsi="Calibri" w:cs="Calibri"/>
        </w:rPr>
        <w:t xml:space="preserve"> A – Configuration Schemes</w:t>
      </w:r>
      <w:bookmarkEnd w:id="1302"/>
    </w:p>
    <w:p w:rsidR="00EF1674" w:rsidRPr="00FF3114" w:rsidRDefault="00EF1674" w:rsidP="00EF1674">
      <w:pPr>
        <w:jc w:val="center"/>
        <w:rPr>
          <w:rFonts w:cs="Calibri"/>
          <w:lang w:bidi="ar-SA"/>
        </w:rPr>
      </w:pPr>
    </w:p>
    <w:sectPr w:rsidR="00EF1674" w:rsidRPr="00FF3114">
      <w:headerReference w:type="default" r:id="rId29"/>
      <w:footerReference w:type="default" r:id="rId30"/>
      <w:pgSz w:w="11907" w:h="16840" w:code="9"/>
      <w:pgMar w:top="1701" w:right="1418" w:bottom="1701" w:left="1418" w:header="851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07DE" w:rsidRDefault="00E707DE">
      <w:r>
        <w:separator/>
      </w:r>
    </w:p>
  </w:endnote>
  <w:endnote w:type="continuationSeparator" w:id="0">
    <w:p w:rsidR="00E707DE" w:rsidRDefault="00E70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12" w:space="0" w:color="auto"/>
      </w:tblBorders>
      <w:tblLook w:val="04A0" w:firstRow="1" w:lastRow="0" w:firstColumn="1" w:lastColumn="0" w:noHBand="0" w:noVBand="1"/>
    </w:tblPr>
    <w:tblGrid>
      <w:gridCol w:w="3618"/>
      <w:gridCol w:w="2520"/>
      <w:gridCol w:w="3149"/>
    </w:tblGrid>
    <w:tr w:rsidR="00EA6488" w:rsidRPr="008969C4" w:rsidTr="00722EA8">
      <w:tc>
        <w:tcPr>
          <w:tcW w:w="3618" w:type="dxa"/>
          <w:shd w:val="clear" w:color="auto" w:fill="auto"/>
        </w:tcPr>
        <w:p w:rsidR="00EA6488" w:rsidRPr="00891F29" w:rsidRDefault="00EA6488" w:rsidP="004F3C64">
          <w:pPr>
            <w:pStyle w:val="Footer"/>
            <w:rPr>
              <w:sz w:val="16"/>
            </w:rPr>
          </w:pPr>
          <w:r>
            <w:rPr>
              <w:sz w:val="16"/>
            </w:rPr>
            <w:t>Module Design Document Template</w:t>
          </w:r>
        </w:p>
        <w:p w:rsidR="00EA6488" w:rsidRDefault="00EA6488" w:rsidP="00BA0018">
          <w:pPr>
            <w:pStyle w:val="Footer"/>
            <w:rPr>
              <w:sz w:val="16"/>
            </w:rPr>
          </w:pPr>
          <w:r>
            <w:rPr>
              <w:sz w:val="16"/>
            </w:rPr>
            <w:t>Version: 5 Date: 24-Nov-2015</w:t>
          </w:r>
        </w:p>
        <w:p w:rsidR="00EA6488" w:rsidRPr="00891F29" w:rsidRDefault="00EA6488" w:rsidP="00BA0018">
          <w:pPr>
            <w:pStyle w:val="Footer"/>
          </w:pPr>
          <w:r>
            <w:rPr>
              <w:sz w:val="16"/>
            </w:rPr>
            <w:t xml:space="preserve"> MDD Design Template v2</w:t>
          </w:r>
        </w:p>
      </w:tc>
      <w:tc>
        <w:tcPr>
          <w:tcW w:w="2520" w:type="dxa"/>
          <w:shd w:val="clear" w:color="auto" w:fill="auto"/>
        </w:tcPr>
        <w:p w:rsidR="00EA6488" w:rsidRPr="00891F29" w:rsidRDefault="00EA6488" w:rsidP="00891F29">
          <w:pPr>
            <w:spacing w:before="100" w:beforeAutospacing="1" w:after="100" w:afterAutospacing="1" w:line="330" w:lineRule="atLeast"/>
            <w:ind w:left="720"/>
            <w:rPr>
              <w:rFonts w:ascii="Arial" w:hAnsi="Arial" w:cs="Arial"/>
              <w:color w:val="666666"/>
              <w:sz w:val="16"/>
              <w:szCs w:val="21"/>
              <w:lang w:bidi="ar-SA"/>
            </w:rPr>
          </w:pPr>
          <w:r w:rsidRPr="00891F29">
            <w:rPr>
              <w:rFonts w:ascii="Arial" w:hAnsi="Arial" w:cs="Arial"/>
              <w:color w:val="666666"/>
              <w:sz w:val="16"/>
              <w:szCs w:val="21"/>
              <w:lang w:bidi="ar-SA"/>
            </w:rPr>
            <w:t>© Nexteer Automotive</w:t>
          </w:r>
        </w:p>
        <w:p w:rsidR="00EA6488" w:rsidRPr="00891F29" w:rsidRDefault="00EA6488" w:rsidP="00891F29">
          <w:pPr>
            <w:pStyle w:val="Footer"/>
            <w:jc w:val="center"/>
            <w:rPr>
              <w:b/>
            </w:rPr>
          </w:pPr>
        </w:p>
      </w:tc>
      <w:tc>
        <w:tcPr>
          <w:tcW w:w="3149" w:type="dxa"/>
          <w:shd w:val="clear" w:color="auto" w:fill="auto"/>
        </w:tcPr>
        <w:p w:rsidR="00EA6488" w:rsidRPr="00722EA8" w:rsidRDefault="00EA6488" w:rsidP="00722EA8">
          <w:pPr>
            <w:spacing w:before="100" w:beforeAutospacing="1" w:after="100" w:afterAutospacing="1" w:line="330" w:lineRule="atLeast"/>
            <w:ind w:left="720"/>
            <w:jc w:val="right"/>
            <w:rPr>
              <w:sz w:val="16"/>
              <w:szCs w:val="16"/>
            </w:rPr>
          </w:pPr>
          <w:r w:rsidRPr="00722EA8">
            <w:rPr>
              <w:sz w:val="16"/>
              <w:szCs w:val="16"/>
            </w:rPr>
            <w:t xml:space="preserve">Page </w:t>
          </w:r>
          <w:r w:rsidRPr="00722EA8">
            <w:rPr>
              <w:sz w:val="16"/>
              <w:szCs w:val="16"/>
            </w:rPr>
            <w:fldChar w:fldCharType="begin"/>
          </w:r>
          <w:r w:rsidRPr="00722EA8">
            <w:rPr>
              <w:sz w:val="16"/>
              <w:szCs w:val="16"/>
            </w:rPr>
            <w:instrText xml:space="preserve"> PAGE  \* Arabic  \* MERGEFORMAT </w:instrText>
          </w:r>
          <w:r w:rsidRPr="00722EA8">
            <w:rPr>
              <w:sz w:val="16"/>
              <w:szCs w:val="16"/>
            </w:rPr>
            <w:fldChar w:fldCharType="separate"/>
          </w:r>
          <w:r w:rsidR="00BA6A5F">
            <w:rPr>
              <w:noProof/>
              <w:sz w:val="16"/>
              <w:szCs w:val="16"/>
            </w:rPr>
            <w:t>1</w:t>
          </w:r>
          <w:r w:rsidRPr="00722EA8">
            <w:rPr>
              <w:sz w:val="16"/>
              <w:szCs w:val="16"/>
            </w:rPr>
            <w:fldChar w:fldCharType="end"/>
          </w:r>
          <w:r w:rsidRPr="00722EA8">
            <w:rPr>
              <w:sz w:val="16"/>
              <w:szCs w:val="16"/>
            </w:rPr>
            <w:t xml:space="preserve"> of </w:t>
          </w:r>
          <w:r w:rsidRPr="00722EA8">
            <w:rPr>
              <w:sz w:val="16"/>
              <w:szCs w:val="16"/>
            </w:rPr>
            <w:fldChar w:fldCharType="begin"/>
          </w:r>
          <w:r w:rsidRPr="00722EA8">
            <w:rPr>
              <w:sz w:val="16"/>
              <w:szCs w:val="16"/>
            </w:rPr>
            <w:instrText xml:space="preserve"> NUMPAGES   \* MERGEFORMAT </w:instrText>
          </w:r>
          <w:r w:rsidRPr="00722EA8">
            <w:rPr>
              <w:sz w:val="16"/>
              <w:szCs w:val="16"/>
            </w:rPr>
            <w:fldChar w:fldCharType="separate"/>
          </w:r>
          <w:r w:rsidR="00BA6A5F">
            <w:rPr>
              <w:noProof/>
              <w:sz w:val="16"/>
              <w:szCs w:val="16"/>
            </w:rPr>
            <w:t>32</w:t>
          </w:r>
          <w:r w:rsidRPr="00722EA8">
            <w:rPr>
              <w:sz w:val="16"/>
              <w:szCs w:val="16"/>
            </w:rPr>
            <w:fldChar w:fldCharType="end"/>
          </w:r>
        </w:p>
      </w:tc>
    </w:tr>
  </w:tbl>
  <w:p w:rsidR="00EA6488" w:rsidRPr="004F3C64" w:rsidRDefault="00EA6488" w:rsidP="004F3C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07DE" w:rsidRDefault="00E707DE">
      <w:r>
        <w:separator/>
      </w:r>
    </w:p>
  </w:footnote>
  <w:footnote w:type="continuationSeparator" w:id="0">
    <w:p w:rsidR="00E707DE" w:rsidRDefault="00E70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20"/>
      <w:gridCol w:w="6659"/>
    </w:tblGrid>
    <w:tr w:rsidR="00EA6488" w:rsidRPr="008969C4" w:rsidTr="001B11CC">
      <w:trPr>
        <w:trHeight w:val="710"/>
      </w:trPr>
      <w:tc>
        <w:tcPr>
          <w:tcW w:w="2520" w:type="dxa"/>
        </w:tcPr>
        <w:p w:rsidR="00EA6488" w:rsidRPr="008969C4" w:rsidRDefault="00EA6488">
          <w:pPr>
            <w:pStyle w:val="Header"/>
          </w:pPr>
          <w:r>
            <w:rPr>
              <w:noProof/>
              <w:lang w:bidi="ar-SA"/>
            </w:rPr>
            <w:drawing>
              <wp:inline distT="0" distB="0" distL="0" distR="0">
                <wp:extent cx="1066800" cy="441960"/>
                <wp:effectExtent l="0" t="0" r="0" b="0"/>
                <wp:docPr id="3" name="Picture 5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59" w:type="dxa"/>
          <w:vAlign w:val="center"/>
        </w:tcPr>
        <w:p w:rsidR="00EA6488" w:rsidRPr="00891F29" w:rsidRDefault="00EA6488" w:rsidP="001B11CC">
          <w:pPr>
            <w:pStyle w:val="Header"/>
            <w:jc w:val="right"/>
            <w:rPr>
              <w:sz w:val="16"/>
              <w:szCs w:val="20"/>
            </w:rPr>
          </w:pPr>
          <w:r w:rsidRPr="00891F29">
            <w:rPr>
              <w:sz w:val="16"/>
              <w:szCs w:val="20"/>
            </w:rPr>
            <w:t>Nexteer Automotive Confidential Proprietary Information</w:t>
          </w:r>
        </w:p>
        <w:p w:rsidR="00EA6488" w:rsidRPr="008969C4" w:rsidRDefault="00EA6488" w:rsidP="001B11CC">
          <w:pPr>
            <w:pStyle w:val="Header"/>
            <w:jc w:val="right"/>
            <w:rPr>
              <w:szCs w:val="20"/>
            </w:rPr>
          </w:pPr>
          <w:r w:rsidRPr="00891F29">
            <w:rPr>
              <w:sz w:val="16"/>
              <w:szCs w:val="20"/>
            </w:rPr>
            <w:t>Do Not Copy/Distribute Without Prior Permission</w:t>
          </w:r>
        </w:p>
      </w:tc>
    </w:tr>
  </w:tbl>
  <w:p w:rsidR="00EA6488" w:rsidRDefault="00EA6488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7696C9FE"/>
    <w:lvl w:ilvl="0">
      <w:numFmt w:val="decimal"/>
      <w:lvlText w:val="*"/>
      <w:lvlJc w:val="left"/>
    </w:lvl>
  </w:abstractNum>
  <w:abstractNum w:abstractNumId="11" w15:restartNumberingAfterBreak="0">
    <w:nsid w:val="031F6FB5"/>
    <w:multiLevelType w:val="hybridMultilevel"/>
    <w:tmpl w:val="99BA225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0718410B"/>
    <w:multiLevelType w:val="multilevel"/>
    <w:tmpl w:val="7862C13E"/>
    <w:lvl w:ilvl="0">
      <w:start w:val="1"/>
      <w:numFmt w:val="decimal"/>
      <w:lvlText w:val="%1"/>
      <w:lvlJc w:val="left"/>
      <w:pPr>
        <w:ind w:left="1137" w:hanging="57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7" w:hanging="540"/>
      </w:pPr>
      <w:rPr>
        <w:rFonts w:hint="default"/>
      </w:rPr>
    </w:lvl>
    <w:lvl w:ilvl="2">
      <w:start w:val="1"/>
      <w:numFmt w:val="decimal"/>
      <w:pStyle w:val="TOC3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08891948"/>
    <w:multiLevelType w:val="multilevel"/>
    <w:tmpl w:val="3A86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E60BB7"/>
    <w:multiLevelType w:val="hybridMultilevel"/>
    <w:tmpl w:val="623C1C48"/>
    <w:lvl w:ilvl="0" w:tplc="E6A856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  <w:szCs w:val="20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8A40E88"/>
    <w:multiLevelType w:val="hybridMultilevel"/>
    <w:tmpl w:val="3E78DDBA"/>
    <w:lvl w:ilvl="0" w:tplc="AC3021B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8FD2F18"/>
    <w:multiLevelType w:val="multilevel"/>
    <w:tmpl w:val="8D8A81AA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D2D92"/>
    <w:multiLevelType w:val="hybridMultilevel"/>
    <w:tmpl w:val="0A44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1" w15:restartNumberingAfterBreak="0">
    <w:nsid w:val="3FB42D7B"/>
    <w:multiLevelType w:val="hybridMultilevel"/>
    <w:tmpl w:val="D8C44F04"/>
    <w:lvl w:ilvl="0" w:tplc="CFB607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DB489D"/>
    <w:multiLevelType w:val="hybridMultilevel"/>
    <w:tmpl w:val="E9305DD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8BA7604"/>
    <w:multiLevelType w:val="multilevel"/>
    <w:tmpl w:val="3E78DD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7A3CE8"/>
    <w:multiLevelType w:val="hybridMultilevel"/>
    <w:tmpl w:val="C3786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D975107"/>
    <w:multiLevelType w:val="multilevel"/>
    <w:tmpl w:val="040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9"/>
  </w:num>
  <w:num w:numId="14">
    <w:abstractNumId w:val="25"/>
  </w:num>
  <w:num w:numId="15">
    <w:abstractNumId w:val="14"/>
  </w:num>
  <w:num w:numId="16">
    <w:abstractNumId w:val="11"/>
  </w:num>
  <w:num w:numId="17">
    <w:abstractNumId w:val="12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7"/>
  </w:num>
  <w:num w:numId="21">
    <w:abstractNumId w:val="15"/>
  </w:num>
  <w:num w:numId="22">
    <w:abstractNumId w:val="24"/>
  </w:num>
  <w:num w:numId="23">
    <w:abstractNumId w:val="21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13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26"/>
  </w:num>
  <w:num w:numId="37">
    <w:abstractNumId w:val="17"/>
  </w:num>
  <w:num w:numId="38">
    <w:abstractNumId w:val="16"/>
  </w:num>
  <w:num w:numId="39">
    <w:abstractNumId w:val="17"/>
  </w:num>
  <w:num w:numId="40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41">
    <w:abstractNumId w:val="22"/>
  </w:num>
  <w:num w:numId="42">
    <w:abstractNumId w:val="18"/>
  </w:num>
  <w:num w:numId="43">
    <w:abstractNumId w:val="23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teusz Bartocha">
    <w15:presenceInfo w15:providerId="AD" w15:userId="S-1-5-21-1993528211-2586143117-3253031534-5665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Formatting/>
  <w:defaultTabStop w:val="86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98E"/>
    <w:rsid w:val="0000301C"/>
    <w:rsid w:val="00014FD2"/>
    <w:rsid w:val="0002711E"/>
    <w:rsid w:val="00027BF3"/>
    <w:rsid w:val="00030567"/>
    <w:rsid w:val="00031C69"/>
    <w:rsid w:val="00033B86"/>
    <w:rsid w:val="00045875"/>
    <w:rsid w:val="000552DF"/>
    <w:rsid w:val="000558D3"/>
    <w:rsid w:val="00056D40"/>
    <w:rsid w:val="000573ED"/>
    <w:rsid w:val="00057E0F"/>
    <w:rsid w:val="000635CA"/>
    <w:rsid w:val="00063A7A"/>
    <w:rsid w:val="00075686"/>
    <w:rsid w:val="000863AA"/>
    <w:rsid w:val="000900A0"/>
    <w:rsid w:val="000A0ED7"/>
    <w:rsid w:val="000B202E"/>
    <w:rsid w:val="000D5DB4"/>
    <w:rsid w:val="000E0B71"/>
    <w:rsid w:val="000E102A"/>
    <w:rsid w:val="000F13B1"/>
    <w:rsid w:val="000F2505"/>
    <w:rsid w:val="00101127"/>
    <w:rsid w:val="00103C4C"/>
    <w:rsid w:val="001123AD"/>
    <w:rsid w:val="00114319"/>
    <w:rsid w:val="00115348"/>
    <w:rsid w:val="001161D2"/>
    <w:rsid w:val="00116E42"/>
    <w:rsid w:val="00117195"/>
    <w:rsid w:val="00120D8E"/>
    <w:rsid w:val="00132EC3"/>
    <w:rsid w:val="00136080"/>
    <w:rsid w:val="00151B57"/>
    <w:rsid w:val="001833C5"/>
    <w:rsid w:val="00186C07"/>
    <w:rsid w:val="001873AC"/>
    <w:rsid w:val="001907CF"/>
    <w:rsid w:val="001947D8"/>
    <w:rsid w:val="0019671A"/>
    <w:rsid w:val="001B11CC"/>
    <w:rsid w:val="001B1516"/>
    <w:rsid w:val="001B7B1D"/>
    <w:rsid w:val="001D2F1D"/>
    <w:rsid w:val="001D631F"/>
    <w:rsid w:val="001E0633"/>
    <w:rsid w:val="001E6F0E"/>
    <w:rsid w:val="00213F47"/>
    <w:rsid w:val="00213FA3"/>
    <w:rsid w:val="00224862"/>
    <w:rsid w:val="00225188"/>
    <w:rsid w:val="0022551D"/>
    <w:rsid w:val="00232066"/>
    <w:rsid w:val="00236557"/>
    <w:rsid w:val="00240F6E"/>
    <w:rsid w:val="00246432"/>
    <w:rsid w:val="0025182D"/>
    <w:rsid w:val="002540D9"/>
    <w:rsid w:val="00254BA1"/>
    <w:rsid w:val="002579EF"/>
    <w:rsid w:val="00260DBC"/>
    <w:rsid w:val="0026137E"/>
    <w:rsid w:val="00270BCC"/>
    <w:rsid w:val="00272C3C"/>
    <w:rsid w:val="00272E2F"/>
    <w:rsid w:val="0027405F"/>
    <w:rsid w:val="002748BA"/>
    <w:rsid w:val="00276DF8"/>
    <w:rsid w:val="00280C53"/>
    <w:rsid w:val="00281061"/>
    <w:rsid w:val="00292F29"/>
    <w:rsid w:val="002A087E"/>
    <w:rsid w:val="002A3DCD"/>
    <w:rsid w:val="002B2EB2"/>
    <w:rsid w:val="002B6BA8"/>
    <w:rsid w:val="002C742E"/>
    <w:rsid w:val="002D2079"/>
    <w:rsid w:val="002D6391"/>
    <w:rsid w:val="002E08B6"/>
    <w:rsid w:val="002E0FEE"/>
    <w:rsid w:val="002E14D9"/>
    <w:rsid w:val="002E2ADA"/>
    <w:rsid w:val="00302D3C"/>
    <w:rsid w:val="0031394A"/>
    <w:rsid w:val="00314939"/>
    <w:rsid w:val="00332C76"/>
    <w:rsid w:val="00333CDC"/>
    <w:rsid w:val="0033680E"/>
    <w:rsid w:val="00347663"/>
    <w:rsid w:val="00364F00"/>
    <w:rsid w:val="0039070C"/>
    <w:rsid w:val="00392E98"/>
    <w:rsid w:val="003A4D3F"/>
    <w:rsid w:val="003B4A55"/>
    <w:rsid w:val="003B5604"/>
    <w:rsid w:val="003B5B1A"/>
    <w:rsid w:val="003B5C7F"/>
    <w:rsid w:val="003C4980"/>
    <w:rsid w:val="003F0850"/>
    <w:rsid w:val="003F1201"/>
    <w:rsid w:val="00400B74"/>
    <w:rsid w:val="00410E30"/>
    <w:rsid w:val="00420142"/>
    <w:rsid w:val="0042494B"/>
    <w:rsid w:val="0043354D"/>
    <w:rsid w:val="00436F3E"/>
    <w:rsid w:val="00443370"/>
    <w:rsid w:val="00444F99"/>
    <w:rsid w:val="00454165"/>
    <w:rsid w:val="00467A4E"/>
    <w:rsid w:val="00477646"/>
    <w:rsid w:val="00481E86"/>
    <w:rsid w:val="004863BF"/>
    <w:rsid w:val="0049479C"/>
    <w:rsid w:val="00495D4A"/>
    <w:rsid w:val="004A3A20"/>
    <w:rsid w:val="004A590E"/>
    <w:rsid w:val="004C3E01"/>
    <w:rsid w:val="004C5ECA"/>
    <w:rsid w:val="004C713E"/>
    <w:rsid w:val="004D172C"/>
    <w:rsid w:val="004D176B"/>
    <w:rsid w:val="004D78FD"/>
    <w:rsid w:val="004E31E2"/>
    <w:rsid w:val="004E7051"/>
    <w:rsid w:val="004F3152"/>
    <w:rsid w:val="004F3C64"/>
    <w:rsid w:val="00510DB3"/>
    <w:rsid w:val="00521BC6"/>
    <w:rsid w:val="00523070"/>
    <w:rsid w:val="00526600"/>
    <w:rsid w:val="00526957"/>
    <w:rsid w:val="005309E3"/>
    <w:rsid w:val="005341F2"/>
    <w:rsid w:val="005465B9"/>
    <w:rsid w:val="00567DBF"/>
    <w:rsid w:val="005778F1"/>
    <w:rsid w:val="00585674"/>
    <w:rsid w:val="00586EF4"/>
    <w:rsid w:val="005878B7"/>
    <w:rsid w:val="005966FD"/>
    <w:rsid w:val="005A3EDE"/>
    <w:rsid w:val="005B6300"/>
    <w:rsid w:val="005C3F0E"/>
    <w:rsid w:val="005C6E8D"/>
    <w:rsid w:val="005D4850"/>
    <w:rsid w:val="005D671A"/>
    <w:rsid w:val="005E0620"/>
    <w:rsid w:val="005F0DE6"/>
    <w:rsid w:val="005F441D"/>
    <w:rsid w:val="006171B3"/>
    <w:rsid w:val="006222D8"/>
    <w:rsid w:val="00633FE1"/>
    <w:rsid w:val="00634826"/>
    <w:rsid w:val="006374FA"/>
    <w:rsid w:val="006426CF"/>
    <w:rsid w:val="00645BFD"/>
    <w:rsid w:val="00646455"/>
    <w:rsid w:val="00650586"/>
    <w:rsid w:val="0065533E"/>
    <w:rsid w:val="00656B0A"/>
    <w:rsid w:val="006611EB"/>
    <w:rsid w:val="00663028"/>
    <w:rsid w:val="006719D4"/>
    <w:rsid w:val="00681E5A"/>
    <w:rsid w:val="006825A4"/>
    <w:rsid w:val="006A148A"/>
    <w:rsid w:val="006A53E4"/>
    <w:rsid w:val="006A61EA"/>
    <w:rsid w:val="006A6D96"/>
    <w:rsid w:val="006B0CAC"/>
    <w:rsid w:val="006B2E05"/>
    <w:rsid w:val="006B5229"/>
    <w:rsid w:val="006B5804"/>
    <w:rsid w:val="006B5F56"/>
    <w:rsid w:val="006C1F57"/>
    <w:rsid w:val="006C27E7"/>
    <w:rsid w:val="006C2992"/>
    <w:rsid w:val="006D1DB4"/>
    <w:rsid w:val="006D4B2E"/>
    <w:rsid w:val="006F0171"/>
    <w:rsid w:val="006F3CF4"/>
    <w:rsid w:val="00707BA6"/>
    <w:rsid w:val="007129B5"/>
    <w:rsid w:val="0071423B"/>
    <w:rsid w:val="0071575F"/>
    <w:rsid w:val="00722EA8"/>
    <w:rsid w:val="00727610"/>
    <w:rsid w:val="00746B33"/>
    <w:rsid w:val="007504E1"/>
    <w:rsid w:val="0075721A"/>
    <w:rsid w:val="00767585"/>
    <w:rsid w:val="007A2CEC"/>
    <w:rsid w:val="007B1EDB"/>
    <w:rsid w:val="007B71B8"/>
    <w:rsid w:val="007C4BC5"/>
    <w:rsid w:val="007D039C"/>
    <w:rsid w:val="007E02AA"/>
    <w:rsid w:val="007E1D79"/>
    <w:rsid w:val="007E4EF4"/>
    <w:rsid w:val="008119C7"/>
    <w:rsid w:val="00821877"/>
    <w:rsid w:val="00823506"/>
    <w:rsid w:val="00827FFD"/>
    <w:rsid w:val="00836350"/>
    <w:rsid w:val="0084659D"/>
    <w:rsid w:val="00853349"/>
    <w:rsid w:val="008621E1"/>
    <w:rsid w:val="00862735"/>
    <w:rsid w:val="00865CBC"/>
    <w:rsid w:val="008718F4"/>
    <w:rsid w:val="00872ABC"/>
    <w:rsid w:val="00877181"/>
    <w:rsid w:val="008805EE"/>
    <w:rsid w:val="0088479F"/>
    <w:rsid w:val="008847B2"/>
    <w:rsid w:val="00891F29"/>
    <w:rsid w:val="0089205A"/>
    <w:rsid w:val="00893A8E"/>
    <w:rsid w:val="008943A3"/>
    <w:rsid w:val="008969C4"/>
    <w:rsid w:val="008A1CA9"/>
    <w:rsid w:val="008A3DEA"/>
    <w:rsid w:val="008C4FBE"/>
    <w:rsid w:val="008C5EA1"/>
    <w:rsid w:val="008D2944"/>
    <w:rsid w:val="008D639C"/>
    <w:rsid w:val="008D69B7"/>
    <w:rsid w:val="008F11FD"/>
    <w:rsid w:val="008F3FD4"/>
    <w:rsid w:val="008F4A9B"/>
    <w:rsid w:val="008F6E0A"/>
    <w:rsid w:val="008F7506"/>
    <w:rsid w:val="00905BA7"/>
    <w:rsid w:val="00905E21"/>
    <w:rsid w:val="00912AE0"/>
    <w:rsid w:val="00926383"/>
    <w:rsid w:val="00934306"/>
    <w:rsid w:val="00942D04"/>
    <w:rsid w:val="00946E5C"/>
    <w:rsid w:val="0094790D"/>
    <w:rsid w:val="00957855"/>
    <w:rsid w:val="0096191C"/>
    <w:rsid w:val="00962170"/>
    <w:rsid w:val="00965C4A"/>
    <w:rsid w:val="00970DBB"/>
    <w:rsid w:val="0097381A"/>
    <w:rsid w:val="009A4621"/>
    <w:rsid w:val="009B6BDF"/>
    <w:rsid w:val="009B754B"/>
    <w:rsid w:val="009C2C9A"/>
    <w:rsid w:val="009C5629"/>
    <w:rsid w:val="009C694E"/>
    <w:rsid w:val="009D4D49"/>
    <w:rsid w:val="009D56A4"/>
    <w:rsid w:val="009E5591"/>
    <w:rsid w:val="009F3119"/>
    <w:rsid w:val="00A00D9C"/>
    <w:rsid w:val="00A22659"/>
    <w:rsid w:val="00A2583B"/>
    <w:rsid w:val="00A25B61"/>
    <w:rsid w:val="00A26934"/>
    <w:rsid w:val="00A32585"/>
    <w:rsid w:val="00A365F0"/>
    <w:rsid w:val="00A5749E"/>
    <w:rsid w:val="00A57B50"/>
    <w:rsid w:val="00A63DD3"/>
    <w:rsid w:val="00A66E3C"/>
    <w:rsid w:val="00A66F81"/>
    <w:rsid w:val="00A751F3"/>
    <w:rsid w:val="00A92EE5"/>
    <w:rsid w:val="00AA3334"/>
    <w:rsid w:val="00AA38E8"/>
    <w:rsid w:val="00AB200C"/>
    <w:rsid w:val="00AB2785"/>
    <w:rsid w:val="00AC3D7E"/>
    <w:rsid w:val="00AE0435"/>
    <w:rsid w:val="00AE5C76"/>
    <w:rsid w:val="00AE684E"/>
    <w:rsid w:val="00AF082D"/>
    <w:rsid w:val="00AF21A5"/>
    <w:rsid w:val="00AF2B35"/>
    <w:rsid w:val="00B058C0"/>
    <w:rsid w:val="00B11BE8"/>
    <w:rsid w:val="00B16118"/>
    <w:rsid w:val="00B263A8"/>
    <w:rsid w:val="00B35242"/>
    <w:rsid w:val="00B352F7"/>
    <w:rsid w:val="00B42426"/>
    <w:rsid w:val="00B424FD"/>
    <w:rsid w:val="00B425B4"/>
    <w:rsid w:val="00B449F4"/>
    <w:rsid w:val="00B64A33"/>
    <w:rsid w:val="00B81B39"/>
    <w:rsid w:val="00B81C1B"/>
    <w:rsid w:val="00B85C7E"/>
    <w:rsid w:val="00B85E5D"/>
    <w:rsid w:val="00B871EB"/>
    <w:rsid w:val="00B915BD"/>
    <w:rsid w:val="00B94E61"/>
    <w:rsid w:val="00B96B57"/>
    <w:rsid w:val="00BA0018"/>
    <w:rsid w:val="00BA6A5F"/>
    <w:rsid w:val="00BC6155"/>
    <w:rsid w:val="00BC6B0F"/>
    <w:rsid w:val="00BD6557"/>
    <w:rsid w:val="00BE0FAA"/>
    <w:rsid w:val="00BF02A7"/>
    <w:rsid w:val="00BF0319"/>
    <w:rsid w:val="00BF1475"/>
    <w:rsid w:val="00BF38D8"/>
    <w:rsid w:val="00BF5242"/>
    <w:rsid w:val="00C0276C"/>
    <w:rsid w:val="00C0669D"/>
    <w:rsid w:val="00C125D2"/>
    <w:rsid w:val="00C145F2"/>
    <w:rsid w:val="00C24FF5"/>
    <w:rsid w:val="00C27725"/>
    <w:rsid w:val="00C27ED9"/>
    <w:rsid w:val="00C3267C"/>
    <w:rsid w:val="00C375E8"/>
    <w:rsid w:val="00C438F4"/>
    <w:rsid w:val="00C576BF"/>
    <w:rsid w:val="00C60657"/>
    <w:rsid w:val="00C6349D"/>
    <w:rsid w:val="00C71EF8"/>
    <w:rsid w:val="00CA5BBE"/>
    <w:rsid w:val="00CB724F"/>
    <w:rsid w:val="00CC5FFD"/>
    <w:rsid w:val="00CE55B1"/>
    <w:rsid w:val="00CF01A3"/>
    <w:rsid w:val="00CF62BA"/>
    <w:rsid w:val="00CF7C4B"/>
    <w:rsid w:val="00D02426"/>
    <w:rsid w:val="00D147A8"/>
    <w:rsid w:val="00D16229"/>
    <w:rsid w:val="00D2494B"/>
    <w:rsid w:val="00D25E65"/>
    <w:rsid w:val="00D31601"/>
    <w:rsid w:val="00D33AAA"/>
    <w:rsid w:val="00D35CC2"/>
    <w:rsid w:val="00D4065B"/>
    <w:rsid w:val="00D4138F"/>
    <w:rsid w:val="00D42D01"/>
    <w:rsid w:val="00D45379"/>
    <w:rsid w:val="00D51275"/>
    <w:rsid w:val="00D52276"/>
    <w:rsid w:val="00D57397"/>
    <w:rsid w:val="00D6547D"/>
    <w:rsid w:val="00D66AB8"/>
    <w:rsid w:val="00D74C6D"/>
    <w:rsid w:val="00D77952"/>
    <w:rsid w:val="00D8298E"/>
    <w:rsid w:val="00D829E8"/>
    <w:rsid w:val="00DB213C"/>
    <w:rsid w:val="00DD3B65"/>
    <w:rsid w:val="00DE24CB"/>
    <w:rsid w:val="00DE2FDE"/>
    <w:rsid w:val="00DF5CAA"/>
    <w:rsid w:val="00E01806"/>
    <w:rsid w:val="00E107A7"/>
    <w:rsid w:val="00E202D5"/>
    <w:rsid w:val="00E35A9F"/>
    <w:rsid w:val="00E36420"/>
    <w:rsid w:val="00E53BF0"/>
    <w:rsid w:val="00E55C11"/>
    <w:rsid w:val="00E61FD9"/>
    <w:rsid w:val="00E66C0E"/>
    <w:rsid w:val="00E707DE"/>
    <w:rsid w:val="00E70D2A"/>
    <w:rsid w:val="00E77432"/>
    <w:rsid w:val="00E83D08"/>
    <w:rsid w:val="00E83D1F"/>
    <w:rsid w:val="00EA128E"/>
    <w:rsid w:val="00EA6488"/>
    <w:rsid w:val="00EC0CCD"/>
    <w:rsid w:val="00EC32E8"/>
    <w:rsid w:val="00ED7CA4"/>
    <w:rsid w:val="00EE0DFE"/>
    <w:rsid w:val="00EE26AB"/>
    <w:rsid w:val="00EE791D"/>
    <w:rsid w:val="00EF1337"/>
    <w:rsid w:val="00EF1674"/>
    <w:rsid w:val="00F01288"/>
    <w:rsid w:val="00F01AFB"/>
    <w:rsid w:val="00F01D8E"/>
    <w:rsid w:val="00F02B74"/>
    <w:rsid w:val="00F06243"/>
    <w:rsid w:val="00F14699"/>
    <w:rsid w:val="00F25926"/>
    <w:rsid w:val="00F31A9D"/>
    <w:rsid w:val="00F336E1"/>
    <w:rsid w:val="00F35C18"/>
    <w:rsid w:val="00F36729"/>
    <w:rsid w:val="00F36CC2"/>
    <w:rsid w:val="00F40B91"/>
    <w:rsid w:val="00F41E6C"/>
    <w:rsid w:val="00F4330C"/>
    <w:rsid w:val="00F4712F"/>
    <w:rsid w:val="00F56F9A"/>
    <w:rsid w:val="00F575E2"/>
    <w:rsid w:val="00F57A6D"/>
    <w:rsid w:val="00F602B0"/>
    <w:rsid w:val="00F64A35"/>
    <w:rsid w:val="00F654A7"/>
    <w:rsid w:val="00F72D1E"/>
    <w:rsid w:val="00F737FE"/>
    <w:rsid w:val="00F91518"/>
    <w:rsid w:val="00F946BB"/>
    <w:rsid w:val="00FA37F5"/>
    <w:rsid w:val="00FA5768"/>
    <w:rsid w:val="00FB39DC"/>
    <w:rsid w:val="00FC02CC"/>
    <w:rsid w:val="00FF0123"/>
    <w:rsid w:val="00FF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547421"/>
  <w15:docId w15:val="{291FCA1B-E401-47F2-B4B5-6EBBA21F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22EA8"/>
    <w:rPr>
      <w:rFonts w:ascii="Calibri" w:hAnsi="Calibri"/>
      <w:szCs w:val="24"/>
      <w:lang w:bidi="ur-PK"/>
    </w:rPr>
  </w:style>
  <w:style w:type="paragraph" w:styleId="Heading1">
    <w:name w:val="heading 1"/>
    <w:next w:val="Normal"/>
    <w:qFormat/>
    <w:pPr>
      <w:pageBreakBefore/>
      <w:widowControl w:val="0"/>
      <w:spacing w:before="240" w:after="60"/>
      <w:outlineLvl w:val="0"/>
    </w:pPr>
    <w:rPr>
      <w:rFonts w:ascii="Arial" w:hAnsi="Arial"/>
      <w:b/>
      <w:caps/>
      <w:kern w:val="28"/>
      <w:sz w:val="24"/>
    </w:rPr>
  </w:style>
  <w:style w:type="paragraph" w:styleId="Heading2">
    <w:name w:val="heading 2"/>
    <w:next w:val="Normal"/>
    <w:qFormat/>
    <w:pPr>
      <w:keepNext/>
      <w:widowControl w:val="0"/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next w:val="Normal"/>
    <w:qFormat/>
    <w:rsid w:val="009C5629"/>
    <w:pPr>
      <w:widowControl w:val="0"/>
      <w:spacing w:before="240" w:after="60"/>
      <w:outlineLvl w:val="2"/>
    </w:pPr>
    <w:rPr>
      <w:rFonts w:ascii="Calibri Light" w:hAnsi="Calibri Light"/>
      <w:b/>
      <w:caps/>
    </w:rPr>
  </w:style>
  <w:style w:type="paragraph" w:styleId="Heading4">
    <w:name w:val="heading 4"/>
    <w:next w:val="Normal"/>
    <w:qFormat/>
    <w:pPr>
      <w:keepNext/>
      <w:spacing w:before="240" w:after="60"/>
      <w:outlineLvl w:val="3"/>
    </w:pPr>
    <w:rPr>
      <w:rFonts w:ascii="Arial" w:hAnsi="Arial"/>
      <w:b/>
      <w:caps/>
    </w:rPr>
  </w:style>
  <w:style w:type="paragraph" w:styleId="Heading5">
    <w:name w:val="heading 5"/>
    <w:next w:val="Normal"/>
    <w:qFormat/>
    <w:pPr>
      <w:keepNext/>
      <w:tabs>
        <w:tab w:val="left" w:pos="900"/>
      </w:tabs>
      <w:spacing w:after="60"/>
      <w:outlineLvl w:val="4"/>
    </w:pPr>
    <w:rPr>
      <w:rFonts w:ascii="Arial" w:hAnsi="Arial"/>
    </w:rPr>
  </w:style>
  <w:style w:type="paragraph" w:styleId="Heading6">
    <w:name w:val="heading 6"/>
    <w:next w:val="Normal"/>
    <w:qFormat/>
    <w:pPr>
      <w:keepNext/>
      <w:tabs>
        <w:tab w:val="left" w:pos="4320"/>
        <w:tab w:val="left" w:pos="8640"/>
      </w:tabs>
      <w:spacing w:after="60"/>
      <w:outlineLvl w:val="5"/>
    </w:pPr>
    <w:rPr>
      <w:rFonts w:ascii="Arial" w:hAnsi="Arial"/>
    </w:rPr>
  </w:style>
  <w:style w:type="paragraph" w:styleId="Heading7">
    <w:name w:val="heading 7"/>
    <w:next w:val="Normal"/>
    <w:qFormat/>
    <w:pPr>
      <w:tabs>
        <w:tab w:val="left" w:pos="864"/>
      </w:tabs>
      <w:spacing w:after="60"/>
      <w:outlineLvl w:val="6"/>
    </w:pPr>
    <w:rPr>
      <w:rFonts w:ascii="Arial" w:hAnsi="Arial"/>
    </w:rPr>
  </w:style>
  <w:style w:type="paragraph" w:styleId="Heading8">
    <w:name w:val="heading 8"/>
    <w:next w:val="Normal"/>
    <w:qFormat/>
    <w:pPr>
      <w:spacing w:after="60"/>
      <w:outlineLvl w:val="7"/>
    </w:pPr>
    <w:rPr>
      <w:rFonts w:ascii="Arial" w:hAnsi="Arial"/>
    </w:rPr>
  </w:style>
  <w:style w:type="paragraph" w:styleId="Heading9">
    <w:name w:val="heading 9"/>
    <w:next w:val="Normal"/>
    <w:qFormat/>
    <w:pPr>
      <w:spacing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autoRedefine/>
    <w:uiPriority w:val="39"/>
    <w:rsid w:val="00585674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ascii="Trebuchet MS" w:hAnsi="Trebuchet MS"/>
      <w:b/>
      <w:caps/>
      <w:color w:val="000000"/>
      <w:sz w:val="24"/>
      <w:lang w:val="en-GB"/>
    </w:rPr>
  </w:style>
  <w:style w:type="paragraph" w:styleId="TOC2">
    <w:name w:val="toc 2"/>
    <w:next w:val="Normal"/>
    <w:autoRedefine/>
    <w:uiPriority w:val="39"/>
    <w:rsid w:val="00585674"/>
    <w:pPr>
      <w:widowControl w:val="0"/>
      <w:tabs>
        <w:tab w:val="left" w:pos="600"/>
        <w:tab w:val="left" w:pos="800"/>
        <w:tab w:val="right" w:leader="dot" w:pos="9072"/>
      </w:tabs>
      <w:spacing w:before="60" w:after="60"/>
    </w:pPr>
    <w:rPr>
      <w:rFonts w:ascii="Trebuchet MS" w:hAnsi="Trebuchet MS"/>
      <w:b/>
      <w:caps/>
      <w:noProof/>
    </w:rPr>
  </w:style>
  <w:style w:type="paragraph" w:styleId="Index1">
    <w:name w:val="index 1"/>
    <w:basedOn w:val="Normal"/>
    <w:next w:val="Normal"/>
    <w:autoRedefine/>
    <w:semiHidden/>
    <w:pPr>
      <w:spacing w:after="120"/>
      <w:ind w:left="200" w:hanging="200"/>
    </w:pPr>
  </w:style>
  <w:style w:type="paragraph" w:styleId="Index2">
    <w:name w:val="index 2"/>
    <w:basedOn w:val="Normal"/>
    <w:next w:val="Normal"/>
    <w:autoRedefine/>
    <w:semiHidden/>
    <w:pPr>
      <w:spacing w:after="120"/>
      <w:ind w:left="400" w:hanging="200"/>
    </w:pPr>
  </w:style>
  <w:style w:type="paragraph" w:styleId="Index3">
    <w:name w:val="index 3"/>
    <w:basedOn w:val="Normal"/>
    <w:next w:val="Normal"/>
    <w:autoRedefine/>
    <w:semiHidden/>
    <w:pPr>
      <w:spacing w:after="120"/>
      <w:ind w:left="600" w:hanging="200"/>
    </w:pPr>
  </w:style>
  <w:style w:type="paragraph" w:styleId="Index4">
    <w:name w:val="index 4"/>
    <w:basedOn w:val="Normal"/>
    <w:next w:val="Normal"/>
    <w:autoRedefine/>
    <w:semiHidden/>
    <w:pPr>
      <w:spacing w:after="120"/>
      <w:ind w:left="800" w:hanging="200"/>
    </w:pPr>
  </w:style>
  <w:style w:type="paragraph" w:styleId="Index5">
    <w:name w:val="index 5"/>
    <w:basedOn w:val="Normal"/>
    <w:next w:val="Normal"/>
    <w:autoRedefine/>
    <w:semiHidden/>
    <w:pPr>
      <w:spacing w:after="120"/>
      <w:ind w:left="1000" w:hanging="200"/>
    </w:pPr>
  </w:style>
  <w:style w:type="paragraph" w:styleId="Index6">
    <w:name w:val="index 6"/>
    <w:basedOn w:val="Normal"/>
    <w:next w:val="Normal"/>
    <w:autoRedefine/>
    <w:semiHidden/>
    <w:pPr>
      <w:spacing w:after="120"/>
      <w:ind w:left="1200" w:hanging="200"/>
    </w:pPr>
  </w:style>
  <w:style w:type="paragraph" w:styleId="Index7">
    <w:name w:val="index 7"/>
    <w:basedOn w:val="Normal"/>
    <w:next w:val="Normal"/>
    <w:autoRedefine/>
    <w:semiHidden/>
    <w:pPr>
      <w:spacing w:after="120"/>
      <w:ind w:left="1400" w:hanging="200"/>
    </w:pPr>
  </w:style>
  <w:style w:type="paragraph" w:styleId="Index8">
    <w:name w:val="index 8"/>
    <w:basedOn w:val="Normal"/>
    <w:next w:val="Normal"/>
    <w:autoRedefine/>
    <w:semiHidden/>
    <w:pPr>
      <w:spacing w:after="120"/>
      <w:ind w:left="1600" w:hanging="200"/>
    </w:pPr>
  </w:style>
  <w:style w:type="paragraph" w:styleId="Index9">
    <w:name w:val="index 9"/>
    <w:basedOn w:val="Normal"/>
    <w:next w:val="Normal"/>
    <w:autoRedefine/>
    <w:semiHidden/>
    <w:pPr>
      <w:spacing w:after="120"/>
      <w:ind w:left="1800" w:hanging="200"/>
    </w:pPr>
  </w:style>
  <w:style w:type="paragraph" w:styleId="TOC3">
    <w:name w:val="toc 3"/>
    <w:basedOn w:val="Normal"/>
    <w:next w:val="Normal"/>
    <w:autoRedefine/>
    <w:uiPriority w:val="39"/>
    <w:rsid w:val="008943A3"/>
    <w:pPr>
      <w:numPr>
        <w:ilvl w:val="2"/>
        <w:numId w:val="17"/>
      </w:numPr>
      <w:tabs>
        <w:tab w:val="left" w:pos="800"/>
        <w:tab w:val="left" w:pos="1080"/>
        <w:tab w:val="right" w:leader="dot" w:pos="8280"/>
      </w:tabs>
    </w:pPr>
    <w:rPr>
      <w:caps/>
      <w:noProof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2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3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4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5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6"/>
      </w:numPr>
    </w:pPr>
    <w:rPr>
      <w:lang w:val="en-GB"/>
    </w:rPr>
  </w:style>
  <w:style w:type="paragraph" w:styleId="ListNumber">
    <w:name w:val="List Number"/>
    <w:basedOn w:val="Normal"/>
    <w:pPr>
      <w:numPr>
        <w:numId w:val="7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8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9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10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1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spacing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">
    <w:name w:val="Body Text"/>
    <w:basedOn w:val="Normal"/>
    <w:link w:val="BodyTextChar"/>
    <w:rsid w:val="00CC5FFD"/>
    <w:pPr>
      <w:spacing w:after="120"/>
    </w:pPr>
    <w:rPr>
      <w:rFonts w:ascii="Times New Roman" w:hAnsi="Times New Roman"/>
      <w:sz w:val="24"/>
      <w:szCs w:val="20"/>
      <w:lang w:bidi="ar-SA"/>
    </w:rPr>
  </w:style>
  <w:style w:type="character" w:customStyle="1" w:styleId="BodyTextChar">
    <w:name w:val="Body Text Char"/>
    <w:link w:val="BodyText"/>
    <w:rsid w:val="00CC5FFD"/>
    <w:rPr>
      <w:sz w:val="24"/>
    </w:rPr>
  </w:style>
  <w:style w:type="character" w:styleId="CommentReference">
    <w:name w:val="annotation reference"/>
    <w:rsid w:val="00136080"/>
    <w:rPr>
      <w:sz w:val="16"/>
      <w:szCs w:val="16"/>
    </w:rPr>
  </w:style>
  <w:style w:type="paragraph" w:styleId="CommentText">
    <w:name w:val="annotation text"/>
    <w:basedOn w:val="Normal"/>
    <w:link w:val="CommentTextChar"/>
    <w:rsid w:val="00136080"/>
    <w:rPr>
      <w:szCs w:val="20"/>
    </w:rPr>
  </w:style>
  <w:style w:type="character" w:customStyle="1" w:styleId="CommentTextChar">
    <w:name w:val="Comment Text Char"/>
    <w:link w:val="CommentText"/>
    <w:rsid w:val="00136080"/>
    <w:rPr>
      <w:rFonts w:ascii="Calibri" w:hAnsi="Calibri"/>
      <w:lang w:bidi="ur-PK"/>
    </w:rPr>
  </w:style>
  <w:style w:type="paragraph" w:styleId="CommentSubject">
    <w:name w:val="annotation subject"/>
    <w:basedOn w:val="CommentText"/>
    <w:next w:val="CommentText"/>
    <w:link w:val="CommentSubjectChar"/>
    <w:rsid w:val="00136080"/>
    <w:rPr>
      <w:b/>
      <w:bCs/>
    </w:rPr>
  </w:style>
  <w:style w:type="character" w:customStyle="1" w:styleId="CommentSubjectChar">
    <w:name w:val="Comment Subject Char"/>
    <w:link w:val="CommentSubject"/>
    <w:rsid w:val="00136080"/>
    <w:rPr>
      <w:rFonts w:ascii="Calibri" w:hAnsi="Calibri"/>
      <w:b/>
      <w:bCs/>
      <w:lang w:bidi="ur-PK"/>
    </w:rPr>
  </w:style>
  <w:style w:type="paragraph" w:styleId="ListParagraph">
    <w:name w:val="List Paragraph"/>
    <w:basedOn w:val="Normal"/>
    <w:uiPriority w:val="34"/>
    <w:qFormat/>
    <w:rsid w:val="00B424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1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" Type="http://schemas.openxmlformats.org/officeDocument/2006/relationships/customXml" Target="../customXml/item3.xml"/><Relationship Id="rId21" Type="http://schemas.openxmlformats.org/officeDocument/2006/relationships/image" Target="media/image7.emf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6.bin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8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0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499A9-2A74-4954-BB18-9A817DFCAB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8D0DF3F-2905-4B02-9975-638FCA073F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B0B494-C0DD-477A-B152-83F3564A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22</Pages>
  <Words>2574</Words>
  <Characters>15446</Characters>
  <Application>Microsoft Office Word</Application>
  <DocSecurity>0</DocSecurity>
  <Lines>128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MDD Design Template V1.0</vt:lpstr>
    </vt:vector>
  </TitlesOfParts>
  <Company>Nexteer Automotive</Company>
  <LinksUpToDate>false</LinksUpToDate>
  <CharactersWithSpaces>17985</CharactersWithSpaces>
  <SharedDoc>false</SharedDoc>
  <HLinks>
    <vt:vector size="342" baseType="variant">
      <vt:variant>
        <vt:i4>1703991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_Toc383611623</vt:lpwstr>
      </vt:variant>
      <vt:variant>
        <vt:i4>1703991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_Toc383611622</vt:lpwstr>
      </vt:variant>
      <vt:variant>
        <vt:i4>1703991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_Toc383611621</vt:lpwstr>
      </vt:variant>
      <vt:variant>
        <vt:i4>1048628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_Toc383611581</vt:lpwstr>
      </vt:variant>
      <vt:variant>
        <vt:i4>1048628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_Toc383611580</vt:lpwstr>
      </vt:variant>
      <vt:variant>
        <vt:i4>2031668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_Toc383611579</vt:lpwstr>
      </vt:variant>
      <vt:variant>
        <vt:i4>2031668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_Toc383611578</vt:lpwstr>
      </vt:variant>
      <vt:variant>
        <vt:i4>2031668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_Toc383611577</vt:lpwstr>
      </vt:variant>
      <vt:variant>
        <vt:i4>2031668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_Toc383611576</vt:lpwstr>
      </vt:variant>
      <vt:variant>
        <vt:i4>2031668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_Toc383611573</vt:lpwstr>
      </vt:variant>
      <vt:variant>
        <vt:i4>2031668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_Toc383611572</vt:lpwstr>
      </vt:variant>
      <vt:variant>
        <vt:i4>2031668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_Toc383611571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_Toc383611568</vt:lpwstr>
      </vt:variant>
      <vt:variant>
        <vt:i4>1966132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_Toc383611567</vt:lpwstr>
      </vt:variant>
      <vt:variant>
        <vt:i4>1966132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_Toc383611566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_Toc383611565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_Toc383611564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_Toc383611563</vt:lpwstr>
      </vt:variant>
      <vt:variant>
        <vt:i4>1966132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_Toc383611562</vt:lpwstr>
      </vt:variant>
      <vt:variant>
        <vt:i4>1966132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_Toc383611561</vt:lpwstr>
      </vt:variant>
      <vt:variant>
        <vt:i4>1966132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_Toc383611560</vt:lpwstr>
      </vt:variant>
      <vt:variant>
        <vt:i4>1900596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_Toc383611559</vt:lpwstr>
      </vt:variant>
      <vt:variant>
        <vt:i4>1900596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_Toc383611558</vt:lpwstr>
      </vt:variant>
      <vt:variant>
        <vt:i4>1900596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_Toc383611557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_Toc383611556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_Toc383611534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_Toc383611533</vt:lpwstr>
      </vt:variant>
      <vt:variant>
        <vt:i4>1769524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_Toc383611532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_Toc383611529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_Toc383611528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_Toc383611527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_Toc383611526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_Toc383611525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_Toc383611524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_Toc383611523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_Toc383611522</vt:lpwstr>
      </vt:variant>
      <vt:variant>
        <vt:i4>1703988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_Toc383611521</vt:lpwstr>
      </vt:variant>
      <vt:variant>
        <vt:i4>1703988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_Toc383611520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_Toc383611519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_Toc383611518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_Toc383611517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_Toc383611516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_Toc383611515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_Toc383611514</vt:lpwstr>
      </vt:variant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_Toc383611502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_Toc383611501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_Toc383611500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_Toc383611453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_Toc383611452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_Toc383611451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_Toc383611450</vt:lpwstr>
      </vt:variant>
      <vt:variant>
        <vt:i4>1835061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_Toc383611449</vt:lpwstr>
      </vt:variant>
      <vt:variant>
        <vt:i4>1835061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_Toc383611448</vt:lpwstr>
      </vt:variant>
      <vt:variant>
        <vt:i4>1835061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_Toc383611447</vt:lpwstr>
      </vt:variant>
      <vt:variant>
        <vt:i4>1835061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_Toc383611446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_Toc383611445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_Toc383611444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MDD Design Template V1.0</dc:title>
  <dc:creator>Steve Horwath</dc:creator>
  <dc:description>version 1.0 dated 24-Dec-2013</dc:description>
  <cp:lastModifiedBy>Mateusz Bartocha</cp:lastModifiedBy>
  <cp:revision>32</cp:revision>
  <cp:lastPrinted>2014-03-28T18:45:00Z</cp:lastPrinted>
  <dcterms:created xsi:type="dcterms:W3CDTF">2014-10-23T15:52:00Z</dcterms:created>
  <dcterms:modified xsi:type="dcterms:W3CDTF">2018-04-09T06:10:00Z</dcterms:modified>
</cp:coreProperties>
</file>