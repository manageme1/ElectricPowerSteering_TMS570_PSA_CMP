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F141E2">
      <w:pPr>
        <w:pStyle w:val="Heading1"/>
        <w:numPr>
          <w:ilvl w:val="0"/>
          <w:numId w:val="0"/>
        </w:numPr>
      </w:pPr>
      <w:r>
        <w:t xml:space="preserve">Module – </w:t>
      </w:r>
      <w:fldSimple w:instr=" DOCPROPERTY &quot;Document Title&quot;  \* MERGEFORMAT ">
        <w:r w:rsidR="00C11DC2">
          <w:t>Bulk Capacitor Precharge and Power Disconnect</w:t>
        </w:r>
      </w:fldSimple>
    </w:p>
    <w:p w:rsidR="004A781C" w:rsidRDefault="004A781C">
      <w:pPr>
        <w:pStyle w:val="Heading1"/>
      </w:pPr>
      <w:r>
        <w:t>High-Level Description</w:t>
      </w:r>
    </w:p>
    <w:p w:rsidR="004A781C" w:rsidRDefault="0076210B">
      <w:r>
        <w:t>This module handles precharging of the bulk capacitor during initialization.</w:t>
      </w:r>
      <w:r w:rsidR="00B76764">
        <w:t xml:space="preserve">  It is part of a larger initialization sequence, along with motor driver diagnostics and temporal monitor.</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F141E2" w:rsidP="00F141E2">
      <w:pPr>
        <w:jc w:val="center"/>
      </w:pPr>
    </w:p>
    <w:p w:rsidR="00167C07" w:rsidRDefault="00644044" w:rsidP="00F141E2">
      <w:pPr>
        <w:jc w:val="center"/>
      </w:pPr>
      <w:r>
        <w:rPr>
          <w:noProof/>
        </w:rPr>
        <w:drawing>
          <wp:inline distT="0" distB="0" distL="0" distR="0" wp14:anchorId="7859F4CE" wp14:editId="2E116BF6">
            <wp:extent cx="2693670" cy="2903855"/>
            <wp:effectExtent l="1905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srcRect/>
                    <a:stretch>
                      <a:fillRect/>
                    </a:stretch>
                  </pic:blipFill>
                  <pic:spPr bwMode="auto">
                    <a:xfrm>
                      <a:off x="0" y="0"/>
                      <a:ext cx="2693670" cy="2903855"/>
                    </a:xfrm>
                    <a:prstGeom prst="rect">
                      <a:avLst/>
                    </a:prstGeom>
                    <a:noFill/>
                    <a:ln w="9525">
                      <a:noFill/>
                      <a:miter lim="800000"/>
                      <a:headEnd/>
                      <a:tailEnd/>
                    </a:ln>
                  </pic:spPr>
                </pic:pic>
              </a:graphicData>
            </a:graphic>
          </wp:inline>
        </w:drawing>
      </w: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OVERRIDESIGDIAGADC_Volt_f32</w:t>
            </w:r>
          </w:p>
        </w:tc>
        <w:tc>
          <w:tcPr>
            <w:tcW w:w="4455" w:type="dxa"/>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PwrDiscClosed_Cnt_lgc</w:t>
            </w: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PMOSDIAGADC_Volt_f32</w:t>
            </w:r>
          </w:p>
        </w:tc>
        <w:tc>
          <w:tcPr>
            <w:tcW w:w="4455" w:type="dxa"/>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PwrDiscATestComplete_Cnt_lgc</w:t>
            </w: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MotorVelocityMRFUnfiltered_MtrRadpS_f32</w:t>
            </w:r>
          </w:p>
        </w:tc>
        <w:tc>
          <w:tcPr>
            <w:tcW w:w="4455" w:type="dxa"/>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PwrDiscBTestComplete_Cnt_lgc</w:t>
            </w: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Batt_V</w:t>
            </w:r>
            <w:r w:rsidR="007624AC">
              <w:rPr>
                <w:rFonts w:ascii="Arial" w:hAnsi="Arial" w:cs="Arial"/>
                <w:sz w:val="16"/>
                <w:szCs w:val="16"/>
              </w:rPr>
              <w:t>olt</w:t>
            </w:r>
            <w:r w:rsidRPr="0076210B">
              <w:rPr>
                <w:rFonts w:ascii="Arial" w:hAnsi="Arial" w:cs="Arial"/>
                <w:sz w:val="16"/>
                <w:szCs w:val="16"/>
              </w:rPr>
              <w:t>_f32</w:t>
            </w:r>
          </w:p>
        </w:tc>
        <w:tc>
          <w:tcPr>
            <w:tcW w:w="4455" w:type="dxa"/>
            <w:vAlign w:val="center"/>
          </w:tcPr>
          <w:p w:rsidR="0076210B" w:rsidRDefault="0076210B" w:rsidP="0076210B">
            <w:pPr>
              <w:spacing w:before="100" w:beforeAutospacing="1" w:after="100" w:afterAutospacing="1"/>
              <w:rPr>
                <w:rFonts w:ascii="Arial" w:hAnsi="Arial" w:cs="Arial"/>
                <w:sz w:val="16"/>
                <w:szCs w:val="16"/>
              </w:rPr>
            </w:pP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BattSwitched_V</w:t>
            </w:r>
            <w:r w:rsidR="007624AC">
              <w:rPr>
                <w:rFonts w:ascii="Arial" w:hAnsi="Arial" w:cs="Arial"/>
                <w:sz w:val="16"/>
                <w:szCs w:val="16"/>
              </w:rPr>
              <w:t>olt</w:t>
            </w:r>
            <w:r w:rsidRPr="0076210B">
              <w:rPr>
                <w:rFonts w:ascii="Arial" w:hAnsi="Arial" w:cs="Arial"/>
                <w:sz w:val="16"/>
                <w:szCs w:val="16"/>
              </w:rPr>
              <w:t>_f32</w:t>
            </w:r>
          </w:p>
        </w:tc>
        <w:tc>
          <w:tcPr>
            <w:tcW w:w="4455" w:type="dxa"/>
            <w:vAlign w:val="center"/>
          </w:tcPr>
          <w:p w:rsidR="0076210B" w:rsidRDefault="0076210B" w:rsidP="0076210B">
            <w:pPr>
              <w:spacing w:before="100" w:beforeAutospacing="1" w:after="100" w:afterAutospacing="1"/>
              <w:rPr>
                <w:rFonts w:ascii="Arial" w:hAnsi="Arial" w:cs="Arial"/>
                <w:sz w:val="16"/>
                <w:szCs w:val="16"/>
              </w:rPr>
            </w:pP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PwrDiscATestStart_Cnt_lgc</w:t>
            </w:r>
          </w:p>
        </w:tc>
        <w:tc>
          <w:tcPr>
            <w:tcW w:w="4455" w:type="dxa"/>
            <w:vAlign w:val="center"/>
          </w:tcPr>
          <w:p w:rsidR="0076210B" w:rsidRDefault="0076210B" w:rsidP="0076210B">
            <w:pPr>
              <w:spacing w:before="100" w:beforeAutospacing="1" w:after="100" w:afterAutospacing="1"/>
              <w:rPr>
                <w:rFonts w:ascii="Arial" w:hAnsi="Arial" w:cs="Arial"/>
                <w:sz w:val="16"/>
                <w:szCs w:val="16"/>
              </w:rPr>
            </w:pP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PwrDiscBTestStart_Cnt_lgc</w:t>
            </w:r>
          </w:p>
        </w:tc>
        <w:tc>
          <w:tcPr>
            <w:tcW w:w="4455" w:type="dxa"/>
            <w:vAlign w:val="center"/>
          </w:tcPr>
          <w:p w:rsidR="0076210B" w:rsidRDefault="0076210B" w:rsidP="0076210B">
            <w:pPr>
              <w:spacing w:before="100" w:beforeAutospacing="1" w:after="100" w:afterAutospacing="1"/>
              <w:rPr>
                <w:rFonts w:ascii="Arial" w:hAnsi="Arial" w:cs="Arial"/>
                <w:sz w:val="16"/>
                <w:szCs w:val="16"/>
              </w:rPr>
            </w:pPr>
          </w:p>
        </w:tc>
      </w:tr>
    </w:tbl>
    <w:p w:rsidR="006D33CC" w:rsidRDefault="006D33CC"/>
    <w:p w:rsidR="0076210B" w:rsidRDefault="0076210B">
      <w:pPr>
        <w:spacing w:after="0"/>
        <w:rPr>
          <w:rFonts w:ascii="Arial" w:hAnsi="Arial"/>
          <w:b/>
          <w:sz w:val="24"/>
        </w:rPr>
      </w:pPr>
      <w:r>
        <w:br w:type="page"/>
      </w:r>
    </w:p>
    <w:p w:rsidR="004A781C" w:rsidRDefault="004A781C">
      <w:pPr>
        <w:pStyle w:val="Heading2"/>
      </w:pPr>
      <w:r>
        <w:lastRenderedPageBreak/>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9109"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9"/>
        <w:gridCol w:w="1350"/>
        <w:gridCol w:w="1125"/>
        <w:gridCol w:w="1125"/>
        <w:gridCol w:w="2340"/>
      </w:tblGrid>
      <w:tr w:rsidR="00BD008B" w:rsidTr="001A3872">
        <w:tc>
          <w:tcPr>
            <w:tcW w:w="3169"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3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12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2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3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FirstRunComplete_Cnt_M_lgc</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BKCPPC_START_SEC_VAR_CLEARED_UNSPECIFIED</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PowerRelayInitFltFailed_Cnt_M_lgc</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BKCPPC_START_SEC_VAR_CLEARED_UNSPECIFIED</w:t>
            </w:r>
          </w:p>
        </w:tc>
      </w:tr>
      <w:tr w:rsidR="00B8118F" w:rsidTr="001A3872">
        <w:tc>
          <w:tcPr>
            <w:tcW w:w="3169"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B8118F">
              <w:rPr>
                <w:rFonts w:ascii="Arial" w:hAnsi="Arial" w:cs="Arial"/>
                <w:sz w:val="16"/>
              </w:rPr>
              <w:t>PwrDiscATestComplete_Cnt_M_lgc</w:t>
            </w:r>
          </w:p>
        </w:tc>
        <w:tc>
          <w:tcPr>
            <w:tcW w:w="135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BKCPPC_START_SEC_VAR_CLEARED_UNSPECIFIED</w:t>
            </w:r>
          </w:p>
        </w:tc>
      </w:tr>
      <w:tr w:rsidR="00B8118F" w:rsidTr="001A3872">
        <w:tc>
          <w:tcPr>
            <w:tcW w:w="3169"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B8118F">
              <w:rPr>
                <w:rFonts w:ascii="Arial" w:hAnsi="Arial" w:cs="Arial"/>
                <w:sz w:val="16"/>
              </w:rPr>
              <w:t>PwrDiscBTestComplete_Cnt_M_lgc</w:t>
            </w:r>
          </w:p>
        </w:tc>
        <w:tc>
          <w:tcPr>
            <w:tcW w:w="135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BKCPPC_START_SEC_VAR_CLEARED_UNSPECIFIED</w:t>
            </w:r>
          </w:p>
        </w:tc>
      </w:tr>
      <w:tr w:rsidR="00B8118F" w:rsidTr="001A3872">
        <w:tc>
          <w:tcPr>
            <w:tcW w:w="3169"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B8118F">
              <w:rPr>
                <w:rFonts w:ascii="Arial" w:hAnsi="Arial" w:cs="Arial"/>
                <w:sz w:val="16"/>
              </w:rPr>
              <w:t>PwrDiscClosed_Cnt_M_lgc</w:t>
            </w:r>
          </w:p>
        </w:tc>
        <w:tc>
          <w:tcPr>
            <w:tcW w:w="135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BKCPPC_START_SEC_VAR_CLEARED_UNSPECIFIED</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BulkCapPrechargeState_Cnt_M_enum</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7</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BKCPPC_START_SEC_VAR_CLEARED_UNSPECIFIED</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RunTimeFaultAcc_Cnt_M_u16</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BKCPPC_START_SEC_VAR_CLEARED_16</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VerifyDiscOpenDiagTimer_mS_M_u32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WaitForSqrWaveDiagTimer_mS_M_u32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PrechargeDiagTimer_mS_M_u32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PostCloseDiagTimer_mS_M_u32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VerifyCloseDiagTimer_mS_M_u32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VdischMax_Volts_M_f32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21</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VdischMin_Volts_M_f32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19</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VbattStart_Volts_M_f32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30</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VswitchStart_Volts_M_f32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20</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MotionDetected_Cnt_D_lgc</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BKCPPC_START_SEC_VAR_CLEARED_UNSPECIFIED</w:t>
            </w:r>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DeltaV_Volts_D_f32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 xml:space="preserve">Single </w:t>
            </w:r>
            <w:r w:rsidRPr="0076210B">
              <w:rPr>
                <w:rFonts w:ascii="Arial" w:hAnsi="Arial" w:cs="Arial"/>
                <w:sz w:val="16"/>
              </w:rPr>
              <w:lastRenderedPageBreak/>
              <w:t>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lastRenderedPageBreak/>
              <w:t>-20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30</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w:t>
            </w:r>
            <w:r w:rsidRPr="0076210B">
              <w:rPr>
                <w:rFonts w:ascii="Arial" w:hAnsi="Arial" w:cs="Arial"/>
                <w:sz w:val="16"/>
              </w:rPr>
              <w:lastRenderedPageBreak/>
              <w:t>_CLEARED_32</w:t>
            </w:r>
          </w:p>
        </w:tc>
      </w:tr>
      <w:tr w:rsidR="001A3872" w:rsidTr="001A3872">
        <w:trPr>
          <w:ins w:id="0" w:author="Kaur, Lovepreet" w:date="2014-03-24T09:35:00Z"/>
        </w:trPr>
        <w:tc>
          <w:tcPr>
            <w:tcW w:w="3169" w:type="dxa"/>
            <w:tcBorders>
              <w:top w:val="single" w:sz="6" w:space="0" w:color="auto"/>
              <w:left w:val="single" w:sz="6" w:space="0" w:color="auto"/>
              <w:bottom w:val="single" w:sz="6" w:space="0" w:color="auto"/>
              <w:right w:val="single" w:sz="6" w:space="0" w:color="auto"/>
            </w:tcBorders>
          </w:tcPr>
          <w:p w:rsidR="001A3872" w:rsidRPr="0076210B" w:rsidRDefault="001A3872" w:rsidP="0076210B">
            <w:pPr>
              <w:spacing w:before="60"/>
              <w:rPr>
                <w:ins w:id="1" w:author="Kaur, Lovepreet" w:date="2014-03-24T09:35:00Z"/>
                <w:rFonts w:ascii="Arial" w:hAnsi="Arial" w:cs="Arial"/>
                <w:sz w:val="16"/>
              </w:rPr>
            </w:pPr>
            <w:ins w:id="2" w:author="Kaur, Lovepreet" w:date="2014-03-24T09:35:00Z">
              <w:r w:rsidRPr="001A3872">
                <w:rPr>
                  <w:rFonts w:ascii="Arial" w:hAnsi="Arial" w:cs="Arial"/>
                  <w:sz w:val="16"/>
                </w:rPr>
                <w:lastRenderedPageBreak/>
                <w:t>VerifyPwrDiscCloseErrAcc_Cnt_M_u16</w:t>
              </w:r>
            </w:ins>
          </w:p>
        </w:tc>
        <w:tc>
          <w:tcPr>
            <w:tcW w:w="1350" w:type="dxa"/>
            <w:tcBorders>
              <w:top w:val="single" w:sz="6" w:space="0" w:color="auto"/>
              <w:left w:val="single" w:sz="6" w:space="0" w:color="auto"/>
              <w:bottom w:val="single" w:sz="6" w:space="0" w:color="auto"/>
              <w:right w:val="single" w:sz="6" w:space="0" w:color="auto"/>
            </w:tcBorders>
          </w:tcPr>
          <w:p w:rsidR="001A3872" w:rsidRPr="0076210B" w:rsidRDefault="001A3872" w:rsidP="0076210B">
            <w:pPr>
              <w:spacing w:before="60"/>
              <w:rPr>
                <w:ins w:id="3" w:author="Kaur, Lovepreet" w:date="2014-03-24T09:35:00Z"/>
                <w:rFonts w:ascii="Arial" w:hAnsi="Arial" w:cs="Arial"/>
                <w:sz w:val="16"/>
              </w:rPr>
            </w:pPr>
            <w:ins w:id="4" w:author="Kaur, Lovepreet" w:date="2014-03-24T09:36:00Z">
              <w:r>
                <w:rPr>
                  <w:rFonts w:ascii="Arial" w:hAnsi="Arial" w:cs="Arial"/>
                  <w:sz w:val="16"/>
                </w:rPr>
                <w:t>1</w:t>
              </w:r>
            </w:ins>
          </w:p>
        </w:tc>
        <w:tc>
          <w:tcPr>
            <w:tcW w:w="1125" w:type="dxa"/>
            <w:tcBorders>
              <w:top w:val="single" w:sz="6" w:space="0" w:color="auto"/>
              <w:left w:val="single" w:sz="6" w:space="0" w:color="auto"/>
              <w:bottom w:val="single" w:sz="6" w:space="0" w:color="auto"/>
              <w:right w:val="single" w:sz="6" w:space="0" w:color="auto"/>
            </w:tcBorders>
          </w:tcPr>
          <w:p w:rsidR="001A3872" w:rsidRPr="0076210B" w:rsidRDefault="001A3872" w:rsidP="0076210B">
            <w:pPr>
              <w:spacing w:before="60"/>
              <w:rPr>
                <w:ins w:id="5" w:author="Kaur, Lovepreet" w:date="2014-03-24T09:35:00Z"/>
                <w:rFonts w:ascii="Arial" w:hAnsi="Arial" w:cs="Arial"/>
                <w:sz w:val="16"/>
              </w:rPr>
            </w:pPr>
            <w:ins w:id="6" w:author="Kaur, Lovepreet" w:date="2014-03-24T09:36:00Z">
              <w:r>
                <w:rPr>
                  <w:rFonts w:ascii="Arial" w:hAnsi="Arial" w:cs="Arial"/>
                  <w:sz w:val="16"/>
                </w:rPr>
                <w:t>0</w:t>
              </w:r>
            </w:ins>
          </w:p>
        </w:tc>
        <w:tc>
          <w:tcPr>
            <w:tcW w:w="1125" w:type="dxa"/>
            <w:tcBorders>
              <w:top w:val="single" w:sz="6" w:space="0" w:color="auto"/>
              <w:left w:val="single" w:sz="6" w:space="0" w:color="auto"/>
              <w:bottom w:val="single" w:sz="6" w:space="0" w:color="auto"/>
              <w:right w:val="single" w:sz="6" w:space="0" w:color="auto"/>
            </w:tcBorders>
          </w:tcPr>
          <w:p w:rsidR="001A3872" w:rsidRPr="0076210B" w:rsidRDefault="001A3872" w:rsidP="0076210B">
            <w:pPr>
              <w:spacing w:before="60"/>
              <w:rPr>
                <w:ins w:id="7" w:author="Kaur, Lovepreet" w:date="2014-03-24T09:35:00Z"/>
                <w:rFonts w:ascii="Arial" w:hAnsi="Arial" w:cs="Arial"/>
                <w:sz w:val="16"/>
              </w:rPr>
            </w:pPr>
            <w:ins w:id="8" w:author="Kaur, Lovepreet" w:date="2014-03-24T09:36:00Z">
              <w:r>
                <w:rPr>
                  <w:rFonts w:ascii="Arial" w:hAnsi="Arial" w:cs="Arial"/>
                  <w:sz w:val="16"/>
                </w:rPr>
                <w:t>1000</w:t>
              </w:r>
            </w:ins>
          </w:p>
        </w:tc>
        <w:tc>
          <w:tcPr>
            <w:tcW w:w="2340" w:type="dxa"/>
            <w:tcBorders>
              <w:top w:val="single" w:sz="6" w:space="0" w:color="auto"/>
              <w:left w:val="single" w:sz="6" w:space="0" w:color="auto"/>
              <w:bottom w:val="single" w:sz="6" w:space="0" w:color="auto"/>
              <w:right w:val="single" w:sz="6" w:space="0" w:color="auto"/>
            </w:tcBorders>
          </w:tcPr>
          <w:p w:rsidR="001A3872" w:rsidRPr="0076210B" w:rsidRDefault="001A3872" w:rsidP="0076210B">
            <w:pPr>
              <w:spacing w:before="60"/>
              <w:rPr>
                <w:ins w:id="9" w:author="Kaur, Lovepreet" w:date="2014-03-24T09:35:00Z"/>
                <w:rFonts w:ascii="Arial" w:hAnsi="Arial" w:cs="Arial"/>
                <w:sz w:val="16"/>
              </w:rPr>
            </w:pPr>
            <w:ins w:id="10" w:author="Kaur, Lovepreet" w:date="2014-03-24T09:37:00Z">
              <w:r w:rsidRPr="0076210B">
                <w:rPr>
                  <w:rFonts w:ascii="Arial" w:hAnsi="Arial" w:cs="Arial"/>
                  <w:sz w:val="16"/>
                </w:rPr>
                <w:t>BKCPPC_START_SEC_VAR_CLEARED_16</w:t>
              </w:r>
            </w:ins>
          </w:p>
        </w:tc>
      </w:tr>
      <w:tr w:rsidR="0076210B" w:rsidTr="001A3872">
        <w:tc>
          <w:tcPr>
            <w:tcW w:w="3169"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VswitchCorrected_Volts_D_f32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120</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bl>
    <w:p w:rsidR="0076210B" w:rsidRDefault="0076210B"/>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808"/>
        <w:gridCol w:w="2880"/>
        <w:gridCol w:w="1260"/>
        <w:gridCol w:w="992"/>
        <w:gridCol w:w="993"/>
      </w:tblGrid>
      <w:tr w:rsidR="003C4D3F" w:rsidTr="0076210B">
        <w:tc>
          <w:tcPr>
            <w:tcW w:w="280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tc>
        <w:tc>
          <w:tcPr>
            <w:tcW w:w="288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2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76210B">
        <w:tc>
          <w:tcPr>
            <w:tcW w:w="2808" w:type="dxa"/>
          </w:tcPr>
          <w:p w:rsidR="003C4D3F" w:rsidRDefault="0076210B" w:rsidP="00F957FA">
            <w:pPr>
              <w:spacing w:before="60"/>
              <w:rPr>
                <w:rFonts w:ascii="Arial" w:hAnsi="Arial" w:cs="Arial"/>
                <w:sz w:val="16"/>
              </w:rPr>
            </w:pPr>
            <w:r w:rsidRPr="0076210B">
              <w:rPr>
                <w:rFonts w:ascii="Arial" w:hAnsi="Arial" w:cs="Arial"/>
                <w:sz w:val="16"/>
              </w:rPr>
              <w:t>BulkCapPrechargeSequenceType</w:t>
            </w:r>
          </w:p>
        </w:tc>
        <w:tc>
          <w:tcPr>
            <w:tcW w:w="2880" w:type="dxa"/>
          </w:tcPr>
          <w:p w:rsidR="0076210B" w:rsidRPr="0076210B" w:rsidRDefault="0076210B" w:rsidP="0076210B">
            <w:pPr>
              <w:spacing w:before="60"/>
              <w:rPr>
                <w:rFonts w:ascii="Arial" w:hAnsi="Arial" w:cs="Arial"/>
                <w:sz w:val="16"/>
              </w:rPr>
            </w:pPr>
            <w:r w:rsidRPr="0076210B">
              <w:rPr>
                <w:rFonts w:ascii="Arial" w:hAnsi="Arial" w:cs="Arial"/>
                <w:sz w:val="16"/>
              </w:rPr>
              <w:t>BULKCAP_WAITFORSTARTA = 0</w:t>
            </w:r>
          </w:p>
          <w:p w:rsidR="0076210B" w:rsidRPr="0076210B" w:rsidRDefault="0076210B" w:rsidP="0076210B">
            <w:pPr>
              <w:spacing w:before="60"/>
              <w:rPr>
                <w:rFonts w:ascii="Arial" w:hAnsi="Arial" w:cs="Arial"/>
                <w:sz w:val="16"/>
              </w:rPr>
            </w:pPr>
            <w:r w:rsidRPr="0076210B">
              <w:rPr>
                <w:rFonts w:ascii="Arial" w:hAnsi="Arial" w:cs="Arial"/>
                <w:sz w:val="16"/>
              </w:rPr>
              <w:t>BULKCAP_VERIFYDISCOPEN = 1</w:t>
            </w:r>
          </w:p>
          <w:p w:rsidR="0076210B" w:rsidRPr="0076210B" w:rsidRDefault="0076210B" w:rsidP="0076210B">
            <w:pPr>
              <w:spacing w:before="60"/>
              <w:rPr>
                <w:rFonts w:ascii="Arial" w:hAnsi="Arial" w:cs="Arial"/>
                <w:sz w:val="16"/>
              </w:rPr>
            </w:pPr>
            <w:r w:rsidRPr="0076210B">
              <w:rPr>
                <w:rFonts w:ascii="Arial" w:hAnsi="Arial" w:cs="Arial"/>
                <w:sz w:val="16"/>
              </w:rPr>
              <w:t>BULKCAP_WAITFORSQRWAVE = 2</w:t>
            </w:r>
          </w:p>
          <w:p w:rsidR="0076210B" w:rsidRPr="0076210B" w:rsidRDefault="0076210B" w:rsidP="0076210B">
            <w:pPr>
              <w:spacing w:before="60"/>
              <w:rPr>
                <w:rFonts w:ascii="Arial" w:hAnsi="Arial" w:cs="Arial"/>
                <w:sz w:val="16"/>
              </w:rPr>
            </w:pPr>
            <w:r w:rsidRPr="0076210B">
              <w:rPr>
                <w:rFonts w:ascii="Arial" w:hAnsi="Arial" w:cs="Arial"/>
                <w:sz w:val="16"/>
              </w:rPr>
              <w:t>BULKCAP_PRECHARGE = 3</w:t>
            </w:r>
          </w:p>
          <w:p w:rsidR="0076210B" w:rsidRPr="0076210B" w:rsidRDefault="0076210B" w:rsidP="0076210B">
            <w:pPr>
              <w:spacing w:before="60"/>
              <w:rPr>
                <w:rFonts w:ascii="Arial" w:hAnsi="Arial" w:cs="Arial"/>
                <w:sz w:val="16"/>
              </w:rPr>
            </w:pPr>
            <w:r w:rsidRPr="0076210B">
              <w:rPr>
                <w:rFonts w:ascii="Arial" w:hAnsi="Arial" w:cs="Arial"/>
                <w:sz w:val="16"/>
              </w:rPr>
              <w:t>BULKCAP_WAITFORSTARTB = 4</w:t>
            </w:r>
          </w:p>
          <w:p w:rsidR="0076210B" w:rsidRPr="0076210B" w:rsidRDefault="0076210B" w:rsidP="0076210B">
            <w:pPr>
              <w:spacing w:before="60"/>
              <w:rPr>
                <w:rFonts w:ascii="Arial" w:hAnsi="Arial" w:cs="Arial"/>
                <w:sz w:val="16"/>
              </w:rPr>
            </w:pPr>
            <w:r w:rsidRPr="0076210B">
              <w:rPr>
                <w:rFonts w:ascii="Arial" w:hAnsi="Arial" w:cs="Arial"/>
                <w:sz w:val="16"/>
              </w:rPr>
              <w:t>BULKCAP_POSTCLOSE = 5</w:t>
            </w:r>
          </w:p>
          <w:p w:rsidR="0076210B" w:rsidRPr="0076210B" w:rsidRDefault="0076210B" w:rsidP="0076210B">
            <w:pPr>
              <w:spacing w:before="60"/>
              <w:rPr>
                <w:rFonts w:ascii="Arial" w:hAnsi="Arial" w:cs="Arial"/>
                <w:sz w:val="16"/>
              </w:rPr>
            </w:pPr>
            <w:r w:rsidRPr="0076210B">
              <w:rPr>
                <w:rFonts w:ascii="Arial" w:hAnsi="Arial" w:cs="Arial"/>
                <w:sz w:val="16"/>
              </w:rPr>
              <w:t>BULKCAP_VERIFYCLOSE = 6</w:t>
            </w:r>
          </w:p>
          <w:p w:rsidR="003C4D3F" w:rsidRDefault="0076210B" w:rsidP="0076210B">
            <w:pPr>
              <w:spacing w:before="60"/>
              <w:rPr>
                <w:rFonts w:ascii="Arial" w:hAnsi="Arial" w:cs="Arial"/>
                <w:sz w:val="16"/>
              </w:rPr>
            </w:pPr>
            <w:r w:rsidRPr="0076210B">
              <w:rPr>
                <w:rFonts w:ascii="Arial" w:hAnsi="Arial" w:cs="Arial"/>
                <w:sz w:val="16"/>
              </w:rPr>
              <w:t>BULKCAP_RUNTIMEDIAG = 7</w:t>
            </w:r>
          </w:p>
        </w:tc>
        <w:tc>
          <w:tcPr>
            <w:tcW w:w="1260" w:type="dxa"/>
          </w:tcPr>
          <w:p w:rsidR="003C4D3F" w:rsidRDefault="0076210B" w:rsidP="00F957FA">
            <w:pPr>
              <w:spacing w:before="60"/>
              <w:rPr>
                <w:rFonts w:ascii="Arial" w:hAnsi="Arial" w:cs="Arial"/>
                <w:sz w:val="16"/>
              </w:rPr>
            </w:pPr>
            <w:r>
              <w:rPr>
                <w:rFonts w:ascii="Arial" w:hAnsi="Arial" w:cs="Arial"/>
                <w:sz w:val="16"/>
              </w:rPr>
              <w:t>uint8</w:t>
            </w:r>
          </w:p>
        </w:tc>
        <w:tc>
          <w:tcPr>
            <w:tcW w:w="992" w:type="dxa"/>
          </w:tcPr>
          <w:p w:rsidR="003C4D3F" w:rsidRDefault="0076210B" w:rsidP="00F957FA">
            <w:pPr>
              <w:spacing w:before="60"/>
              <w:rPr>
                <w:rFonts w:ascii="Arial" w:hAnsi="Arial" w:cs="Arial"/>
                <w:sz w:val="16"/>
              </w:rPr>
            </w:pPr>
            <w:r>
              <w:rPr>
                <w:rFonts w:ascii="Arial" w:hAnsi="Arial" w:cs="Arial"/>
                <w:sz w:val="16"/>
              </w:rPr>
              <w:t>0</w:t>
            </w:r>
          </w:p>
        </w:tc>
        <w:tc>
          <w:tcPr>
            <w:tcW w:w="993" w:type="dxa"/>
          </w:tcPr>
          <w:p w:rsidR="003C4D3F" w:rsidRDefault="0076210B" w:rsidP="00F957FA">
            <w:pPr>
              <w:spacing w:before="60"/>
              <w:rPr>
                <w:rFonts w:ascii="Arial" w:hAnsi="Arial" w:cs="Arial"/>
                <w:sz w:val="16"/>
              </w:rPr>
            </w:pPr>
            <w:r>
              <w:rPr>
                <w:rFonts w:ascii="Arial" w:hAnsi="Arial" w:cs="Arial"/>
                <w:sz w:val="16"/>
              </w:rPr>
              <w:t>7</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k_MtrMotionThresh_MtrRadpS_f32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k_MaxSwitchedVolt_Volts_f32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k_PwrDiscOpenThresh_Volts_f32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k_PMOSDIAGOpenThresh_Volts_f32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k_OVERRIDESIGDIAGOpenThresh_Volts_f32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k_VerifyPwrDiscOpenThresh_mS_u16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k_WaitForSqrWaveThresh_mS_u16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k_PwrDiscCloseThresh_Volts_f32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k_PrechargeThresh_mS_u16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k_PMOSVError_Volts_f32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k_PMOSTError_mS_u16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k_MaxDischEst_Uls_f32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k_MinDischEst_Uls_f32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k_VswitchDeltaThresh_Volts_f32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k_VerifyPwrDiscCloseThresh_mS_u16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k_ChargeMinDelta_Volts_f32</w:t>
            </w:r>
          </w:p>
        </w:tc>
      </w:tr>
      <w:tr w:rsidR="0085435C" w:rsidTr="0076210B">
        <w:trPr>
          <w:jc w:val="center"/>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rFonts w:ascii="Arial" w:hAnsi="Arial" w:cs="Arial"/>
                <w:sz w:val="16"/>
              </w:rPr>
            </w:pPr>
            <w:r>
              <w:rPr>
                <w:rFonts w:ascii="Arial" w:hAnsi="Arial" w:cs="Arial"/>
                <w:sz w:val="16"/>
                <w:szCs w:val="16"/>
              </w:rPr>
              <w:t>k_VbattSwitchThreshNonExt_Volt_f32</w:t>
            </w:r>
          </w:p>
        </w:tc>
      </w:tr>
      <w:tr w:rsidR="0085435C" w:rsidTr="0076210B">
        <w:trPr>
          <w:jc w:val="center"/>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rFonts w:ascii="Arial" w:hAnsi="Arial" w:cs="Arial"/>
                <w:sz w:val="16"/>
              </w:rPr>
            </w:pPr>
            <w:r>
              <w:rPr>
                <w:rFonts w:ascii="Arial" w:hAnsi="Arial" w:cs="Arial"/>
                <w:sz w:val="16"/>
                <w:szCs w:val="16"/>
              </w:rPr>
              <w:t>k_VbattSwitchThreshExNorm_Volt_f32</w:t>
            </w:r>
          </w:p>
        </w:tc>
      </w:tr>
      <w:tr w:rsidR="0085435C" w:rsidTr="0076210B">
        <w:trPr>
          <w:jc w:val="center"/>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rFonts w:ascii="Arial" w:hAnsi="Arial" w:cs="Arial"/>
                <w:sz w:val="16"/>
              </w:rPr>
            </w:pPr>
            <w:r>
              <w:rPr>
                <w:rFonts w:ascii="Arial" w:hAnsi="Arial" w:cs="Arial"/>
                <w:sz w:val="16"/>
                <w:szCs w:val="16"/>
              </w:rPr>
              <w:t>k_ChargeMinDeltaNonOp_Volt_f32</w:t>
            </w:r>
          </w:p>
        </w:tc>
      </w:tr>
      <w:tr w:rsidR="0085435C" w:rsidTr="0076210B">
        <w:trPr>
          <w:jc w:val="center"/>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rFonts w:ascii="Arial" w:hAnsi="Arial" w:cs="Arial"/>
                <w:sz w:val="16"/>
              </w:rPr>
            </w:pPr>
            <w:r>
              <w:rPr>
                <w:rFonts w:ascii="Arial" w:hAnsi="Arial" w:cs="Arial"/>
                <w:sz w:val="16"/>
                <w:szCs w:val="16"/>
              </w:rPr>
              <w:t>k_ChargeMinDeltaExtOp_Volt_f32</w:t>
            </w:r>
          </w:p>
        </w:tc>
      </w:tr>
      <w:tr w:rsidR="0085435C" w:rsidTr="0076210B">
        <w:trPr>
          <w:jc w:val="center"/>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rFonts w:ascii="Arial" w:hAnsi="Arial" w:cs="Arial"/>
                <w:sz w:val="16"/>
              </w:rPr>
            </w:pPr>
            <w:r>
              <w:rPr>
                <w:rFonts w:ascii="Arial" w:hAnsi="Arial" w:cs="Arial"/>
                <w:sz w:val="16"/>
                <w:szCs w:val="16"/>
              </w:rPr>
              <w:t>k_ChargeMinDeltaNormlOp_Volt_f32</w:t>
            </w:r>
          </w:p>
        </w:tc>
      </w:tr>
      <w:tr w:rsidR="0076210B" w:rsidTr="008F4706">
        <w:trPr>
          <w:jc w:val="center"/>
        </w:trPr>
        <w:tc>
          <w:tcPr>
            <w:tcW w:w="4608" w:type="dxa"/>
            <w:tcBorders>
              <w:top w:val="nil"/>
              <w:left w:val="single" w:sz="6" w:space="0" w:color="auto"/>
              <w:bottom w:val="nil"/>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k_ChargePumpDiag_Cnt_str</w:t>
            </w:r>
          </w:p>
        </w:tc>
      </w:tr>
      <w:tr w:rsidR="008F4706" w:rsidTr="0076210B">
        <w:trPr>
          <w:jc w:val="center"/>
          <w:ins w:id="11" w:author="Kaur, Lovepreet" w:date="2014-03-19T13:43:00Z"/>
        </w:trPr>
        <w:tc>
          <w:tcPr>
            <w:tcW w:w="4608" w:type="dxa"/>
            <w:tcBorders>
              <w:top w:val="nil"/>
              <w:left w:val="single" w:sz="6" w:space="0" w:color="auto"/>
              <w:bottom w:val="single" w:sz="6" w:space="0" w:color="auto"/>
              <w:right w:val="single" w:sz="6" w:space="0" w:color="auto"/>
            </w:tcBorders>
            <w:vAlign w:val="center"/>
          </w:tcPr>
          <w:p w:rsidR="008F4706" w:rsidRPr="0076210B" w:rsidRDefault="008F4706" w:rsidP="0076210B">
            <w:pPr>
              <w:spacing w:before="60"/>
              <w:rPr>
                <w:ins w:id="12" w:author="Kaur, Lovepreet" w:date="2014-03-19T13:43:00Z"/>
                <w:rFonts w:ascii="Arial" w:hAnsi="Arial" w:cs="Arial"/>
                <w:sz w:val="16"/>
              </w:rPr>
            </w:pPr>
            <w:ins w:id="13" w:author="Kaur, Lovepreet" w:date="2014-03-19T13:43:00Z">
              <w:r w:rsidRPr="008F4706">
                <w:rPr>
                  <w:rFonts w:ascii="Arial" w:hAnsi="Arial" w:cs="Arial"/>
                  <w:sz w:val="16"/>
                </w:rPr>
                <w:t>k_VerifyPwrDiscCloseDiag_Cnt_str</w:t>
              </w:r>
            </w:ins>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lastRenderedPageBreak/>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1950"/>
        <w:gridCol w:w="1680"/>
        <w:gridCol w:w="1680"/>
      </w:tblGrid>
      <w:tr w:rsidR="00DE4889" w:rsidTr="0076210B">
        <w:tc>
          <w:tcPr>
            <w:tcW w:w="361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95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76210B">
        <w:tc>
          <w:tcPr>
            <w:tcW w:w="3618" w:type="dxa"/>
            <w:tcBorders>
              <w:top w:val="single" w:sz="6" w:space="0" w:color="auto"/>
              <w:left w:val="single" w:sz="6" w:space="0" w:color="auto"/>
              <w:bottom w:val="single" w:sz="6" w:space="0" w:color="auto"/>
              <w:right w:val="single" w:sz="6" w:space="0" w:color="auto"/>
            </w:tcBorders>
          </w:tcPr>
          <w:p w:rsidR="00DE4889" w:rsidRDefault="0076210B" w:rsidP="00F957FA">
            <w:pPr>
              <w:spacing w:before="60"/>
              <w:rPr>
                <w:rFonts w:ascii="Arial" w:hAnsi="Arial" w:cs="Arial"/>
                <w:sz w:val="16"/>
              </w:rPr>
            </w:pPr>
            <w:r w:rsidRPr="0076210B">
              <w:rPr>
                <w:rFonts w:ascii="Arial" w:hAnsi="Arial" w:cs="Arial"/>
                <w:sz w:val="16"/>
              </w:rPr>
              <w:t>D_VDISCHMAXFACTOR_ULS_F32</w:t>
            </w:r>
          </w:p>
        </w:tc>
        <w:tc>
          <w:tcPr>
            <w:tcW w:w="1950" w:type="dxa"/>
            <w:tcBorders>
              <w:top w:val="single" w:sz="6" w:space="0" w:color="auto"/>
              <w:left w:val="single" w:sz="6" w:space="0" w:color="auto"/>
              <w:bottom w:val="single" w:sz="6" w:space="0" w:color="auto"/>
              <w:right w:val="single" w:sz="6" w:space="0" w:color="auto"/>
            </w:tcBorders>
          </w:tcPr>
          <w:p w:rsidR="00DE4889" w:rsidRDefault="0076210B"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76210B" w:rsidP="00F957FA">
            <w:pPr>
              <w:spacing w:before="60"/>
              <w:rPr>
                <w:rFonts w:ascii="Arial" w:hAnsi="Arial" w:cs="Arial"/>
                <w:sz w:val="16"/>
              </w:rPr>
            </w:pPr>
            <w:r>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DE4889" w:rsidRDefault="0076210B" w:rsidP="00F957FA">
            <w:pPr>
              <w:spacing w:before="60"/>
              <w:rPr>
                <w:rFonts w:ascii="Arial" w:hAnsi="Arial" w:cs="Arial"/>
                <w:sz w:val="16"/>
              </w:rPr>
            </w:pPr>
            <w:r>
              <w:rPr>
                <w:rFonts w:ascii="Arial" w:hAnsi="Arial" w:cs="Arial"/>
                <w:sz w:val="16"/>
              </w:rPr>
              <w:t>1.05</w:t>
            </w:r>
          </w:p>
        </w:tc>
      </w:tr>
      <w:tr w:rsidR="0076210B" w:rsidTr="0076210B">
        <w:tc>
          <w:tcPr>
            <w:tcW w:w="3618" w:type="dxa"/>
            <w:tcBorders>
              <w:top w:val="single" w:sz="6" w:space="0" w:color="auto"/>
              <w:left w:val="single" w:sz="6" w:space="0" w:color="auto"/>
              <w:bottom w:val="single" w:sz="6" w:space="0" w:color="auto"/>
              <w:right w:val="single" w:sz="6" w:space="0" w:color="auto"/>
            </w:tcBorders>
          </w:tcPr>
          <w:p w:rsidR="0076210B" w:rsidRDefault="0076210B" w:rsidP="00F957FA">
            <w:pPr>
              <w:spacing w:before="60"/>
              <w:rPr>
                <w:rFonts w:ascii="Arial" w:hAnsi="Arial" w:cs="Arial"/>
                <w:sz w:val="16"/>
              </w:rPr>
            </w:pPr>
            <w:r w:rsidRPr="0076210B">
              <w:rPr>
                <w:rFonts w:ascii="Arial" w:hAnsi="Arial" w:cs="Arial"/>
                <w:sz w:val="16"/>
              </w:rPr>
              <w:t>D_VDISCHMINFACTOR_ULS_F32</w:t>
            </w:r>
          </w:p>
        </w:tc>
        <w:tc>
          <w:tcPr>
            <w:tcW w:w="1950" w:type="dxa"/>
            <w:tcBorders>
              <w:top w:val="single" w:sz="6" w:space="0" w:color="auto"/>
              <w:left w:val="single" w:sz="6" w:space="0" w:color="auto"/>
              <w:bottom w:val="single" w:sz="6" w:space="0" w:color="auto"/>
              <w:right w:val="single" w:sz="6" w:space="0" w:color="auto"/>
            </w:tcBorders>
          </w:tcPr>
          <w:p w:rsidR="0076210B" w:rsidRDefault="0076210B" w:rsidP="0085435C">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76210B" w:rsidRDefault="0076210B" w:rsidP="0085435C">
            <w:pPr>
              <w:spacing w:before="60"/>
              <w:rPr>
                <w:rFonts w:ascii="Arial" w:hAnsi="Arial" w:cs="Arial"/>
                <w:sz w:val="16"/>
              </w:rPr>
            </w:pPr>
            <w:r>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76210B" w:rsidRDefault="0076210B" w:rsidP="00F957FA">
            <w:pPr>
              <w:spacing w:before="60"/>
              <w:rPr>
                <w:rFonts w:ascii="Arial" w:hAnsi="Arial" w:cs="Arial"/>
                <w:sz w:val="16"/>
              </w:rPr>
            </w:pPr>
            <w:r>
              <w:rPr>
                <w:rFonts w:ascii="Arial" w:hAnsi="Arial" w:cs="Arial"/>
                <w:sz w:val="16"/>
              </w:rPr>
              <w:t>0.95</w:t>
            </w:r>
          </w:p>
        </w:tc>
      </w:tr>
      <w:tr w:rsidR="00721F17" w:rsidTr="0076210B">
        <w:tc>
          <w:tcPr>
            <w:tcW w:w="3618" w:type="dxa"/>
            <w:tcBorders>
              <w:top w:val="single" w:sz="6" w:space="0" w:color="auto"/>
              <w:left w:val="single" w:sz="6" w:space="0" w:color="auto"/>
              <w:bottom w:val="single" w:sz="6" w:space="0" w:color="auto"/>
              <w:right w:val="single" w:sz="6" w:space="0" w:color="auto"/>
            </w:tcBorders>
          </w:tcPr>
          <w:p w:rsidR="00721F17" w:rsidRPr="0076210B" w:rsidRDefault="00721F17" w:rsidP="00F957FA">
            <w:pPr>
              <w:spacing w:before="60"/>
              <w:rPr>
                <w:rFonts w:ascii="Arial" w:hAnsi="Arial" w:cs="Arial"/>
                <w:sz w:val="16"/>
              </w:rPr>
            </w:pPr>
            <w:r w:rsidRPr="00721F17">
              <w:rPr>
                <w:rFonts w:ascii="Arial" w:hAnsi="Arial" w:cs="Arial"/>
                <w:sz w:val="16"/>
              </w:rPr>
              <w:t>D_PWRDISCCONFIGB_CNT_U08</w:t>
            </w:r>
          </w:p>
        </w:tc>
        <w:tc>
          <w:tcPr>
            <w:tcW w:w="1950" w:type="dxa"/>
            <w:tcBorders>
              <w:top w:val="single" w:sz="6" w:space="0" w:color="auto"/>
              <w:left w:val="single" w:sz="6" w:space="0" w:color="auto"/>
              <w:bottom w:val="single" w:sz="6" w:space="0" w:color="auto"/>
              <w:right w:val="single" w:sz="6" w:space="0" w:color="auto"/>
            </w:tcBorders>
          </w:tcPr>
          <w:p w:rsidR="00721F17" w:rsidRDefault="00721F17" w:rsidP="0085435C">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21F17" w:rsidRDefault="00721F17" w:rsidP="0085435C">
            <w:pPr>
              <w:spacing w:before="60"/>
              <w:rPr>
                <w:rFonts w:ascii="Arial" w:hAnsi="Arial" w:cs="Arial"/>
                <w:sz w:val="16"/>
              </w:rPr>
            </w:pPr>
            <w:r>
              <w:rPr>
                <w:rFonts w:ascii="Arial" w:hAnsi="Arial" w:cs="Arial"/>
                <w:sz w:val="16"/>
              </w:rPr>
              <w:t>Count</w:t>
            </w:r>
          </w:p>
        </w:tc>
        <w:tc>
          <w:tcPr>
            <w:tcW w:w="1680" w:type="dxa"/>
            <w:tcBorders>
              <w:top w:val="single" w:sz="6" w:space="0" w:color="auto"/>
              <w:left w:val="single" w:sz="6" w:space="0" w:color="auto"/>
              <w:bottom w:val="single" w:sz="6" w:space="0" w:color="auto"/>
              <w:right w:val="single" w:sz="6" w:space="0" w:color="auto"/>
            </w:tcBorders>
          </w:tcPr>
          <w:p w:rsidR="00721F17" w:rsidRDefault="00721F17" w:rsidP="00F957FA">
            <w:pPr>
              <w:spacing w:before="60"/>
              <w:rPr>
                <w:rFonts w:ascii="Arial" w:hAnsi="Arial" w:cs="Arial"/>
                <w:sz w:val="16"/>
              </w:rPr>
            </w:pPr>
            <w:r>
              <w:rPr>
                <w:rFonts w:ascii="Arial" w:hAnsi="Arial" w:cs="Arial"/>
                <w:sz w:val="16"/>
              </w:rPr>
              <w:t>2</w:t>
            </w:r>
          </w:p>
        </w:tc>
      </w:tr>
    </w:tbl>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824"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824"/>
      </w:tblGrid>
      <w:tr w:rsidR="004A781C" w:rsidTr="007624AC">
        <w:trPr>
          <w:jc w:val="center"/>
        </w:trPr>
        <w:tc>
          <w:tcPr>
            <w:tcW w:w="482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7624AC">
        <w:trPr>
          <w:jc w:val="center"/>
        </w:trPr>
        <w:tc>
          <w:tcPr>
            <w:tcW w:w="4824" w:type="dxa"/>
            <w:tcBorders>
              <w:top w:val="nil"/>
              <w:left w:val="single" w:sz="6" w:space="0" w:color="auto"/>
              <w:bottom w:val="single" w:sz="6" w:space="0" w:color="auto"/>
              <w:right w:val="single" w:sz="6" w:space="0" w:color="auto"/>
            </w:tcBorders>
          </w:tcPr>
          <w:p w:rsidR="004A781C" w:rsidRDefault="0076210B">
            <w:pPr>
              <w:spacing w:before="60"/>
              <w:rPr>
                <w:rFonts w:ascii="Arial" w:hAnsi="Arial" w:cs="Arial"/>
                <w:sz w:val="16"/>
              </w:rPr>
            </w:pPr>
            <w:r w:rsidRPr="0076210B">
              <w:rPr>
                <w:rFonts w:ascii="Arial" w:hAnsi="Arial" w:cs="Arial"/>
                <w:sz w:val="16"/>
              </w:rPr>
              <w:t>STD_LOW</w:t>
            </w:r>
          </w:p>
        </w:tc>
      </w:tr>
      <w:tr w:rsidR="004A781C" w:rsidTr="007624AC">
        <w:trPr>
          <w:jc w:val="center"/>
        </w:trPr>
        <w:tc>
          <w:tcPr>
            <w:tcW w:w="4824" w:type="dxa"/>
            <w:tcBorders>
              <w:top w:val="nil"/>
              <w:left w:val="single" w:sz="6" w:space="0" w:color="auto"/>
              <w:bottom w:val="single" w:sz="4" w:space="0" w:color="auto"/>
              <w:right w:val="single" w:sz="6" w:space="0" w:color="auto"/>
            </w:tcBorders>
          </w:tcPr>
          <w:p w:rsidR="004A781C" w:rsidRDefault="0076210B">
            <w:pPr>
              <w:spacing w:before="60"/>
              <w:rPr>
                <w:rFonts w:ascii="Arial" w:hAnsi="Arial" w:cs="Arial"/>
                <w:sz w:val="16"/>
              </w:rPr>
            </w:pPr>
            <w:r w:rsidRPr="0076210B">
              <w:rPr>
                <w:rFonts w:ascii="Arial" w:hAnsi="Arial" w:cs="Arial"/>
                <w:sz w:val="16"/>
              </w:rPr>
              <w:t>STD_HIGH</w:t>
            </w:r>
          </w:p>
        </w:tc>
      </w:tr>
      <w:tr w:rsidR="00434839" w:rsidTr="007624AC">
        <w:trPr>
          <w:jc w:val="center"/>
        </w:trPr>
        <w:tc>
          <w:tcPr>
            <w:tcW w:w="4824" w:type="dxa"/>
            <w:tcBorders>
              <w:top w:val="single" w:sz="4" w:space="0" w:color="auto"/>
              <w:left w:val="single" w:sz="6" w:space="0" w:color="auto"/>
              <w:bottom w:val="single" w:sz="4" w:space="0" w:color="auto"/>
              <w:right w:val="single" w:sz="6" w:space="0" w:color="auto"/>
            </w:tcBorders>
          </w:tcPr>
          <w:p w:rsidR="00434839" w:rsidRPr="0076210B" w:rsidRDefault="00434839">
            <w:pPr>
              <w:spacing w:before="60"/>
              <w:rPr>
                <w:rFonts w:ascii="Arial" w:hAnsi="Arial" w:cs="Arial"/>
                <w:sz w:val="16"/>
              </w:rPr>
            </w:pPr>
            <w:r w:rsidRPr="00434839">
              <w:rPr>
                <w:rFonts w:ascii="Arial" w:hAnsi="Arial" w:cs="Arial"/>
                <w:sz w:val="16"/>
              </w:rPr>
              <w:t>D_ZERO_CNT_U16</w:t>
            </w:r>
          </w:p>
        </w:tc>
      </w:tr>
      <w:tr w:rsidR="00712197" w:rsidTr="007624AC">
        <w:trPr>
          <w:jc w:val="center"/>
        </w:trPr>
        <w:tc>
          <w:tcPr>
            <w:tcW w:w="4824" w:type="dxa"/>
            <w:tcBorders>
              <w:top w:val="single" w:sz="4" w:space="0" w:color="auto"/>
              <w:left w:val="single" w:sz="6" w:space="0" w:color="auto"/>
              <w:bottom w:val="single" w:sz="4" w:space="0" w:color="auto"/>
              <w:right w:val="single" w:sz="6" w:space="0" w:color="auto"/>
            </w:tcBorders>
          </w:tcPr>
          <w:p w:rsidR="00712197" w:rsidRPr="00434839" w:rsidRDefault="00712197" w:rsidP="00712197">
            <w:pPr>
              <w:spacing w:before="60"/>
              <w:rPr>
                <w:rFonts w:ascii="Arial" w:hAnsi="Arial" w:cs="Arial"/>
                <w:sz w:val="16"/>
              </w:rPr>
            </w:pPr>
            <w:r w:rsidRPr="00712197">
              <w:rPr>
                <w:rFonts w:ascii="Arial" w:hAnsi="Arial" w:cs="Arial"/>
                <w:sz w:val="16"/>
              </w:rPr>
              <w:t>RTE_E_OK (0)</w:t>
            </w:r>
            <w:r w:rsidR="007624AC">
              <w:rPr>
                <w:rFonts w:ascii="Arial" w:hAnsi="Arial" w:cs="Arial"/>
                <w:sz w:val="16"/>
              </w:rPr>
              <w:t xml:space="preserve"> </w:t>
            </w:r>
            <w:r w:rsidR="007624AC" w:rsidRPr="007624AC">
              <w:rPr>
                <w:rFonts w:ascii="Arial" w:hAnsi="Arial" w:cs="Arial"/>
                <w:sz w:val="12"/>
                <w:szCs w:val="12"/>
              </w:rPr>
              <w:t>- see Data Dictionary</w:t>
            </w:r>
          </w:p>
        </w:tc>
      </w:tr>
      <w:tr w:rsidR="00721F17" w:rsidTr="007624AC">
        <w:trPr>
          <w:jc w:val="center"/>
        </w:trPr>
        <w:tc>
          <w:tcPr>
            <w:tcW w:w="4824" w:type="dxa"/>
            <w:tcBorders>
              <w:top w:val="single" w:sz="4" w:space="0" w:color="auto"/>
              <w:left w:val="single" w:sz="6" w:space="0" w:color="auto"/>
              <w:bottom w:val="single" w:sz="6" w:space="0" w:color="auto"/>
              <w:right w:val="single" w:sz="6" w:space="0" w:color="auto"/>
            </w:tcBorders>
          </w:tcPr>
          <w:p w:rsidR="00721F17" w:rsidRPr="00434839" w:rsidRDefault="00721F17" w:rsidP="007624AC">
            <w:pPr>
              <w:spacing w:before="60"/>
              <w:rPr>
                <w:rFonts w:ascii="Arial" w:hAnsi="Arial" w:cs="Arial"/>
                <w:sz w:val="16"/>
              </w:rPr>
            </w:pPr>
            <w:r w:rsidRPr="00721F17">
              <w:rPr>
                <w:rFonts w:ascii="Arial" w:hAnsi="Arial" w:cs="Arial"/>
                <w:sz w:val="16"/>
              </w:rPr>
              <w:t>D_PWRDISCCONFIGURATION_CNT_U08</w:t>
            </w:r>
            <w:r w:rsidR="007624AC">
              <w:rPr>
                <w:rFonts w:ascii="Arial" w:hAnsi="Arial" w:cs="Arial"/>
                <w:sz w:val="16"/>
              </w:rPr>
              <w:t xml:space="preserve"> </w:t>
            </w:r>
            <w:r w:rsidR="007624AC" w:rsidRPr="007624AC">
              <w:rPr>
                <w:rFonts w:ascii="Arial" w:hAnsi="Arial" w:cs="Arial"/>
                <w:sz w:val="12"/>
                <w:szCs w:val="12"/>
              </w:rPr>
              <w:t>- see Data Dictionary</w:t>
            </w:r>
          </w:p>
        </w:tc>
      </w:tr>
    </w:tbl>
    <w:p w:rsidR="00712197" w:rsidRPr="00F0238A" w:rsidRDefault="00712197"/>
    <w:p w:rsidR="00712197" w:rsidRPr="00F0238A" w:rsidRDefault="00712197"/>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76210B"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76210B" w:rsidP="008B3E94">
      <w:pPr>
        <w:numPr>
          <w:ilvl w:val="0"/>
          <w:numId w:val="5"/>
        </w:numPr>
        <w:spacing w:after="0"/>
      </w:pPr>
      <w:r w:rsidRPr="0076210B">
        <w:t>Abs_f32_m</w:t>
      </w:r>
    </w:p>
    <w:p w:rsidR="0076210B" w:rsidRDefault="0076210B" w:rsidP="008B3E94">
      <w:pPr>
        <w:numPr>
          <w:ilvl w:val="0"/>
          <w:numId w:val="5"/>
        </w:numPr>
        <w:spacing w:after="0"/>
      </w:pPr>
      <w:r w:rsidRPr="0076210B">
        <w:t>Min_m</w:t>
      </w:r>
    </w:p>
    <w:p w:rsidR="0076210B" w:rsidRDefault="0076210B" w:rsidP="008B3E94">
      <w:pPr>
        <w:numPr>
          <w:ilvl w:val="0"/>
          <w:numId w:val="5"/>
        </w:numPr>
        <w:spacing w:after="0"/>
      </w:pPr>
      <w:r w:rsidRPr="0076210B">
        <w:t>DiagPStep_m</w:t>
      </w:r>
    </w:p>
    <w:p w:rsidR="0076210B" w:rsidRDefault="0076210B" w:rsidP="008B3E94">
      <w:pPr>
        <w:numPr>
          <w:ilvl w:val="0"/>
          <w:numId w:val="5"/>
        </w:numPr>
        <w:spacing w:after="0"/>
      </w:pPr>
      <w:r w:rsidRPr="0076210B">
        <w:t>DiagNStep_m</w:t>
      </w:r>
    </w:p>
    <w:p w:rsidR="0076210B" w:rsidRDefault="0076210B" w:rsidP="008B3E94">
      <w:pPr>
        <w:numPr>
          <w:ilvl w:val="0"/>
          <w:numId w:val="5"/>
        </w:numPr>
        <w:spacing w:after="0"/>
      </w:pPr>
      <w:r w:rsidRPr="0076210B">
        <w:t>DiagFailed_m</w:t>
      </w:r>
    </w:p>
    <w:p w:rsidR="008B3E94" w:rsidRDefault="008B3E94" w:rsidP="008B3E94">
      <w:pPr>
        <w:spacing w:after="0"/>
        <w:ind w:left="720"/>
      </w:pPr>
    </w:p>
    <w:p w:rsidR="008B3E94" w:rsidRDefault="008B3E94" w:rsidP="008B3E94">
      <w:pPr>
        <w:pStyle w:val="Heading2"/>
      </w:pPr>
      <w:r>
        <w:t>Data Hiding Functions</w:t>
      </w:r>
    </w:p>
    <w:p w:rsidR="00DC7E08" w:rsidRDefault="0076210B" w:rsidP="00DC7E08">
      <w:pPr>
        <w:numPr>
          <w:ilvl w:val="0"/>
          <w:numId w:val="10"/>
        </w:numPr>
        <w:spacing w:after="0"/>
      </w:pPr>
      <w:r w:rsidRPr="0076210B">
        <w:t>Rte_Call_SystemTime_GetSystemTime_mS_u32</w:t>
      </w:r>
    </w:p>
    <w:p w:rsidR="0076210B" w:rsidRDefault="0076210B" w:rsidP="00DC7E08">
      <w:pPr>
        <w:numPr>
          <w:ilvl w:val="0"/>
          <w:numId w:val="10"/>
        </w:numPr>
        <w:spacing w:after="0"/>
      </w:pPr>
      <w:r w:rsidRPr="0076210B">
        <w:t>Rte_Call_SystemTime_DtrmnElapsedTime_mS_u16</w:t>
      </w:r>
    </w:p>
    <w:p w:rsidR="0076210B" w:rsidRDefault="0076210B" w:rsidP="00DC7E08">
      <w:pPr>
        <w:numPr>
          <w:ilvl w:val="0"/>
          <w:numId w:val="10"/>
        </w:numPr>
        <w:spacing w:after="0"/>
      </w:pPr>
      <w:r w:rsidRPr="0076210B">
        <w:t>Rte_Call_NxtrDiagMgr_SetNTCStatus</w:t>
      </w:r>
    </w:p>
    <w:p w:rsidR="00434839" w:rsidRDefault="00434839" w:rsidP="00434839">
      <w:pPr>
        <w:pStyle w:val="ListParagraph"/>
        <w:numPr>
          <w:ilvl w:val="0"/>
          <w:numId w:val="10"/>
        </w:numPr>
        <w:spacing w:after="0"/>
      </w:pPr>
      <w:r>
        <w:t>Rte_Call_Vbatt_Batt_V_f32</w:t>
      </w:r>
    </w:p>
    <w:p w:rsidR="00434839" w:rsidRDefault="00434839" w:rsidP="00434839">
      <w:pPr>
        <w:pStyle w:val="ListParagraph"/>
        <w:numPr>
          <w:ilvl w:val="0"/>
          <w:numId w:val="10"/>
        </w:numPr>
        <w:spacing w:after="0"/>
      </w:pPr>
      <w:r>
        <w:t>Rte_Call_Vswitch_BattSwitched_V_f32</w:t>
      </w:r>
    </w:p>
    <w:p w:rsidR="00434839" w:rsidRDefault="00434839" w:rsidP="00434839">
      <w:pPr>
        <w:pStyle w:val="ListParagraph"/>
        <w:numPr>
          <w:ilvl w:val="0"/>
          <w:numId w:val="10"/>
        </w:numPr>
        <w:spacing w:after="0"/>
      </w:pPr>
      <w:r>
        <w:t>Rte_Call_PhyCapPrecharge_OP_SET</w:t>
      </w:r>
    </w:p>
    <w:p w:rsidR="008B3E94" w:rsidRDefault="00434839" w:rsidP="00434839">
      <w:pPr>
        <w:pStyle w:val="ListParagraph"/>
        <w:numPr>
          <w:ilvl w:val="0"/>
          <w:numId w:val="10"/>
        </w:numPr>
        <w:spacing w:after="0"/>
      </w:pPr>
      <w:r>
        <w:t>Rte_Call_PhyCapDischarge_OP_SET</w:t>
      </w:r>
    </w:p>
    <w:p w:rsidR="00434839" w:rsidRDefault="00434839" w:rsidP="008B3E94">
      <w:pPr>
        <w:spacing w:after="0"/>
      </w:pPr>
    </w:p>
    <w:p w:rsidR="001B60DF" w:rsidRDefault="001B60DF" w:rsidP="001B60DF">
      <w:pPr>
        <w:pStyle w:val="Heading2"/>
      </w:pPr>
      <w:r>
        <w:t xml:space="preserve">Global Functions/Macros Defined by this </w:t>
      </w:r>
      <w:r w:rsidR="00674ADF">
        <w:t>Module</w:t>
      </w:r>
    </w:p>
    <w:p w:rsidR="0058472C" w:rsidRDefault="0058472C" w:rsidP="0058472C"/>
    <w:p w:rsidR="008B3E94" w:rsidRDefault="0058472C" w:rsidP="0058472C">
      <w:r>
        <w:t>None</w:t>
      </w:r>
    </w:p>
    <w:p w:rsidR="008B3E94" w:rsidRDefault="008B3E94">
      <w:pPr>
        <w:spacing w:after="0"/>
        <w:rPr>
          <w:rFonts w:ascii="Arial" w:hAnsi="Arial"/>
          <w:b/>
          <w:kern w:val="28"/>
          <w:sz w:val="28"/>
        </w:rPr>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Rte_InitValue_MotorVelocityMRFUnfiltered_MtrRadpS_f32</w:t>
            </w:r>
          </w:p>
        </w:tc>
        <w:tc>
          <w:tcPr>
            <w:tcW w:w="4455" w:type="dxa"/>
            <w:vAlign w:val="center"/>
          </w:tcPr>
          <w:p w:rsidR="002C03D8"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Rte_InitValue_OVERRIDESIGDIAGADC_Volt_f32</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Rte_InitValue_PMOSDIAGADC_Volt_f32</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Rte_InitValue_PwrDiscATestComplete_Cnt_lgc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Rte_InitValue_PwrDiscATestStart_Cnt_lgc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Rte_InitValue_PwrDiscBTestComplete_Cnt_lgc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Rte_InitValue_PwrDiscBTestStart_Cnt_lgc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Rte_InitValue_PwrDiscClosed_Cnt_lgc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pPr>
        <w:pStyle w:val="Heading2"/>
      </w:pPr>
      <w:r>
        <w:t>Initialization Functions</w:t>
      </w:r>
    </w:p>
    <w:p w:rsidR="0058472C" w:rsidRDefault="0058472C"/>
    <w:p w:rsidR="004A781C" w:rsidRDefault="00F141E2">
      <w:r>
        <w:t>None</w:t>
      </w:r>
    </w:p>
    <w:p w:rsidR="004A781C" w:rsidRDefault="004A781C">
      <w:pPr>
        <w:pStyle w:val="Heading2"/>
      </w:pPr>
      <w:r>
        <w:br w:type="page"/>
      </w:r>
      <w:r>
        <w:lastRenderedPageBreak/>
        <w:t>Periodic Functions</w:t>
      </w:r>
    </w:p>
    <w:p w:rsidR="004A781C" w:rsidRDefault="004A781C">
      <w:pPr>
        <w:pStyle w:val="Heading3"/>
      </w:pPr>
      <w:r>
        <w:t xml:space="preserve">Per: </w:t>
      </w:r>
      <w:r w:rsidR="00C90B7A">
        <w:fldChar w:fldCharType="begin"/>
      </w:r>
      <w:r w:rsidR="00C90B7A">
        <w:instrText xml:space="preserve"> DOCPROPERTY "Module Name"  \* MERGEFORMAT </w:instrText>
      </w:r>
      <w:r w:rsidR="00C90B7A">
        <w:fldChar w:fldCharType="separate"/>
      </w:r>
      <w:r w:rsidR="00C11DC2">
        <w:t>BkCpPc</w:t>
      </w:r>
      <w:r w:rsidR="00C90B7A">
        <w:fldChar w:fldCharType="end"/>
      </w:r>
      <w:r w:rsidR="0058472C">
        <w:t>_Per1</w:t>
      </w:r>
    </w:p>
    <w:p w:rsidR="004A781C" w:rsidRDefault="004A781C">
      <w:pPr>
        <w:pStyle w:val="Heading4"/>
      </w:pPr>
      <w:r>
        <w:t>Design Rationale</w:t>
      </w:r>
    </w:p>
    <w:p w:rsidR="002636F8" w:rsidRDefault="00F141E2" w:rsidP="002636F8">
      <w:pPr>
        <w:pStyle w:val="Heading5"/>
        <w:rPr>
          <w:ins w:id="14" w:author="Kaur, Lovepreet" w:date="2014-03-21T09:38:00Z"/>
        </w:rPr>
      </w:pPr>
      <w:del w:id="15" w:author="Kaur, Lovepreet" w:date="2014-03-21T09:10:00Z">
        <w:r w:rsidDel="00A54708">
          <w:delText>None</w:delText>
        </w:r>
      </w:del>
      <w:ins w:id="16" w:author="Kaur, Lovepreet" w:date="2014-03-21T09:10:00Z">
        <w:r w:rsidR="00A54708" w:rsidRPr="002636F8">
          <w:t>Threshold</w:t>
        </w:r>
      </w:ins>
      <w:ins w:id="17" w:author="Kaur, Lovepreet" w:date="2014-03-21T09:31:00Z">
        <w:r w:rsidR="002636F8" w:rsidRPr="002636F8">
          <w:t xml:space="preserve"> Cal </w:t>
        </w:r>
      </w:ins>
      <w:ins w:id="18" w:author="Kaur, Lovepreet" w:date="2014-03-21T09:41:00Z">
        <w:r w:rsidR="00A43B89">
          <w:t xml:space="preserve">for setting NTC by PN Stepping logic </w:t>
        </w:r>
      </w:ins>
      <w:ins w:id="19" w:author="Kaur, Lovepreet" w:date="2014-03-21T09:31:00Z">
        <w:r w:rsidR="002636F8" w:rsidRPr="002636F8">
          <w:t xml:space="preserve">was not defined in the FDD 11B. Only Pstep and Nstep cals were defined. </w:t>
        </w:r>
      </w:ins>
      <w:ins w:id="20" w:author="Kaur, Lovepreet" w:date="2014-03-21T09:35:00Z">
        <w:r w:rsidR="002636F8" w:rsidRPr="002636F8">
          <w:t xml:space="preserve">Threshold cal was added </w:t>
        </w:r>
      </w:ins>
      <w:ins w:id="21" w:author="Kaur, Lovepreet" w:date="2014-03-21T09:36:00Z">
        <w:r w:rsidR="002636F8" w:rsidRPr="002636F8">
          <w:t>as k_VerifyPwrDiscCloseDiag_Cnt_str.Threshold</w:t>
        </w:r>
      </w:ins>
      <w:ins w:id="22" w:author="Kaur, Lovepreet" w:date="2014-03-21T09:37:00Z">
        <w:r w:rsidR="002636F8" w:rsidRPr="002636F8">
          <w:t xml:space="preserve"> and defined in Data Dictionary.</w:t>
        </w:r>
      </w:ins>
    </w:p>
    <w:p w:rsidR="002636F8" w:rsidRDefault="002636F8" w:rsidP="002636F8">
      <w:pPr>
        <w:pStyle w:val="Heading5"/>
        <w:rPr>
          <w:ins w:id="23" w:author="Kaur, Lovepreet" w:date="2014-03-21T09:40:00Z"/>
        </w:rPr>
      </w:pPr>
      <w:ins w:id="24" w:author="Kaur, Lovepreet" w:date="2014-03-21T09:39:00Z">
        <w:r>
          <w:t>No information in FDD for clearing NTCs. But code has the logic for example in switch case BULKCAP_VERIFYCLOSE to clear the NTC</w:t>
        </w:r>
      </w:ins>
      <w:ins w:id="25" w:author="Kaur, Lovepreet" w:date="2014-03-21T09:40:00Z">
        <w:r>
          <w:t xml:space="preserve">s if </w:t>
        </w:r>
        <w:r w:rsidRPr="002636F8">
          <w:t>PowerRelayInitFltFailed_Cnt_M_lgc</w:t>
        </w:r>
        <w:r>
          <w:t xml:space="preserve"> = False.</w:t>
        </w:r>
      </w:ins>
    </w:p>
    <w:p w:rsidR="004A781C" w:rsidDel="00BD034B" w:rsidRDefault="004A781C">
      <w:pPr>
        <w:rPr>
          <w:del w:id="26" w:author="Kaur, Lovepreet" w:date="2014-03-21T09:40:00Z"/>
        </w:rPr>
      </w:pPr>
    </w:p>
    <w:p w:rsidR="004A781C" w:rsidRDefault="004A781C">
      <w:pPr>
        <w:pStyle w:val="Heading4"/>
      </w:pPr>
      <w:r>
        <w:t>Program Flow Start</w:t>
      </w:r>
    </w:p>
    <w:p w:rsidR="004A781C" w:rsidRDefault="00E360DA">
      <w:r w:rsidRPr="00E360DA">
        <w:t>Rte_Call_BkCpPc_Per1_CP0_CheckpointReached()</w:t>
      </w:r>
    </w:p>
    <w:p w:rsidR="004A781C" w:rsidRDefault="004A781C">
      <w:pPr>
        <w:pStyle w:val="Heading4"/>
      </w:pPr>
      <w:r>
        <w:t>Store Module Inputs to Local copies</w:t>
      </w:r>
    </w:p>
    <w:p w:rsidR="0058472C" w:rsidRPr="0058472C" w:rsidRDefault="0058472C" w:rsidP="0058472C">
      <w:pPr>
        <w:ind w:right="-720"/>
        <w:rPr>
          <w:sz w:val="18"/>
          <w:szCs w:val="18"/>
        </w:rPr>
      </w:pPr>
      <w:r w:rsidRPr="0058472C">
        <w:rPr>
          <w:sz w:val="18"/>
          <w:szCs w:val="18"/>
        </w:rPr>
        <w:t>MotorVelocityMRFUnfiltered_MtrRadpS_T_f32 = Rte_IRead_BkCpPc_Per1_MotorVeloc</w:t>
      </w:r>
      <w:r>
        <w:rPr>
          <w:sz w:val="18"/>
          <w:szCs w:val="18"/>
        </w:rPr>
        <w:t>ityMRFUnfiltered_MtrRadpS_f32()</w:t>
      </w:r>
    </w:p>
    <w:p w:rsidR="0058472C" w:rsidRPr="0058472C" w:rsidRDefault="0058472C" w:rsidP="0058472C">
      <w:pPr>
        <w:rPr>
          <w:sz w:val="18"/>
          <w:szCs w:val="18"/>
        </w:rPr>
      </w:pPr>
      <w:r w:rsidRPr="0058472C">
        <w:rPr>
          <w:sz w:val="18"/>
          <w:szCs w:val="18"/>
        </w:rPr>
        <w:t>OVERRIDESIGDIAGADC_Volt_T_f32 = Rte_IRead_BkCpPc_Per1_OVERRI</w:t>
      </w:r>
      <w:r>
        <w:rPr>
          <w:sz w:val="18"/>
          <w:szCs w:val="18"/>
        </w:rPr>
        <w:t>DESIGDIAGADC_Volt_f32()</w:t>
      </w:r>
    </w:p>
    <w:p w:rsidR="0058472C" w:rsidRPr="0058472C" w:rsidRDefault="0058472C" w:rsidP="0058472C">
      <w:pPr>
        <w:rPr>
          <w:sz w:val="18"/>
          <w:szCs w:val="18"/>
        </w:rPr>
      </w:pPr>
      <w:r w:rsidRPr="0058472C">
        <w:rPr>
          <w:sz w:val="18"/>
          <w:szCs w:val="18"/>
        </w:rPr>
        <w:t>PMOSDIAGADC_Volt_T_f32 = Rte_IRead_BkC</w:t>
      </w:r>
      <w:r>
        <w:rPr>
          <w:sz w:val="18"/>
          <w:szCs w:val="18"/>
        </w:rPr>
        <w:t>pPc_Per1_PMOSDIAGADC_Volt_f32()</w:t>
      </w:r>
    </w:p>
    <w:p w:rsidR="0058472C" w:rsidRPr="0058472C" w:rsidRDefault="0058472C" w:rsidP="0058472C">
      <w:pPr>
        <w:rPr>
          <w:sz w:val="18"/>
          <w:szCs w:val="18"/>
        </w:rPr>
      </w:pPr>
      <w:r w:rsidRPr="0058472C">
        <w:rPr>
          <w:sz w:val="18"/>
          <w:szCs w:val="18"/>
        </w:rPr>
        <w:t>PwrDiscATestStart_Cnt_T_lgc = Rte_IRead_BkCpPc_P</w:t>
      </w:r>
      <w:r>
        <w:rPr>
          <w:sz w:val="18"/>
          <w:szCs w:val="18"/>
        </w:rPr>
        <w:t>er1_PwrDiscATestStart_Cnt_lgc()</w:t>
      </w:r>
    </w:p>
    <w:p w:rsidR="0058472C" w:rsidRPr="0058472C" w:rsidRDefault="0058472C" w:rsidP="0058472C">
      <w:pPr>
        <w:rPr>
          <w:sz w:val="18"/>
          <w:szCs w:val="18"/>
        </w:rPr>
      </w:pPr>
      <w:r w:rsidRPr="0058472C">
        <w:rPr>
          <w:sz w:val="18"/>
          <w:szCs w:val="18"/>
        </w:rPr>
        <w:t>PwrDiscBTestStart_Cnt_T_lgc = Rte_IRead_BkCpPc_Per1_PwrDiscBTestStart_Cnt_lg</w:t>
      </w:r>
      <w:r>
        <w:rPr>
          <w:sz w:val="18"/>
          <w:szCs w:val="18"/>
        </w:rPr>
        <w:t>c()</w:t>
      </w:r>
    </w:p>
    <w:p w:rsidR="0058472C" w:rsidRPr="0058472C" w:rsidRDefault="00A778BA" w:rsidP="0058472C">
      <w:pPr>
        <w:rPr>
          <w:sz w:val="18"/>
          <w:szCs w:val="18"/>
        </w:rPr>
      </w:pPr>
      <w:r w:rsidRPr="00A778BA">
        <w:rPr>
          <w:sz w:val="18"/>
          <w:szCs w:val="18"/>
        </w:rPr>
        <w:t>Vbatt_Volts_T_f32 = Rte_IRead_BkCpPc_Per1_Batt_Volt_f32()</w:t>
      </w:r>
    </w:p>
    <w:p w:rsidR="004A781C" w:rsidRPr="00F141E2" w:rsidRDefault="00A778BA" w:rsidP="0058472C">
      <w:pPr>
        <w:rPr>
          <w:sz w:val="18"/>
          <w:szCs w:val="18"/>
        </w:rPr>
      </w:pPr>
      <w:r w:rsidRPr="00A778BA">
        <w:rPr>
          <w:sz w:val="18"/>
          <w:szCs w:val="18"/>
        </w:rPr>
        <w:t>Vswitch_Volts_T_f32 = Rte_IRead_BkCpPc_Per1_BattSwitched_Volt_f32()</w:t>
      </w:r>
    </w:p>
    <w:p w:rsidR="004A781C" w:rsidRDefault="0058472C">
      <w:pPr>
        <w:pStyle w:val="Heading4"/>
      </w:pPr>
      <w:r>
        <w:t>Motor Motion Check, Calculate Delta Voltage</w:t>
      </w:r>
    </w:p>
    <w:p w:rsidR="004A781C" w:rsidRDefault="004A781C" w:rsidP="00F141E2">
      <w:pPr>
        <w:jc w:val="center"/>
      </w:pPr>
    </w:p>
    <w:p w:rsidR="00721F17" w:rsidRDefault="00B87EC8" w:rsidP="00F141E2">
      <w:pPr>
        <w:jc w:val="center"/>
      </w:pPr>
      <w:r>
        <w:object w:dxaOrig="5800" w:dyaOrig="8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5pt;height:405.1pt" o:ole="">
            <v:imagedata r:id="rId9" o:title=""/>
          </v:shape>
          <o:OLEObject Type="Embed" ProgID="Visio.Drawing.11" ShapeID="_x0000_i1025" DrawAspect="Content" ObjectID="_1457159159" r:id="rId10"/>
        </w:object>
      </w:r>
    </w:p>
    <w:p w:rsidR="0058472C" w:rsidRDefault="001C0BED" w:rsidP="0058472C">
      <w:pPr>
        <w:pStyle w:val="Heading4"/>
      </w:pPr>
      <w:r>
        <w:lastRenderedPageBreak/>
        <w:t>Determine State</w:t>
      </w:r>
    </w:p>
    <w:p w:rsidR="0058472C" w:rsidRDefault="00721F17" w:rsidP="00F141E2">
      <w:pPr>
        <w:jc w:val="center"/>
      </w:pPr>
      <w:r>
        <w:object w:dxaOrig="5851" w:dyaOrig="12475">
          <v:shape id="_x0000_i1026" type="#_x0000_t75" style="width:272.95pt;height:559.4pt" o:ole="">
            <v:imagedata r:id="rId11" o:title=""/>
          </v:shape>
          <o:OLEObject Type="Embed" ProgID="Visio.Drawing.11" ShapeID="_x0000_i1026" DrawAspect="Content" ObjectID="_1457159160" r:id="rId12"/>
        </w:object>
      </w:r>
    </w:p>
    <w:p w:rsidR="001C0BED" w:rsidRDefault="001C0BED" w:rsidP="001C0BED">
      <w:pPr>
        <w:pStyle w:val="Heading4"/>
      </w:pPr>
      <w:r>
        <w:lastRenderedPageBreak/>
        <w:t>State – Wait for Start A</w:t>
      </w:r>
    </w:p>
    <w:p w:rsidR="001C0BED" w:rsidRDefault="001C0BED" w:rsidP="00F141E2">
      <w:pPr>
        <w:jc w:val="center"/>
      </w:pPr>
    </w:p>
    <w:p w:rsidR="00721F17" w:rsidRDefault="006E5290" w:rsidP="00F141E2">
      <w:pPr>
        <w:jc w:val="center"/>
      </w:pPr>
      <w:r>
        <w:object w:dxaOrig="7960" w:dyaOrig="12210">
          <v:shape id="_x0000_i1027" type="#_x0000_t75" style="width:396pt;height:560.95pt" o:ole="">
            <v:imagedata r:id="rId13" o:title=""/>
          </v:shape>
          <o:OLEObject Type="Embed" ProgID="Visio.Drawing.11" ShapeID="_x0000_i1027" DrawAspect="Content" ObjectID="_1457159161" r:id="rId14"/>
        </w:object>
      </w:r>
    </w:p>
    <w:p w:rsidR="001C0BED" w:rsidRDefault="001C0BED" w:rsidP="001C0BED">
      <w:pPr>
        <w:pStyle w:val="Heading4"/>
      </w:pPr>
      <w:r>
        <w:lastRenderedPageBreak/>
        <w:t>State – Verify Disconnect Open</w:t>
      </w:r>
    </w:p>
    <w:p w:rsidR="001C0BED" w:rsidRDefault="001C0BED" w:rsidP="00F141E2">
      <w:pPr>
        <w:jc w:val="center"/>
      </w:pPr>
    </w:p>
    <w:p w:rsidR="000E0CA1" w:rsidRDefault="00325DF3" w:rsidP="00F141E2">
      <w:pPr>
        <w:jc w:val="center"/>
      </w:pPr>
      <w:r>
        <w:object w:dxaOrig="17281" w:dyaOrig="16210">
          <v:shape id="_x0000_i1028" type="#_x0000_t75" style="width:448.6pt;height:420.55pt" o:ole="">
            <v:imagedata r:id="rId15" o:title=""/>
          </v:shape>
          <o:OLEObject Type="Embed" ProgID="Visio.Drawing.11" ShapeID="_x0000_i1028" DrawAspect="Content" ObjectID="_1457159162" r:id="rId16"/>
        </w:object>
      </w:r>
    </w:p>
    <w:p w:rsidR="008C61DB" w:rsidRDefault="008C61DB">
      <w:pPr>
        <w:spacing w:after="0"/>
      </w:pPr>
      <w:r>
        <w:br w:type="page"/>
      </w:r>
    </w:p>
    <w:p w:rsidR="008C61DB" w:rsidRDefault="008C61DB" w:rsidP="00F141E2">
      <w:pPr>
        <w:jc w:val="center"/>
      </w:pPr>
    </w:p>
    <w:p w:rsidR="001C0BED" w:rsidRDefault="001C0BED" w:rsidP="001C0BED">
      <w:pPr>
        <w:pStyle w:val="Heading4"/>
      </w:pPr>
      <w:r>
        <w:t>State – Wait for Square Wave</w:t>
      </w:r>
    </w:p>
    <w:p w:rsidR="001C0BED" w:rsidRDefault="001C0BED" w:rsidP="00F141E2">
      <w:pPr>
        <w:jc w:val="center"/>
      </w:pPr>
    </w:p>
    <w:p w:rsidR="003254D4" w:rsidRDefault="006E5290" w:rsidP="00F141E2">
      <w:pPr>
        <w:jc w:val="center"/>
      </w:pPr>
      <w:r>
        <w:object w:dxaOrig="5450" w:dyaOrig="8330">
          <v:shape id="_x0000_i1029" type="#_x0000_t75" style="width:272.2pt;height:416.2pt" o:ole="">
            <v:imagedata r:id="rId17" o:title=""/>
          </v:shape>
          <o:OLEObject Type="Embed" ProgID="Visio.Drawing.11" ShapeID="_x0000_i1029" DrawAspect="Content" ObjectID="_1457159163" r:id="rId18"/>
        </w:object>
      </w:r>
    </w:p>
    <w:p w:rsidR="008C61DB" w:rsidRDefault="008C61DB" w:rsidP="00F141E2">
      <w:pPr>
        <w:jc w:val="center"/>
      </w:pPr>
    </w:p>
    <w:p w:rsidR="008C61DB" w:rsidRDefault="008C61DB">
      <w:pPr>
        <w:spacing w:after="0"/>
      </w:pPr>
      <w:r>
        <w:br w:type="page"/>
      </w:r>
    </w:p>
    <w:p w:rsidR="008C61DB" w:rsidRDefault="008C61DB" w:rsidP="00F141E2">
      <w:pPr>
        <w:jc w:val="center"/>
      </w:pPr>
    </w:p>
    <w:p w:rsidR="001C0BED" w:rsidRDefault="001C0BED" w:rsidP="001C0BED">
      <w:pPr>
        <w:pStyle w:val="Heading4"/>
      </w:pPr>
      <w:r>
        <w:t>State – Bulk Capacitor Precharge</w:t>
      </w:r>
    </w:p>
    <w:p w:rsidR="001C0BED" w:rsidRDefault="001C0BED" w:rsidP="00F141E2">
      <w:pPr>
        <w:jc w:val="center"/>
      </w:pPr>
    </w:p>
    <w:p w:rsidR="003254D4" w:rsidRDefault="00E9698E" w:rsidP="00F141E2">
      <w:pPr>
        <w:jc w:val="center"/>
      </w:pPr>
      <w:r>
        <w:object w:dxaOrig="17850" w:dyaOrig="14385">
          <v:shape id="_x0000_i1030" type="#_x0000_t75" style="width:458.9pt;height:369.9pt" o:ole="">
            <v:imagedata r:id="rId19" o:title=""/>
          </v:shape>
          <o:OLEObject Type="Embed" ProgID="Visio.Drawing.11" ShapeID="_x0000_i1030" DrawAspect="Content" ObjectID="_1457159164" r:id="rId20"/>
        </w:object>
      </w:r>
    </w:p>
    <w:p w:rsidR="001C0BED" w:rsidRDefault="001C0BED" w:rsidP="001C0BED">
      <w:pPr>
        <w:pStyle w:val="Heading4"/>
      </w:pPr>
      <w:r>
        <w:lastRenderedPageBreak/>
        <w:t>State – Wait for Start B</w:t>
      </w:r>
    </w:p>
    <w:p w:rsidR="001C0BED" w:rsidRDefault="00EC61E5" w:rsidP="00F141E2">
      <w:pPr>
        <w:jc w:val="center"/>
      </w:pPr>
      <w:r>
        <w:object w:dxaOrig="3835" w:dyaOrig="4915">
          <v:shape id="_x0000_i1031" type="#_x0000_t75" style="width:191.1pt;height:246.85pt" o:ole="">
            <v:imagedata r:id="rId21" o:title=""/>
          </v:shape>
          <o:OLEObject Type="Embed" ProgID="Visio.Drawing.11" ShapeID="_x0000_i1031" DrawAspect="Content" ObjectID="_1457159165" r:id="rId22"/>
        </w:object>
      </w:r>
    </w:p>
    <w:p w:rsidR="0070217D" w:rsidRDefault="0070217D" w:rsidP="00F141E2">
      <w:pPr>
        <w:jc w:val="center"/>
      </w:pPr>
    </w:p>
    <w:p w:rsidR="0070217D" w:rsidRDefault="0070217D">
      <w:pPr>
        <w:spacing w:after="0"/>
      </w:pPr>
      <w:r>
        <w:br w:type="page"/>
      </w:r>
    </w:p>
    <w:p w:rsidR="0070217D" w:rsidRDefault="0070217D" w:rsidP="00F141E2">
      <w:pPr>
        <w:jc w:val="center"/>
      </w:pPr>
    </w:p>
    <w:p w:rsidR="001C0BED" w:rsidRDefault="001C0BED" w:rsidP="001C0BED">
      <w:pPr>
        <w:pStyle w:val="Heading4"/>
      </w:pPr>
      <w:r>
        <w:lastRenderedPageBreak/>
        <w:t>State – Post Close Power Disconnect</w:t>
      </w:r>
    </w:p>
    <w:p w:rsidR="005F598E" w:rsidRDefault="00924967" w:rsidP="00F141E2">
      <w:pPr>
        <w:jc w:val="center"/>
      </w:pPr>
      <w:r>
        <w:object w:dxaOrig="8860" w:dyaOrig="13128">
          <v:shape id="_x0000_i1032" type="#_x0000_t75" style="width:442.3pt;height:549.9pt" o:ole="">
            <v:imagedata r:id="rId23" o:title=""/>
          </v:shape>
          <o:OLEObject Type="Embed" ProgID="Visio.Drawing.11" ShapeID="_x0000_i1032" DrawAspect="Content" ObjectID="_1457159166" r:id="rId24"/>
        </w:object>
      </w:r>
    </w:p>
    <w:p w:rsidR="0070217D" w:rsidRDefault="0070217D" w:rsidP="00F141E2">
      <w:pPr>
        <w:jc w:val="center"/>
      </w:pPr>
    </w:p>
    <w:p w:rsidR="001C0BED" w:rsidRDefault="001C0BED" w:rsidP="001C0BED">
      <w:pPr>
        <w:pStyle w:val="Heading4"/>
      </w:pPr>
      <w:r>
        <w:lastRenderedPageBreak/>
        <w:t>State – Verify Power Disconnect Closed</w:t>
      </w:r>
    </w:p>
    <w:bookmarkStart w:id="27" w:name="_GoBack"/>
    <w:p w:rsidR="004B769F" w:rsidRDefault="00A52139" w:rsidP="00F141E2">
      <w:pPr>
        <w:jc w:val="center"/>
      </w:pPr>
      <w:r>
        <w:object w:dxaOrig="8910" w:dyaOrig="14810">
          <v:shape id="_x0000_i1037" type="#_x0000_t75" style="width:375.05pt;height:559pt" o:ole="">
            <v:imagedata r:id="rId25" o:title=""/>
          </v:shape>
          <o:OLEObject Type="Embed" ProgID="Visio.Drawing.11" ShapeID="_x0000_i1037" DrawAspect="Content" ObjectID="_1457159167" r:id="rId26"/>
        </w:object>
      </w:r>
      <w:bookmarkEnd w:id="27"/>
    </w:p>
    <w:p w:rsidR="001C0BED" w:rsidRDefault="001C0BED" w:rsidP="001C0BED">
      <w:pPr>
        <w:pStyle w:val="Heading4"/>
      </w:pPr>
      <w:r>
        <w:lastRenderedPageBreak/>
        <w:t>State – Run Time Diagnostics</w:t>
      </w:r>
    </w:p>
    <w:p w:rsidR="001C0BED" w:rsidRDefault="001C0BED" w:rsidP="00F141E2">
      <w:pPr>
        <w:jc w:val="center"/>
      </w:pPr>
    </w:p>
    <w:p w:rsidR="00EE2BAF" w:rsidRDefault="006E5290" w:rsidP="00F141E2">
      <w:pPr>
        <w:jc w:val="center"/>
      </w:pPr>
      <w:r>
        <w:object w:dxaOrig="10708" w:dyaOrig="13130">
          <v:shape id="_x0000_i1033" type="#_x0000_t75" style="width:436.35pt;height:534.85pt" o:ole="">
            <v:imagedata r:id="rId27" o:title=""/>
          </v:shape>
          <o:OLEObject Type="Embed" ProgID="Visio.Drawing.11" ShapeID="_x0000_i1033" DrawAspect="Content" ObjectID="_1457159168" r:id="rId28"/>
        </w:object>
      </w:r>
    </w:p>
    <w:p w:rsidR="004A781C" w:rsidRDefault="004A781C">
      <w:pPr>
        <w:pStyle w:val="Heading4"/>
      </w:pPr>
      <w:r>
        <w:lastRenderedPageBreak/>
        <w:t>Store Local copy of outputs into Module Outputs</w:t>
      </w:r>
    </w:p>
    <w:p w:rsidR="00B8118F" w:rsidRPr="00B8118F" w:rsidRDefault="00B8118F" w:rsidP="00B8118F">
      <w:pPr>
        <w:rPr>
          <w:sz w:val="18"/>
          <w:szCs w:val="18"/>
        </w:rPr>
      </w:pPr>
      <w:r w:rsidRPr="00B8118F">
        <w:rPr>
          <w:sz w:val="18"/>
          <w:szCs w:val="18"/>
        </w:rPr>
        <w:t>Rte_IWrite_BkCpPc_Per1_PwrDiscATestComplete_Cnt_lgc(</w:t>
      </w:r>
      <w:r>
        <w:rPr>
          <w:sz w:val="18"/>
          <w:szCs w:val="18"/>
        </w:rPr>
        <w:t>PwrDiscATestComplete_Cnt_M_lgc)</w:t>
      </w:r>
    </w:p>
    <w:p w:rsidR="00B8118F" w:rsidRPr="00B8118F" w:rsidRDefault="00B8118F" w:rsidP="00B8118F">
      <w:pPr>
        <w:rPr>
          <w:sz w:val="18"/>
          <w:szCs w:val="18"/>
        </w:rPr>
      </w:pPr>
      <w:r w:rsidRPr="00B8118F">
        <w:rPr>
          <w:sz w:val="18"/>
          <w:szCs w:val="18"/>
        </w:rPr>
        <w:t>Rte_IWrite_BkCpPc_Per1_PwrDiscBTestComplete_Cnt_lgc(</w:t>
      </w:r>
      <w:r>
        <w:rPr>
          <w:sz w:val="18"/>
          <w:szCs w:val="18"/>
        </w:rPr>
        <w:t>PwrDiscBTestComplete_Cnt_M_lgc)</w:t>
      </w:r>
    </w:p>
    <w:p w:rsidR="004A781C" w:rsidRPr="00F141E2" w:rsidRDefault="00B8118F" w:rsidP="00B8118F">
      <w:pPr>
        <w:rPr>
          <w:sz w:val="18"/>
          <w:szCs w:val="18"/>
        </w:rPr>
      </w:pPr>
      <w:r w:rsidRPr="00B8118F">
        <w:rPr>
          <w:sz w:val="18"/>
          <w:szCs w:val="18"/>
        </w:rPr>
        <w:t>Rte_IWrite_BkCpPc_Per1_PwrDiscClosed_Cnt_lgc(PwrDiscClosed_Cnt_M_lgc)</w:t>
      </w:r>
    </w:p>
    <w:p w:rsidR="004A781C" w:rsidRDefault="004A781C">
      <w:pPr>
        <w:pStyle w:val="Heading4"/>
      </w:pPr>
      <w:r>
        <w:t>Program Flow End</w:t>
      </w:r>
    </w:p>
    <w:p w:rsidR="004A781C" w:rsidRDefault="00E360DA">
      <w:r w:rsidRPr="00E360DA">
        <w:t>Rte_Call_BkCpPc_Per1_CP1_CheckpointReached()</w:t>
      </w:r>
    </w:p>
    <w:p w:rsidR="004A781C" w:rsidRDefault="004A781C"/>
    <w:p w:rsidR="004A781C" w:rsidRDefault="004A781C"/>
    <w:p w:rsidR="004A781C" w:rsidRDefault="004A781C">
      <w:pPr>
        <w:pStyle w:val="Heading2"/>
      </w:pPr>
      <w:r>
        <w:br w:type="page"/>
      </w:r>
      <w:r>
        <w:lastRenderedPageBreak/>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t>None</w:t>
      </w:r>
    </w:p>
    <w:p w:rsidR="00F141E2" w:rsidRDefault="00F141E2">
      <w:pPr>
        <w:spacing w:after="0"/>
      </w:pPr>
    </w:p>
    <w:p w:rsidR="0058472C" w:rsidRDefault="0058472C" w:rsidP="0058472C">
      <w:pPr>
        <w:pStyle w:val="Heading2"/>
      </w:pPr>
      <w:r>
        <w:t>Serial Communication Functions</w:t>
      </w:r>
    </w:p>
    <w:p w:rsidR="0058472C" w:rsidRDefault="0058472C" w:rsidP="0058472C"/>
    <w:p w:rsidR="0058472C" w:rsidRDefault="0058472C" w:rsidP="0058472C">
      <w:r>
        <w:t>None</w:t>
      </w:r>
    </w:p>
    <w:p w:rsidR="00167C07" w:rsidRDefault="00167C07">
      <w:pPr>
        <w:spacing w:after="0"/>
      </w:pPr>
    </w:p>
    <w:p w:rsidR="00167C07" w:rsidRDefault="00F867CE" w:rsidP="00167C07">
      <w:pPr>
        <w:pStyle w:val="Heading2"/>
      </w:pPr>
      <w:r>
        <w:t>Server Functions</w:t>
      </w:r>
    </w:p>
    <w:p w:rsidR="00167C07" w:rsidRDefault="00F867CE" w:rsidP="00167C07">
      <w:pPr>
        <w:pStyle w:val="Heading3"/>
      </w:pPr>
      <w:r>
        <w:t>OP_SET</w:t>
      </w:r>
      <w:r w:rsidR="00167C07">
        <w:t xml:space="preserve">: </w:t>
      </w:r>
      <w:r w:rsidRPr="00F867CE">
        <w:t>CapPcDcStub</w:t>
      </w:r>
    </w:p>
    <w:p w:rsidR="00167C07" w:rsidRDefault="00167C07" w:rsidP="00167C07">
      <w:pPr>
        <w:pStyle w:val="Heading4"/>
      </w:pPr>
      <w:r>
        <w:t>Design Rationale</w:t>
      </w:r>
    </w:p>
    <w:p w:rsidR="00167C07" w:rsidRDefault="00167C07" w:rsidP="00167C07">
      <w:r w:rsidRPr="00167C07">
        <w:t xml:space="preserve">The </w:t>
      </w:r>
      <w:r>
        <w:t>d</w:t>
      </w:r>
      <w:r w:rsidRPr="00167C07">
        <w:t xml:space="preserve">igital </w:t>
      </w:r>
      <w:r>
        <w:t>o</w:t>
      </w:r>
      <w:r w:rsidRPr="00167C07">
        <w:t xml:space="preserve">utput ports PhyCapDischarge_OP_SET and PhyCapPrecharge_OP_SET that are applicable only to Configuration B require a client/server port in </w:t>
      </w:r>
      <w:r w:rsidR="00F867CE">
        <w:t xml:space="preserve">Davinci </w:t>
      </w:r>
      <w:r w:rsidRPr="00167C07">
        <w:t xml:space="preserve">Developer. However, for programs </w:t>
      </w:r>
      <w:r w:rsidR="00F867CE" w:rsidRPr="00167C07">
        <w:t>that only supports</w:t>
      </w:r>
      <w:r w:rsidRPr="00167C07">
        <w:t xml:space="preserve"> Configuration A, where these physical capacitor pins are NOT available, the Developer tool flags an error durin</w:t>
      </w:r>
      <w:r w:rsidR="00F867CE">
        <w:t xml:space="preserve">g integration of the component, </w:t>
      </w:r>
      <w:r w:rsidRPr="00167C07">
        <w:t xml:space="preserve">since </w:t>
      </w:r>
      <w:r>
        <w:t xml:space="preserve">the client server ports are </w:t>
      </w:r>
      <w:r w:rsidRPr="00167C07">
        <w:t>not connected.</w:t>
      </w:r>
      <w:r>
        <w:t xml:space="preserve"> This s</w:t>
      </w:r>
      <w:r w:rsidRPr="00167C07">
        <w:t>erver function stub</w:t>
      </w:r>
      <w:r w:rsidR="00F867CE">
        <w:t xml:space="preserve"> </w:t>
      </w:r>
      <w:r w:rsidRPr="00167C07">
        <w:t xml:space="preserve">will be connected to </w:t>
      </w:r>
      <w:r w:rsidR="00F867CE">
        <w:t xml:space="preserve">both </w:t>
      </w:r>
      <w:r w:rsidRPr="00167C07">
        <w:t>the Client/Server ports, PhyCapDischarge_OP_SET and PhyCapPrecharge_OP_SET</w:t>
      </w:r>
      <w:r w:rsidR="00F867CE">
        <w:t>, to avoid the configuration error flaged by the Davinci Developer tool during integration.</w:t>
      </w:r>
    </w:p>
    <w:p w:rsidR="00167C07" w:rsidRDefault="00167C07" w:rsidP="00167C07">
      <w:pPr>
        <w:pStyle w:val="Heading4"/>
      </w:pPr>
      <w:r>
        <w:t>Program Flow Start</w:t>
      </w:r>
    </w:p>
    <w:p w:rsidR="00167C07" w:rsidRDefault="00167C07" w:rsidP="00167C07">
      <w:r>
        <w:t>N/A</w:t>
      </w:r>
    </w:p>
    <w:p w:rsidR="00167C07" w:rsidRDefault="00167C07" w:rsidP="00167C07">
      <w:pPr>
        <w:pStyle w:val="Heading4"/>
      </w:pPr>
      <w:r>
        <w:t>Store Module Inputs to Local copies</w:t>
      </w:r>
    </w:p>
    <w:p w:rsidR="00167C07" w:rsidRPr="00F141E2" w:rsidRDefault="00167C07" w:rsidP="00167C07">
      <w:pPr>
        <w:rPr>
          <w:sz w:val="18"/>
          <w:szCs w:val="18"/>
        </w:rPr>
      </w:pPr>
      <w:r w:rsidRPr="00F141E2">
        <w:rPr>
          <w:sz w:val="18"/>
          <w:szCs w:val="18"/>
        </w:rPr>
        <w:t>None</w:t>
      </w:r>
    </w:p>
    <w:p w:rsidR="00167C07" w:rsidRDefault="00167C07" w:rsidP="00167C07">
      <w:pPr>
        <w:pStyle w:val="Heading4"/>
      </w:pPr>
      <w:r>
        <w:t>Capacitor Discharge/Precharge server stub – for Configuration A</w:t>
      </w:r>
    </w:p>
    <w:tbl>
      <w:tblPr>
        <w:tblW w:w="8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8"/>
        <w:gridCol w:w="3393"/>
        <w:gridCol w:w="1337"/>
        <w:gridCol w:w="686"/>
        <w:gridCol w:w="998"/>
        <w:gridCol w:w="591"/>
      </w:tblGrid>
      <w:tr w:rsidR="007624AC" w:rsidTr="00755551">
        <w:tc>
          <w:tcPr>
            <w:tcW w:w="1960" w:type="dxa"/>
            <w:tcBorders>
              <w:top w:val="single" w:sz="4" w:space="0" w:color="auto"/>
              <w:left w:val="single" w:sz="4" w:space="0" w:color="auto"/>
              <w:right w:val="nil"/>
            </w:tcBorders>
          </w:tcPr>
          <w:p w:rsidR="007624AC" w:rsidRPr="007624AC" w:rsidRDefault="007624AC" w:rsidP="00755551">
            <w:pPr>
              <w:spacing w:before="60"/>
              <w:rPr>
                <w:rFonts w:ascii="Arial" w:hAnsi="Arial" w:cs="Arial"/>
                <w:sz w:val="16"/>
              </w:rPr>
            </w:pPr>
            <w:r w:rsidRPr="007624AC">
              <w:rPr>
                <w:rFonts w:ascii="Arial" w:hAnsi="Arial" w:cs="Arial"/>
                <w:sz w:val="16"/>
              </w:rPr>
              <w:t>CapPcDcStub_OP_SET</w:t>
            </w:r>
          </w:p>
        </w:tc>
        <w:tc>
          <w:tcPr>
            <w:tcW w:w="3708" w:type="dxa"/>
            <w:tcBorders>
              <w:top w:val="single" w:sz="4" w:space="0" w:color="auto"/>
              <w:left w:val="nil"/>
            </w:tcBorders>
          </w:tcPr>
          <w:p w:rsidR="007624AC" w:rsidRDefault="007624AC" w:rsidP="00755551">
            <w:pPr>
              <w:spacing w:before="60"/>
              <w:rPr>
                <w:rFonts w:ascii="Arial" w:hAnsi="Arial" w:cs="Arial"/>
                <w:sz w:val="16"/>
              </w:rPr>
            </w:pPr>
          </w:p>
        </w:tc>
        <w:tc>
          <w:tcPr>
            <w:tcW w:w="920" w:type="dxa"/>
            <w:shd w:val="pct30" w:color="FFFF00" w:fill="auto"/>
          </w:tcPr>
          <w:p w:rsidR="007624AC" w:rsidRDefault="007624AC" w:rsidP="00755551">
            <w:pPr>
              <w:spacing w:before="60"/>
              <w:jc w:val="center"/>
              <w:rPr>
                <w:rFonts w:ascii="Arial" w:hAnsi="Arial" w:cs="Arial"/>
                <w:sz w:val="16"/>
              </w:rPr>
            </w:pPr>
            <w:r>
              <w:rPr>
                <w:rFonts w:ascii="Arial" w:hAnsi="Arial" w:cs="Arial"/>
                <w:sz w:val="16"/>
              </w:rPr>
              <w:t>Type</w:t>
            </w:r>
          </w:p>
        </w:tc>
        <w:tc>
          <w:tcPr>
            <w:tcW w:w="715" w:type="dxa"/>
            <w:shd w:val="pct30" w:color="FFFF00" w:fill="auto"/>
          </w:tcPr>
          <w:p w:rsidR="007624AC" w:rsidRDefault="007624AC" w:rsidP="00755551">
            <w:pPr>
              <w:spacing w:before="60"/>
              <w:jc w:val="center"/>
              <w:rPr>
                <w:rFonts w:ascii="Arial" w:hAnsi="Arial" w:cs="Arial"/>
                <w:sz w:val="16"/>
              </w:rPr>
            </w:pPr>
            <w:r>
              <w:rPr>
                <w:rFonts w:ascii="Arial" w:hAnsi="Arial" w:cs="Arial"/>
                <w:sz w:val="16"/>
              </w:rPr>
              <w:t>Min</w:t>
            </w:r>
          </w:p>
        </w:tc>
        <w:tc>
          <w:tcPr>
            <w:tcW w:w="1062" w:type="dxa"/>
            <w:shd w:val="pct30" w:color="FFFF00" w:fill="auto"/>
          </w:tcPr>
          <w:p w:rsidR="007624AC" w:rsidRDefault="007624AC" w:rsidP="00755551">
            <w:pPr>
              <w:spacing w:before="60"/>
              <w:jc w:val="center"/>
              <w:rPr>
                <w:rFonts w:ascii="Arial" w:hAnsi="Arial" w:cs="Arial"/>
                <w:sz w:val="16"/>
              </w:rPr>
            </w:pPr>
            <w:r>
              <w:rPr>
                <w:rFonts w:ascii="Arial" w:hAnsi="Arial" w:cs="Arial"/>
                <w:sz w:val="16"/>
              </w:rPr>
              <w:t>Max</w:t>
            </w:r>
          </w:p>
        </w:tc>
        <w:tc>
          <w:tcPr>
            <w:tcW w:w="598" w:type="dxa"/>
            <w:tcBorders>
              <w:bottom w:val="single" w:sz="4" w:space="0" w:color="auto"/>
            </w:tcBorders>
            <w:shd w:val="pct30" w:color="FFFF00" w:fill="auto"/>
          </w:tcPr>
          <w:p w:rsidR="007624AC" w:rsidRDefault="007624AC" w:rsidP="00755551">
            <w:pPr>
              <w:spacing w:before="60"/>
              <w:jc w:val="center"/>
              <w:rPr>
                <w:rFonts w:ascii="Arial" w:hAnsi="Arial" w:cs="Arial"/>
                <w:sz w:val="16"/>
              </w:rPr>
            </w:pPr>
            <w:r>
              <w:rPr>
                <w:rFonts w:ascii="Arial" w:hAnsi="Arial" w:cs="Arial"/>
                <w:sz w:val="16"/>
              </w:rPr>
              <w:t>UTP Tol.</w:t>
            </w:r>
          </w:p>
        </w:tc>
      </w:tr>
      <w:tr w:rsidR="007624AC" w:rsidTr="00755551">
        <w:tc>
          <w:tcPr>
            <w:tcW w:w="1960" w:type="dxa"/>
          </w:tcPr>
          <w:p w:rsidR="007624AC" w:rsidRDefault="007624AC" w:rsidP="00755551">
            <w:pPr>
              <w:spacing w:before="60"/>
              <w:rPr>
                <w:rFonts w:ascii="Arial" w:hAnsi="Arial" w:cs="Arial"/>
                <w:b/>
                <w:bCs/>
                <w:sz w:val="16"/>
              </w:rPr>
            </w:pPr>
            <w:r>
              <w:rPr>
                <w:rFonts w:ascii="Arial" w:hAnsi="Arial" w:cs="Arial"/>
                <w:b/>
                <w:bCs/>
                <w:sz w:val="16"/>
              </w:rPr>
              <w:t xml:space="preserve">Arguments Passed </w:t>
            </w:r>
          </w:p>
        </w:tc>
        <w:tc>
          <w:tcPr>
            <w:tcW w:w="3708" w:type="dxa"/>
          </w:tcPr>
          <w:p w:rsidR="007624AC" w:rsidRDefault="007624AC" w:rsidP="00755551">
            <w:pPr>
              <w:spacing w:before="60"/>
              <w:rPr>
                <w:rFonts w:ascii="Arial" w:hAnsi="Arial" w:cs="Arial"/>
                <w:sz w:val="16"/>
              </w:rPr>
            </w:pPr>
            <w:r w:rsidRPr="007624AC">
              <w:rPr>
                <w:rFonts w:ascii="Arial" w:hAnsi="Arial" w:cs="Arial"/>
                <w:sz w:val="16"/>
              </w:rPr>
              <w:t>signal</w:t>
            </w:r>
          </w:p>
        </w:tc>
        <w:tc>
          <w:tcPr>
            <w:tcW w:w="920" w:type="dxa"/>
          </w:tcPr>
          <w:p w:rsidR="007624AC" w:rsidRDefault="007624AC" w:rsidP="00755551">
            <w:pPr>
              <w:spacing w:before="60"/>
              <w:rPr>
                <w:rFonts w:ascii="Arial" w:hAnsi="Arial" w:cs="Arial"/>
                <w:sz w:val="16"/>
              </w:rPr>
            </w:pPr>
            <w:r>
              <w:rPr>
                <w:rFonts w:ascii="Arial" w:hAnsi="Arial" w:cs="Arial"/>
                <w:sz w:val="16"/>
              </w:rPr>
              <w:t>Uint8</w:t>
            </w:r>
          </w:p>
          <w:p w:rsidR="00D84B72" w:rsidRPr="00D84B72" w:rsidRDefault="00D84B72" w:rsidP="00D84B72">
            <w:pPr>
              <w:spacing w:before="60"/>
              <w:rPr>
                <w:rFonts w:ascii="Arial" w:hAnsi="Arial" w:cs="Arial"/>
                <w:sz w:val="12"/>
                <w:szCs w:val="12"/>
              </w:rPr>
            </w:pPr>
            <w:r w:rsidRPr="00D84B72">
              <w:rPr>
                <w:rFonts w:ascii="Arial" w:hAnsi="Arial" w:cs="Arial"/>
                <w:sz w:val="12"/>
                <w:szCs w:val="12"/>
              </w:rPr>
              <w:t>(</w:t>
            </w:r>
            <w:r w:rsidRPr="00D84B72">
              <w:rPr>
                <w:rFonts w:ascii="Courier New" w:hAnsi="Courier New" w:cs="Courier New"/>
                <w:color w:val="005032"/>
                <w:sz w:val="12"/>
                <w:szCs w:val="12"/>
                <w:highlight w:val="lightGray"/>
              </w:rPr>
              <w:t>IoHwAb_BoolType</w:t>
            </w:r>
            <w:r w:rsidRPr="00D84B72">
              <w:rPr>
                <w:rFonts w:ascii="Courier New" w:hAnsi="Courier New" w:cs="Courier New"/>
                <w:color w:val="005032"/>
                <w:sz w:val="12"/>
                <w:szCs w:val="12"/>
              </w:rPr>
              <w:t xml:space="preserve"> </w:t>
            </w:r>
            <w:r>
              <w:rPr>
                <w:rFonts w:ascii="Courier New" w:hAnsi="Courier New" w:cs="Courier New"/>
                <w:color w:val="005032"/>
                <w:sz w:val="12"/>
                <w:szCs w:val="12"/>
              </w:rPr>
              <w:t>is</w:t>
            </w:r>
            <w:r w:rsidRPr="00D84B72">
              <w:rPr>
                <w:rFonts w:ascii="Courier New" w:hAnsi="Courier New" w:cs="Courier New"/>
                <w:color w:val="005032"/>
                <w:sz w:val="12"/>
                <w:szCs w:val="12"/>
              </w:rPr>
              <w:t xml:space="preserve"> </w:t>
            </w:r>
            <w:r>
              <w:rPr>
                <w:rFonts w:ascii="Courier New" w:hAnsi="Courier New" w:cs="Courier New"/>
                <w:color w:val="005032"/>
                <w:sz w:val="12"/>
                <w:szCs w:val="12"/>
              </w:rPr>
              <w:t>a</w:t>
            </w:r>
            <w:r w:rsidRPr="00D84B72">
              <w:rPr>
                <w:rFonts w:ascii="Courier New" w:hAnsi="Courier New" w:cs="Courier New"/>
                <w:color w:val="005032"/>
                <w:sz w:val="12"/>
                <w:szCs w:val="12"/>
              </w:rPr>
              <w:t xml:space="preserve"> </w:t>
            </w:r>
            <w:r w:rsidRPr="00D84B72">
              <w:rPr>
                <w:rFonts w:ascii="Courier New" w:hAnsi="Courier New" w:cs="Courier New"/>
                <w:b/>
                <w:color w:val="005032"/>
                <w:sz w:val="12"/>
                <w:szCs w:val="12"/>
              </w:rPr>
              <w:t>uint8</w:t>
            </w:r>
            <w:r w:rsidRPr="00D84B72">
              <w:rPr>
                <w:rFonts w:ascii="Courier New" w:hAnsi="Courier New" w:cs="Courier New"/>
                <w:color w:val="005032"/>
                <w:sz w:val="12"/>
                <w:szCs w:val="12"/>
              </w:rPr>
              <w:t>)</w:t>
            </w:r>
          </w:p>
        </w:tc>
        <w:tc>
          <w:tcPr>
            <w:tcW w:w="715" w:type="dxa"/>
          </w:tcPr>
          <w:p w:rsidR="007624AC" w:rsidRDefault="007624AC" w:rsidP="00755551">
            <w:pPr>
              <w:spacing w:before="60"/>
              <w:rPr>
                <w:rFonts w:ascii="Arial" w:hAnsi="Arial" w:cs="Arial"/>
                <w:sz w:val="16"/>
              </w:rPr>
            </w:pPr>
            <w:r>
              <w:rPr>
                <w:rFonts w:ascii="Arial" w:hAnsi="Arial" w:cs="Arial"/>
                <w:sz w:val="16"/>
              </w:rPr>
              <w:t>0</w:t>
            </w:r>
          </w:p>
        </w:tc>
        <w:tc>
          <w:tcPr>
            <w:tcW w:w="1062" w:type="dxa"/>
          </w:tcPr>
          <w:p w:rsidR="007624AC" w:rsidRDefault="007624AC" w:rsidP="00755551">
            <w:pPr>
              <w:spacing w:before="60"/>
              <w:rPr>
                <w:rFonts w:ascii="Arial" w:hAnsi="Arial" w:cs="Arial"/>
                <w:sz w:val="16"/>
              </w:rPr>
            </w:pPr>
            <w:r>
              <w:rPr>
                <w:rFonts w:ascii="Arial" w:hAnsi="Arial" w:cs="Arial"/>
                <w:sz w:val="16"/>
              </w:rPr>
              <w:t>1</w:t>
            </w:r>
          </w:p>
        </w:tc>
        <w:tc>
          <w:tcPr>
            <w:tcW w:w="598" w:type="dxa"/>
            <w:shd w:val="clear" w:color="auto" w:fill="auto"/>
          </w:tcPr>
          <w:p w:rsidR="007624AC" w:rsidRDefault="007624AC" w:rsidP="00755551">
            <w:pPr>
              <w:spacing w:before="60"/>
              <w:rPr>
                <w:rFonts w:ascii="Arial" w:hAnsi="Arial" w:cs="Arial"/>
                <w:sz w:val="16"/>
              </w:rPr>
            </w:pPr>
            <w:r>
              <w:rPr>
                <w:rFonts w:ascii="Arial" w:hAnsi="Arial" w:cs="Arial"/>
                <w:sz w:val="16"/>
              </w:rPr>
              <w:t>0</w:t>
            </w:r>
          </w:p>
        </w:tc>
      </w:tr>
      <w:tr w:rsidR="007624AC" w:rsidTr="00755551">
        <w:tc>
          <w:tcPr>
            <w:tcW w:w="1960" w:type="dxa"/>
          </w:tcPr>
          <w:p w:rsidR="007624AC" w:rsidRDefault="007624AC" w:rsidP="00755551">
            <w:pPr>
              <w:spacing w:before="60"/>
              <w:rPr>
                <w:rFonts w:ascii="Arial" w:hAnsi="Arial" w:cs="Arial"/>
                <w:b/>
                <w:bCs/>
                <w:sz w:val="16"/>
              </w:rPr>
            </w:pPr>
            <w:r>
              <w:rPr>
                <w:rFonts w:ascii="Arial" w:hAnsi="Arial" w:cs="Arial"/>
                <w:b/>
                <w:bCs/>
                <w:sz w:val="16"/>
              </w:rPr>
              <w:lastRenderedPageBreak/>
              <w:t>Return Value</w:t>
            </w:r>
          </w:p>
        </w:tc>
        <w:tc>
          <w:tcPr>
            <w:tcW w:w="3708" w:type="dxa"/>
          </w:tcPr>
          <w:p w:rsidR="007624AC" w:rsidRDefault="007624AC" w:rsidP="00755551">
            <w:pPr>
              <w:spacing w:before="60"/>
              <w:rPr>
                <w:rFonts w:ascii="Arial" w:hAnsi="Arial" w:cs="Arial"/>
                <w:sz w:val="16"/>
              </w:rPr>
            </w:pPr>
            <w:r>
              <w:rPr>
                <w:rFonts w:ascii="Arial" w:hAnsi="Arial" w:cs="Arial"/>
                <w:sz w:val="16"/>
              </w:rPr>
              <w:t>RTE_E_OK</w:t>
            </w:r>
          </w:p>
        </w:tc>
        <w:tc>
          <w:tcPr>
            <w:tcW w:w="920" w:type="dxa"/>
            <w:shd w:val="clear" w:color="auto" w:fill="D9D9D9"/>
          </w:tcPr>
          <w:p w:rsidR="007624AC" w:rsidRDefault="007624AC" w:rsidP="00755551">
            <w:pPr>
              <w:spacing w:before="60"/>
              <w:rPr>
                <w:rFonts w:ascii="Arial" w:hAnsi="Arial" w:cs="Arial"/>
                <w:sz w:val="16"/>
              </w:rPr>
            </w:pPr>
            <w:r>
              <w:rPr>
                <w:rFonts w:ascii="Arial" w:hAnsi="Arial" w:cs="Arial"/>
                <w:sz w:val="16"/>
              </w:rPr>
              <w:t>Uint8</w:t>
            </w:r>
          </w:p>
        </w:tc>
        <w:tc>
          <w:tcPr>
            <w:tcW w:w="715" w:type="dxa"/>
            <w:shd w:val="clear" w:color="auto" w:fill="D9D9D9"/>
          </w:tcPr>
          <w:p w:rsidR="007624AC" w:rsidRDefault="007624AC" w:rsidP="00755551">
            <w:pPr>
              <w:spacing w:before="60"/>
              <w:rPr>
                <w:rFonts w:ascii="Arial" w:hAnsi="Arial" w:cs="Arial"/>
                <w:sz w:val="16"/>
              </w:rPr>
            </w:pPr>
            <w:r>
              <w:rPr>
                <w:rFonts w:ascii="Arial" w:hAnsi="Arial" w:cs="Arial"/>
                <w:sz w:val="16"/>
              </w:rPr>
              <w:t>0</w:t>
            </w:r>
          </w:p>
        </w:tc>
        <w:tc>
          <w:tcPr>
            <w:tcW w:w="1062" w:type="dxa"/>
            <w:shd w:val="clear" w:color="auto" w:fill="D9D9D9"/>
          </w:tcPr>
          <w:p w:rsidR="007624AC" w:rsidRDefault="007624AC" w:rsidP="00755551">
            <w:pPr>
              <w:spacing w:before="60"/>
              <w:rPr>
                <w:rFonts w:ascii="Arial" w:hAnsi="Arial" w:cs="Arial"/>
                <w:sz w:val="16"/>
              </w:rPr>
            </w:pPr>
            <w:r>
              <w:rPr>
                <w:rFonts w:ascii="Arial" w:hAnsi="Arial" w:cs="Arial"/>
                <w:sz w:val="16"/>
              </w:rPr>
              <w:t>0</w:t>
            </w:r>
          </w:p>
        </w:tc>
        <w:tc>
          <w:tcPr>
            <w:tcW w:w="598" w:type="dxa"/>
            <w:shd w:val="clear" w:color="auto" w:fill="D9D9D9"/>
          </w:tcPr>
          <w:p w:rsidR="007624AC" w:rsidRDefault="007624AC" w:rsidP="00755551">
            <w:pPr>
              <w:spacing w:before="60"/>
              <w:rPr>
                <w:rFonts w:ascii="Arial" w:hAnsi="Arial" w:cs="Arial"/>
                <w:sz w:val="16"/>
              </w:rPr>
            </w:pPr>
            <w:r>
              <w:rPr>
                <w:rFonts w:ascii="Arial" w:hAnsi="Arial" w:cs="Arial"/>
                <w:sz w:val="16"/>
              </w:rPr>
              <w:t>0</w:t>
            </w:r>
          </w:p>
        </w:tc>
      </w:tr>
    </w:tbl>
    <w:p w:rsidR="007624AC" w:rsidRPr="007624AC" w:rsidRDefault="007624AC" w:rsidP="007624AC"/>
    <w:p w:rsidR="00167C07" w:rsidRDefault="00F867CE" w:rsidP="00167C07">
      <w:pPr>
        <w:spacing w:after="0"/>
        <w:jc w:val="center"/>
      </w:pPr>
      <w:r>
        <w:object w:dxaOrig="2388" w:dyaOrig="2035">
          <v:shape id="_x0000_i1034" type="#_x0000_t75" style="width:119.1pt;height:102.05pt" o:ole="">
            <v:imagedata r:id="rId29" o:title=""/>
          </v:shape>
          <o:OLEObject Type="Embed" ProgID="Visio.Drawing.11" ShapeID="_x0000_i1034" DrawAspect="Content" ObjectID="_1457159169" r:id="rId30"/>
        </w:object>
      </w:r>
    </w:p>
    <w:p w:rsidR="00167C07" w:rsidRDefault="00167C07">
      <w:pPr>
        <w:spacing w:after="0"/>
      </w:pPr>
    </w:p>
    <w:p w:rsidR="00167C07" w:rsidRDefault="00167C07" w:rsidP="00167C07">
      <w:pPr>
        <w:pStyle w:val="Heading4"/>
      </w:pPr>
      <w:r>
        <w:t>Store Local copy of outputs into Module Outputs</w:t>
      </w:r>
    </w:p>
    <w:p w:rsidR="00167C07" w:rsidRPr="00F141E2" w:rsidRDefault="00167C07" w:rsidP="00167C07">
      <w:pPr>
        <w:rPr>
          <w:sz w:val="18"/>
          <w:szCs w:val="18"/>
        </w:rPr>
      </w:pPr>
      <w:r w:rsidRPr="00F141E2">
        <w:rPr>
          <w:sz w:val="18"/>
          <w:szCs w:val="18"/>
        </w:rPr>
        <w:t>None</w:t>
      </w:r>
    </w:p>
    <w:p w:rsidR="00167C07" w:rsidRDefault="00167C07" w:rsidP="00167C07">
      <w:pPr>
        <w:pStyle w:val="Heading4"/>
      </w:pPr>
      <w:r>
        <w:t>Program Flow End</w:t>
      </w:r>
    </w:p>
    <w:p w:rsidR="00167C07" w:rsidRDefault="00167C07" w:rsidP="00167C07">
      <w:r>
        <w:t>N/A</w:t>
      </w:r>
    </w:p>
    <w:p w:rsidR="0058472C" w:rsidRDefault="0058472C">
      <w:pPr>
        <w:spacing w:after="0"/>
      </w:pPr>
      <w:r>
        <w:br w:type="page"/>
      </w:r>
    </w:p>
    <w:p w:rsidR="0058472C" w:rsidRDefault="0058472C" w:rsidP="0058472C">
      <w:pPr>
        <w:pStyle w:val="Heading2"/>
      </w:pPr>
      <w:r>
        <w:lastRenderedPageBreak/>
        <w:t>Transition Functions</w:t>
      </w:r>
    </w:p>
    <w:p w:rsidR="0058472C" w:rsidRDefault="0058472C" w:rsidP="0058472C">
      <w:pPr>
        <w:pStyle w:val="Heading3"/>
      </w:pPr>
      <w:r>
        <w:t xml:space="preserve">Trns: </w:t>
      </w:r>
      <w:r w:rsidR="00C90B7A">
        <w:fldChar w:fldCharType="begin"/>
      </w:r>
      <w:r w:rsidR="00C90B7A">
        <w:instrText xml:space="preserve"> DOCPROPERTY "Module Name"  \* MERGEFORMAT </w:instrText>
      </w:r>
      <w:r w:rsidR="00C90B7A">
        <w:fldChar w:fldCharType="separate"/>
      </w:r>
      <w:r>
        <w:t>BkCpPc</w:t>
      </w:r>
      <w:r w:rsidR="00C90B7A">
        <w:fldChar w:fldCharType="end"/>
      </w:r>
      <w:r>
        <w:t>_Trns1</w:t>
      </w:r>
    </w:p>
    <w:p w:rsidR="0058472C" w:rsidRDefault="0058472C" w:rsidP="0058472C">
      <w:pPr>
        <w:pStyle w:val="Heading4"/>
      </w:pPr>
      <w:r>
        <w:t>Design Rationale</w:t>
      </w:r>
    </w:p>
    <w:p w:rsidR="0058472C" w:rsidRDefault="0058472C" w:rsidP="0058472C">
      <w:r>
        <w:t>None</w:t>
      </w:r>
    </w:p>
    <w:p w:rsidR="0058472C" w:rsidRDefault="0058472C" w:rsidP="0058472C">
      <w:pPr>
        <w:pStyle w:val="Heading4"/>
      </w:pPr>
      <w:r>
        <w:t>Program Flow Start</w:t>
      </w:r>
    </w:p>
    <w:p w:rsidR="0058472C" w:rsidRDefault="0058472C" w:rsidP="0058472C">
      <w:r>
        <w:t>N/A</w:t>
      </w:r>
    </w:p>
    <w:p w:rsidR="0058472C" w:rsidRDefault="0058472C" w:rsidP="0058472C">
      <w:pPr>
        <w:pStyle w:val="Heading4"/>
      </w:pPr>
      <w:r>
        <w:t>Store Module Inputs to Local copies</w:t>
      </w:r>
    </w:p>
    <w:p w:rsidR="0058472C" w:rsidRPr="00F141E2" w:rsidRDefault="0058472C" w:rsidP="0058472C">
      <w:pPr>
        <w:rPr>
          <w:sz w:val="18"/>
          <w:szCs w:val="18"/>
        </w:rPr>
      </w:pPr>
      <w:r w:rsidRPr="00F141E2">
        <w:rPr>
          <w:sz w:val="18"/>
          <w:szCs w:val="18"/>
        </w:rPr>
        <w:t>None</w:t>
      </w:r>
    </w:p>
    <w:p w:rsidR="0058472C" w:rsidRDefault="00B7620D" w:rsidP="0058472C">
      <w:pPr>
        <w:pStyle w:val="Heading4"/>
      </w:pPr>
      <w:r>
        <w:lastRenderedPageBreak/>
        <w:t>Set Outputs to Safe Conditions</w:t>
      </w:r>
    </w:p>
    <w:p w:rsidR="0058472C" w:rsidRDefault="00D775A1" w:rsidP="0058472C">
      <w:pPr>
        <w:jc w:val="center"/>
      </w:pPr>
      <w:r>
        <w:object w:dxaOrig="6015" w:dyaOrig="8195">
          <v:shape id="_x0000_i1035" type="#_x0000_t75" style="width:302.25pt;height:410.25pt" o:ole="">
            <v:imagedata r:id="rId31" o:title=""/>
          </v:shape>
          <o:OLEObject Type="Embed" ProgID="Visio.Drawing.11" ShapeID="_x0000_i1035" DrawAspect="Content" ObjectID="_1457159170" r:id="rId32"/>
        </w:object>
      </w:r>
    </w:p>
    <w:p w:rsidR="0058472C" w:rsidRDefault="0058472C" w:rsidP="0058472C">
      <w:pPr>
        <w:pStyle w:val="Heading4"/>
      </w:pPr>
      <w:r>
        <w:t>Store Local copy of outputs into Module Outputs</w:t>
      </w:r>
    </w:p>
    <w:p w:rsidR="0058472C" w:rsidRPr="00F141E2" w:rsidRDefault="0058472C" w:rsidP="0058472C">
      <w:pPr>
        <w:rPr>
          <w:sz w:val="18"/>
          <w:szCs w:val="18"/>
        </w:rPr>
      </w:pPr>
      <w:r w:rsidRPr="00F141E2">
        <w:rPr>
          <w:sz w:val="18"/>
          <w:szCs w:val="18"/>
        </w:rPr>
        <w:t>None</w:t>
      </w:r>
    </w:p>
    <w:p w:rsidR="0058472C" w:rsidRDefault="0058472C" w:rsidP="0058472C">
      <w:pPr>
        <w:pStyle w:val="Heading4"/>
      </w:pPr>
      <w:r>
        <w:t>Program Flow End</w:t>
      </w:r>
    </w:p>
    <w:p w:rsidR="0058472C" w:rsidRDefault="0058472C" w:rsidP="0058472C">
      <w:r>
        <w:t>N/A</w:t>
      </w:r>
    </w:p>
    <w:p w:rsidR="000A0934" w:rsidRDefault="000A0934">
      <w:pPr>
        <w:spacing w:after="0"/>
        <w:rPr>
          <w:rFonts w:ascii="Arial" w:hAnsi="Arial"/>
          <w:b/>
          <w:sz w:val="24"/>
        </w:rPr>
      </w:pPr>
      <w:r>
        <w:br w:type="page"/>
      </w:r>
    </w:p>
    <w:p w:rsidR="000A0934" w:rsidRDefault="000A0934" w:rsidP="000A0934">
      <w:pPr>
        <w:pStyle w:val="Heading3"/>
      </w:pPr>
      <w:r>
        <w:lastRenderedPageBreak/>
        <w:t xml:space="preserve">Trns: </w:t>
      </w:r>
      <w:r w:rsidR="00C90B7A">
        <w:fldChar w:fldCharType="begin"/>
      </w:r>
      <w:r w:rsidR="00C90B7A">
        <w:instrText xml:space="preserve"> DOCPROPERTY "Module Name"  \* MERGEFORMAT </w:instrText>
      </w:r>
      <w:r w:rsidR="00C90B7A">
        <w:fldChar w:fldCharType="separate"/>
      </w:r>
      <w:r>
        <w:t>BkCpPc</w:t>
      </w:r>
      <w:r w:rsidR="00C90B7A">
        <w:fldChar w:fldCharType="end"/>
      </w:r>
      <w:r>
        <w:t>_Trns2</w:t>
      </w:r>
    </w:p>
    <w:p w:rsidR="000A0934" w:rsidRDefault="000A0934" w:rsidP="000A0934">
      <w:pPr>
        <w:pStyle w:val="Heading4"/>
      </w:pPr>
      <w:r>
        <w:t>Design Rationale</w:t>
      </w:r>
    </w:p>
    <w:p w:rsidR="000A0934" w:rsidRDefault="000A0934" w:rsidP="000A0934">
      <w:r>
        <w:t>None</w:t>
      </w:r>
    </w:p>
    <w:p w:rsidR="000A0934" w:rsidRDefault="000A0934" w:rsidP="000A0934">
      <w:pPr>
        <w:pStyle w:val="Heading4"/>
      </w:pPr>
      <w:r>
        <w:t>Program Flow Start</w:t>
      </w:r>
    </w:p>
    <w:p w:rsidR="000A0934" w:rsidRDefault="000A0934" w:rsidP="000A0934">
      <w:r>
        <w:t>N/A</w:t>
      </w:r>
    </w:p>
    <w:p w:rsidR="000A0934" w:rsidRDefault="000A0934" w:rsidP="000A0934">
      <w:pPr>
        <w:pStyle w:val="Heading4"/>
      </w:pPr>
      <w:r>
        <w:t>Store Module Inputs to Local copies</w:t>
      </w:r>
    </w:p>
    <w:p w:rsidR="000A0934" w:rsidRPr="00F141E2" w:rsidRDefault="000A0934" w:rsidP="000A0934">
      <w:pPr>
        <w:rPr>
          <w:sz w:val="18"/>
          <w:szCs w:val="18"/>
        </w:rPr>
      </w:pPr>
      <w:r w:rsidRPr="00F141E2">
        <w:rPr>
          <w:sz w:val="18"/>
          <w:szCs w:val="18"/>
        </w:rPr>
        <w:t>None</w:t>
      </w:r>
    </w:p>
    <w:p w:rsidR="000A0934" w:rsidRDefault="000A0934" w:rsidP="000A0934">
      <w:pPr>
        <w:pStyle w:val="Heading4"/>
      </w:pPr>
      <w:r>
        <w:t>Initialize Outputs</w:t>
      </w:r>
    </w:p>
    <w:p w:rsidR="007D7A99" w:rsidRPr="007D7A99" w:rsidRDefault="007D7A99" w:rsidP="007D7A99">
      <w:r>
        <w:t>None</w:t>
      </w:r>
    </w:p>
    <w:p w:rsidR="000A0934" w:rsidRDefault="0085435C" w:rsidP="000A0934">
      <w:pPr>
        <w:jc w:val="center"/>
      </w:pPr>
      <w:r w:rsidRPr="0085435C">
        <w:lastRenderedPageBreak/>
        <w:t xml:space="preserve"> </w:t>
      </w:r>
      <w:r w:rsidR="00D775A1">
        <w:object w:dxaOrig="4571" w:dyaOrig="9550">
          <v:shape id="_x0000_i1036" type="#_x0000_t75" style="width:228.65pt;height:477.9pt" o:ole="">
            <v:imagedata r:id="rId33" o:title=""/>
          </v:shape>
          <o:OLEObject Type="Embed" ProgID="Visio.Drawing.11" ShapeID="_x0000_i1036" DrawAspect="Content" ObjectID="_1457159171" r:id="rId34"/>
        </w:object>
      </w:r>
    </w:p>
    <w:p w:rsidR="000A0934" w:rsidRDefault="000A0934" w:rsidP="000A0934">
      <w:pPr>
        <w:pStyle w:val="Heading4"/>
      </w:pPr>
      <w:r>
        <w:t>Store Local copy of outputs into Module Outputs</w:t>
      </w:r>
    </w:p>
    <w:p w:rsidR="000A0934" w:rsidRPr="00F141E2" w:rsidRDefault="000A0934" w:rsidP="000A0934">
      <w:pPr>
        <w:rPr>
          <w:sz w:val="18"/>
          <w:szCs w:val="18"/>
        </w:rPr>
      </w:pPr>
      <w:r w:rsidRPr="00F141E2">
        <w:rPr>
          <w:sz w:val="18"/>
          <w:szCs w:val="18"/>
        </w:rPr>
        <w:t>None</w:t>
      </w:r>
    </w:p>
    <w:p w:rsidR="000A0934" w:rsidRDefault="000A0934" w:rsidP="000A0934">
      <w:pPr>
        <w:pStyle w:val="Heading4"/>
      </w:pPr>
      <w:r>
        <w:t>Program Flow End</w:t>
      </w:r>
    </w:p>
    <w:p w:rsidR="000A0934" w:rsidRDefault="000A0934" w:rsidP="000A0934">
      <w:r>
        <w:t>N/A</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58472C" w:rsidP="00F957FA">
            <w:pPr>
              <w:spacing w:before="60"/>
              <w:rPr>
                <w:rFonts w:ascii="Arial" w:hAnsi="Arial" w:cs="Arial"/>
                <w:sz w:val="16"/>
                <w:szCs w:val="16"/>
              </w:rPr>
            </w:pPr>
            <w:r>
              <w:rPr>
                <w:rFonts w:ascii="Arial" w:hAnsi="Arial" w:cs="Arial"/>
                <w:sz w:val="16"/>
                <w:szCs w:val="16"/>
              </w:rPr>
              <w:t>BkCpPc_Per1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58472C"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58472C" w:rsidP="00F957FA">
            <w:pPr>
              <w:spacing w:before="60"/>
              <w:rPr>
                <w:rFonts w:ascii="Arial" w:hAnsi="Arial" w:cs="Arial"/>
                <w:sz w:val="16"/>
                <w:szCs w:val="16"/>
              </w:rPr>
            </w:pPr>
            <w:r>
              <w:rPr>
                <w:rFonts w:ascii="Arial" w:hAnsi="Arial" w:cs="Arial"/>
                <w:sz w:val="16"/>
                <w:szCs w:val="16"/>
              </w:rPr>
              <w:t>WARMINIT, OPERATE</w:t>
            </w:r>
          </w:p>
        </w:tc>
      </w:tr>
      <w:tr w:rsidR="0058472C" w:rsidRPr="00381542" w:rsidTr="00B54697">
        <w:tc>
          <w:tcPr>
            <w:tcW w:w="3168" w:type="dxa"/>
            <w:tcBorders>
              <w:top w:val="single" w:sz="6" w:space="0" w:color="auto"/>
              <w:left w:val="single" w:sz="6" w:space="0" w:color="auto"/>
              <w:bottom w:val="single" w:sz="6" w:space="0" w:color="auto"/>
              <w:right w:val="single" w:sz="6" w:space="0" w:color="auto"/>
            </w:tcBorders>
          </w:tcPr>
          <w:p w:rsidR="0058472C" w:rsidRDefault="0058472C" w:rsidP="00F957FA">
            <w:pPr>
              <w:spacing w:before="60"/>
              <w:rPr>
                <w:rFonts w:ascii="Arial" w:hAnsi="Arial" w:cs="Arial"/>
                <w:sz w:val="16"/>
                <w:szCs w:val="16"/>
              </w:rPr>
            </w:pPr>
            <w:r w:rsidRPr="0058472C">
              <w:rPr>
                <w:rFonts w:ascii="Arial" w:hAnsi="Arial" w:cs="Arial"/>
                <w:sz w:val="16"/>
                <w:szCs w:val="16"/>
              </w:rPr>
              <w:t>BkCpPc_Trns1</w:t>
            </w:r>
          </w:p>
        </w:tc>
        <w:tc>
          <w:tcPr>
            <w:tcW w:w="2070" w:type="dxa"/>
            <w:tcBorders>
              <w:top w:val="single" w:sz="6" w:space="0" w:color="auto"/>
              <w:left w:val="single" w:sz="6" w:space="0" w:color="auto"/>
              <w:bottom w:val="single" w:sz="6" w:space="0" w:color="auto"/>
              <w:right w:val="single" w:sz="6" w:space="0" w:color="auto"/>
            </w:tcBorders>
          </w:tcPr>
          <w:p w:rsidR="0058472C" w:rsidRPr="00381542" w:rsidRDefault="0058472C"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58472C" w:rsidRPr="00381542" w:rsidRDefault="0058472C" w:rsidP="00F957FA">
            <w:pPr>
              <w:spacing w:before="60"/>
              <w:rPr>
                <w:rFonts w:ascii="Arial" w:hAnsi="Arial" w:cs="Arial"/>
                <w:sz w:val="16"/>
                <w:szCs w:val="16"/>
              </w:rPr>
            </w:pPr>
            <w:r>
              <w:rPr>
                <w:rFonts w:ascii="Arial" w:hAnsi="Arial" w:cs="Arial"/>
                <w:sz w:val="16"/>
                <w:szCs w:val="16"/>
              </w:rPr>
              <w:t>On Entering DISABLE</w:t>
            </w:r>
          </w:p>
        </w:tc>
      </w:tr>
      <w:tr w:rsidR="000A0934" w:rsidRPr="00381542" w:rsidTr="00B54697">
        <w:tc>
          <w:tcPr>
            <w:tcW w:w="3168" w:type="dxa"/>
            <w:tcBorders>
              <w:top w:val="single" w:sz="6" w:space="0" w:color="auto"/>
              <w:left w:val="single" w:sz="6" w:space="0" w:color="auto"/>
              <w:bottom w:val="single" w:sz="6" w:space="0" w:color="auto"/>
              <w:right w:val="single" w:sz="6" w:space="0" w:color="auto"/>
            </w:tcBorders>
          </w:tcPr>
          <w:p w:rsidR="000A0934" w:rsidRPr="0058472C" w:rsidRDefault="000A0934" w:rsidP="00F957FA">
            <w:pPr>
              <w:spacing w:before="60"/>
              <w:rPr>
                <w:rFonts w:ascii="Arial" w:hAnsi="Arial" w:cs="Arial"/>
                <w:sz w:val="16"/>
                <w:szCs w:val="16"/>
              </w:rPr>
            </w:pPr>
            <w:r w:rsidRPr="000A0934">
              <w:rPr>
                <w:rFonts w:ascii="Arial" w:hAnsi="Arial" w:cs="Arial"/>
                <w:sz w:val="16"/>
                <w:szCs w:val="16"/>
              </w:rPr>
              <w:t>BkCpPc_Trns2</w:t>
            </w:r>
          </w:p>
        </w:tc>
        <w:tc>
          <w:tcPr>
            <w:tcW w:w="2070" w:type="dxa"/>
            <w:tcBorders>
              <w:top w:val="single" w:sz="6" w:space="0" w:color="auto"/>
              <w:left w:val="single" w:sz="6" w:space="0" w:color="auto"/>
              <w:bottom w:val="single" w:sz="6" w:space="0" w:color="auto"/>
              <w:right w:val="single" w:sz="6" w:space="0" w:color="auto"/>
            </w:tcBorders>
          </w:tcPr>
          <w:p w:rsidR="000A0934" w:rsidRDefault="000A0934"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0A0934" w:rsidRDefault="000A0934" w:rsidP="00F957FA">
            <w:pPr>
              <w:spacing w:before="60"/>
              <w:rPr>
                <w:rFonts w:ascii="Arial" w:hAnsi="Arial" w:cs="Arial"/>
                <w:sz w:val="16"/>
                <w:szCs w:val="16"/>
              </w:rPr>
            </w:pPr>
            <w:r>
              <w:rPr>
                <w:rFonts w:ascii="Arial" w:hAnsi="Arial" w:cs="Arial"/>
                <w:sz w:val="16"/>
                <w:szCs w:val="16"/>
              </w:rPr>
              <w:t>On Entering WARMINIT</w:t>
            </w:r>
          </w:p>
        </w:tc>
      </w:tr>
      <w:tr w:rsidR="00E82569" w:rsidRPr="00381542" w:rsidTr="00B54697">
        <w:tc>
          <w:tcPr>
            <w:tcW w:w="3168" w:type="dxa"/>
            <w:tcBorders>
              <w:top w:val="single" w:sz="6" w:space="0" w:color="auto"/>
              <w:left w:val="single" w:sz="6" w:space="0" w:color="auto"/>
              <w:bottom w:val="single" w:sz="6" w:space="0" w:color="auto"/>
              <w:right w:val="single" w:sz="6" w:space="0" w:color="auto"/>
            </w:tcBorders>
          </w:tcPr>
          <w:p w:rsidR="00E82569" w:rsidRPr="000A0934" w:rsidRDefault="00E82569" w:rsidP="00F957FA">
            <w:pPr>
              <w:spacing w:before="60"/>
              <w:rPr>
                <w:rFonts w:ascii="Arial" w:hAnsi="Arial" w:cs="Arial"/>
                <w:sz w:val="16"/>
                <w:szCs w:val="16"/>
              </w:rPr>
            </w:pPr>
            <w:r w:rsidRPr="00E82569">
              <w:rPr>
                <w:rFonts w:ascii="Arial" w:hAnsi="Arial" w:cs="Arial"/>
                <w:sz w:val="16"/>
                <w:szCs w:val="16"/>
              </w:rPr>
              <w:t>CapPcDcStub_OP_SET</w:t>
            </w:r>
          </w:p>
        </w:tc>
        <w:tc>
          <w:tcPr>
            <w:tcW w:w="2070" w:type="dxa"/>
            <w:tcBorders>
              <w:top w:val="single" w:sz="6" w:space="0" w:color="auto"/>
              <w:left w:val="single" w:sz="6" w:space="0" w:color="auto"/>
              <w:bottom w:val="single" w:sz="6" w:space="0" w:color="auto"/>
              <w:right w:val="single" w:sz="6" w:space="0" w:color="auto"/>
            </w:tcBorders>
          </w:tcPr>
          <w:p w:rsidR="00E82569" w:rsidRDefault="00E82569" w:rsidP="00F957FA">
            <w:pPr>
              <w:spacing w:before="60"/>
              <w:rPr>
                <w:rFonts w:ascii="Arial" w:hAnsi="Arial" w:cs="Arial"/>
                <w:sz w:val="16"/>
                <w:szCs w:val="16"/>
              </w:rPr>
            </w:pPr>
            <w:r>
              <w:rPr>
                <w:rFonts w:ascii="Arial" w:hAnsi="Arial" w:cs="Arial"/>
                <w:sz w:val="16"/>
                <w:szCs w:val="16"/>
              </w:rPr>
              <w:t>N/A – stub only</w:t>
            </w:r>
          </w:p>
        </w:tc>
        <w:tc>
          <w:tcPr>
            <w:tcW w:w="3690" w:type="dxa"/>
            <w:tcBorders>
              <w:top w:val="single" w:sz="6" w:space="0" w:color="auto"/>
              <w:left w:val="single" w:sz="6" w:space="0" w:color="auto"/>
              <w:bottom w:val="single" w:sz="6" w:space="0" w:color="auto"/>
              <w:right w:val="single" w:sz="6" w:space="0" w:color="auto"/>
            </w:tcBorders>
          </w:tcPr>
          <w:p w:rsidR="00E82569" w:rsidRDefault="00E82569" w:rsidP="00F957FA">
            <w:pPr>
              <w:spacing w:before="60"/>
              <w:rPr>
                <w:rFonts w:ascii="Arial" w:hAnsi="Arial" w:cs="Arial"/>
                <w:sz w:val="16"/>
                <w:szCs w:val="16"/>
              </w:rPr>
            </w:pPr>
            <w:r>
              <w:rPr>
                <w:rFonts w:ascii="Arial" w:hAnsi="Arial" w:cs="Arial"/>
                <w:sz w:val="16"/>
                <w:szCs w:val="16"/>
              </w:rPr>
              <w:t>N/A – stub only</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58472C"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RPr="00F0238A" w:rsidTr="00BF364D">
        <w:tc>
          <w:tcPr>
            <w:tcW w:w="4464" w:type="dxa"/>
            <w:tcBorders>
              <w:top w:val="single" w:sz="6" w:space="0" w:color="auto"/>
              <w:left w:val="single" w:sz="6" w:space="0" w:color="auto"/>
              <w:bottom w:val="single" w:sz="6" w:space="0" w:color="auto"/>
              <w:right w:val="single" w:sz="6" w:space="0" w:color="auto"/>
            </w:tcBorders>
          </w:tcPr>
          <w:p w:rsidR="004A781C" w:rsidRDefault="0058472C">
            <w:pPr>
              <w:spacing w:before="60"/>
              <w:rPr>
                <w:rFonts w:ascii="Arial" w:hAnsi="Arial" w:cs="Arial"/>
                <w:sz w:val="16"/>
              </w:rPr>
            </w:pPr>
            <w:r w:rsidRPr="0058472C">
              <w:rPr>
                <w:rFonts w:ascii="Arial" w:hAnsi="Arial" w:cs="Arial"/>
                <w:sz w:val="16"/>
              </w:rPr>
              <w:t>BkCpPc_Per1</w:t>
            </w:r>
          </w:p>
        </w:tc>
        <w:tc>
          <w:tcPr>
            <w:tcW w:w="4464" w:type="dxa"/>
            <w:tcBorders>
              <w:top w:val="single" w:sz="6" w:space="0" w:color="auto"/>
              <w:left w:val="single" w:sz="6" w:space="0" w:color="auto"/>
              <w:bottom w:val="single" w:sz="6" w:space="0" w:color="auto"/>
              <w:right w:val="single" w:sz="6" w:space="0" w:color="auto"/>
            </w:tcBorders>
          </w:tcPr>
          <w:p w:rsidR="004A781C" w:rsidRPr="0085435C" w:rsidRDefault="0058472C">
            <w:pPr>
              <w:spacing w:before="60"/>
              <w:rPr>
                <w:rFonts w:ascii="Arial" w:hAnsi="Arial" w:cs="Arial"/>
                <w:sz w:val="16"/>
                <w:lang w:val="fr-FR"/>
              </w:rPr>
            </w:pPr>
            <w:r w:rsidRPr="0085435C">
              <w:rPr>
                <w:rFonts w:ascii="Arial" w:hAnsi="Arial" w:cs="Arial"/>
                <w:sz w:val="16"/>
                <w:lang w:val="fr-FR"/>
              </w:rPr>
              <w:t>RTE_START_SEC_SA_BKCPPC_APPL_CODE</w:t>
            </w:r>
          </w:p>
        </w:tc>
      </w:tr>
      <w:tr w:rsidR="0058472C" w:rsidRPr="00F0238A" w:rsidTr="00BF364D">
        <w:tc>
          <w:tcPr>
            <w:tcW w:w="4464" w:type="dxa"/>
            <w:tcBorders>
              <w:top w:val="single" w:sz="6" w:space="0" w:color="auto"/>
              <w:left w:val="single" w:sz="6" w:space="0" w:color="auto"/>
              <w:bottom w:val="single" w:sz="6" w:space="0" w:color="auto"/>
              <w:right w:val="single" w:sz="6" w:space="0" w:color="auto"/>
            </w:tcBorders>
          </w:tcPr>
          <w:p w:rsidR="0058472C" w:rsidRDefault="0058472C">
            <w:pPr>
              <w:spacing w:before="60"/>
              <w:rPr>
                <w:rFonts w:ascii="Arial" w:hAnsi="Arial" w:cs="Arial"/>
                <w:sz w:val="16"/>
              </w:rPr>
            </w:pPr>
            <w:r w:rsidRPr="0058472C">
              <w:rPr>
                <w:rFonts w:ascii="Arial" w:hAnsi="Arial" w:cs="Arial"/>
                <w:sz w:val="16"/>
              </w:rPr>
              <w:t>BkCpPc_Trns1</w:t>
            </w:r>
          </w:p>
        </w:tc>
        <w:tc>
          <w:tcPr>
            <w:tcW w:w="4464" w:type="dxa"/>
            <w:tcBorders>
              <w:top w:val="single" w:sz="6" w:space="0" w:color="auto"/>
              <w:left w:val="single" w:sz="6" w:space="0" w:color="auto"/>
              <w:bottom w:val="single" w:sz="6" w:space="0" w:color="auto"/>
              <w:right w:val="single" w:sz="6" w:space="0" w:color="auto"/>
            </w:tcBorders>
          </w:tcPr>
          <w:p w:rsidR="0058472C" w:rsidRPr="0085435C" w:rsidRDefault="0058472C">
            <w:pPr>
              <w:spacing w:before="60"/>
              <w:rPr>
                <w:rFonts w:ascii="Arial" w:hAnsi="Arial" w:cs="Arial"/>
                <w:sz w:val="16"/>
                <w:lang w:val="fr-FR"/>
              </w:rPr>
            </w:pPr>
            <w:r w:rsidRPr="0085435C">
              <w:rPr>
                <w:rFonts w:ascii="Arial" w:hAnsi="Arial" w:cs="Arial"/>
                <w:sz w:val="16"/>
                <w:lang w:val="fr-FR"/>
              </w:rPr>
              <w:t>RTE_START_SEC_SA_BKCPPC_APPL_CODE</w:t>
            </w:r>
          </w:p>
        </w:tc>
      </w:tr>
      <w:tr w:rsidR="000A0934" w:rsidRPr="00F0238A" w:rsidTr="00BF364D">
        <w:tc>
          <w:tcPr>
            <w:tcW w:w="4464" w:type="dxa"/>
            <w:tcBorders>
              <w:top w:val="single" w:sz="6" w:space="0" w:color="auto"/>
              <w:left w:val="single" w:sz="6" w:space="0" w:color="auto"/>
              <w:bottom w:val="single" w:sz="6" w:space="0" w:color="auto"/>
              <w:right w:val="single" w:sz="6" w:space="0" w:color="auto"/>
            </w:tcBorders>
          </w:tcPr>
          <w:p w:rsidR="000A0934" w:rsidRPr="0058472C" w:rsidRDefault="000A0934">
            <w:pPr>
              <w:spacing w:before="60"/>
              <w:rPr>
                <w:rFonts w:ascii="Arial" w:hAnsi="Arial" w:cs="Arial"/>
                <w:sz w:val="16"/>
              </w:rPr>
            </w:pPr>
            <w:r w:rsidRPr="000A0934">
              <w:rPr>
                <w:rFonts w:ascii="Arial" w:hAnsi="Arial" w:cs="Arial"/>
                <w:sz w:val="16"/>
              </w:rPr>
              <w:t>BkCpPc_Trns2</w:t>
            </w:r>
          </w:p>
        </w:tc>
        <w:tc>
          <w:tcPr>
            <w:tcW w:w="4464" w:type="dxa"/>
            <w:tcBorders>
              <w:top w:val="single" w:sz="6" w:space="0" w:color="auto"/>
              <w:left w:val="single" w:sz="6" w:space="0" w:color="auto"/>
              <w:bottom w:val="single" w:sz="6" w:space="0" w:color="auto"/>
              <w:right w:val="single" w:sz="6" w:space="0" w:color="auto"/>
            </w:tcBorders>
          </w:tcPr>
          <w:p w:rsidR="000A0934" w:rsidRPr="0085435C" w:rsidRDefault="000A0934">
            <w:pPr>
              <w:spacing w:before="60"/>
              <w:rPr>
                <w:rFonts w:ascii="Arial" w:hAnsi="Arial" w:cs="Arial"/>
                <w:sz w:val="16"/>
                <w:lang w:val="fr-FR"/>
              </w:rPr>
            </w:pPr>
            <w:r w:rsidRPr="0085435C">
              <w:rPr>
                <w:rFonts w:ascii="Arial" w:hAnsi="Arial" w:cs="Arial"/>
                <w:sz w:val="16"/>
                <w:lang w:val="fr-FR"/>
              </w:rPr>
              <w:t>RTE_START_SEC_SA_BKCPPC_APPL_CODE</w:t>
            </w:r>
          </w:p>
        </w:tc>
      </w:tr>
      <w:tr w:rsidR="00E82569" w:rsidRPr="00F0238A" w:rsidTr="00BF364D">
        <w:tc>
          <w:tcPr>
            <w:tcW w:w="4464" w:type="dxa"/>
            <w:tcBorders>
              <w:top w:val="single" w:sz="6" w:space="0" w:color="auto"/>
              <w:left w:val="single" w:sz="6" w:space="0" w:color="auto"/>
              <w:bottom w:val="single" w:sz="6" w:space="0" w:color="auto"/>
              <w:right w:val="single" w:sz="6" w:space="0" w:color="auto"/>
            </w:tcBorders>
          </w:tcPr>
          <w:p w:rsidR="00E82569" w:rsidRPr="000A0934" w:rsidRDefault="00E82569">
            <w:pPr>
              <w:spacing w:before="60"/>
              <w:rPr>
                <w:rFonts w:ascii="Arial" w:hAnsi="Arial" w:cs="Arial"/>
                <w:sz w:val="16"/>
              </w:rPr>
            </w:pPr>
            <w:r w:rsidRPr="00E82569">
              <w:rPr>
                <w:rFonts w:ascii="Arial" w:hAnsi="Arial" w:cs="Arial"/>
                <w:sz w:val="16"/>
                <w:szCs w:val="16"/>
              </w:rPr>
              <w:t>CapPcDcStub_OP_SET</w:t>
            </w:r>
          </w:p>
        </w:tc>
        <w:tc>
          <w:tcPr>
            <w:tcW w:w="4464" w:type="dxa"/>
            <w:tcBorders>
              <w:top w:val="single" w:sz="6" w:space="0" w:color="auto"/>
              <w:left w:val="single" w:sz="6" w:space="0" w:color="auto"/>
              <w:bottom w:val="single" w:sz="6" w:space="0" w:color="auto"/>
              <w:right w:val="single" w:sz="6" w:space="0" w:color="auto"/>
            </w:tcBorders>
          </w:tcPr>
          <w:p w:rsidR="00E82569" w:rsidRPr="0085435C" w:rsidRDefault="00E82569">
            <w:pPr>
              <w:spacing w:before="60"/>
              <w:rPr>
                <w:rFonts w:ascii="Arial" w:hAnsi="Arial" w:cs="Arial"/>
                <w:sz w:val="16"/>
                <w:lang w:val="fr-FR"/>
              </w:rPr>
            </w:pPr>
            <w:r w:rsidRPr="0085435C">
              <w:rPr>
                <w:rFonts w:ascii="Arial" w:hAnsi="Arial" w:cs="Arial"/>
                <w:sz w:val="16"/>
                <w:lang w:val="fr-FR"/>
              </w:rPr>
              <w:t>RTE_START_SEC_SA_BKCPPC_APPL_CODE</w:t>
            </w:r>
          </w:p>
        </w:tc>
      </w:tr>
    </w:tbl>
    <w:p w:rsidR="00BF364D" w:rsidRPr="0085435C"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58472C">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A781C" w:rsidRDefault="00F141E2">
      <w:pPr>
        <w:numPr>
          <w:ilvl w:val="0"/>
          <w:numId w:val="6"/>
        </w:numPr>
      </w:pPr>
      <w:r>
        <w:t>INLINE functions defined in GlobalMacro.h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F141E2">
            <w:pPr>
              <w:spacing w:before="60"/>
              <w:rPr>
                <w:rFonts w:ascii="Arial" w:hAnsi="Arial" w:cs="Arial"/>
                <w:sz w:val="16"/>
              </w:rPr>
            </w:pPr>
            <w:r>
              <w:rPr>
                <w:rFonts w:ascii="Arial" w:hAnsi="Arial" w:cs="Arial"/>
                <w:sz w:val="16"/>
              </w:rPr>
              <w:t>1.0</w:t>
            </w:r>
          </w:p>
        </w:tc>
        <w:tc>
          <w:tcPr>
            <w:tcW w:w="6210" w:type="dxa"/>
          </w:tcPr>
          <w:p w:rsidR="004A781C" w:rsidRDefault="00F141E2">
            <w:pPr>
              <w:spacing w:before="60"/>
              <w:rPr>
                <w:rFonts w:ascii="Arial" w:hAnsi="Arial" w:cs="Arial"/>
                <w:sz w:val="16"/>
              </w:rPr>
            </w:pPr>
            <w:r>
              <w:rPr>
                <w:rFonts w:ascii="Arial" w:hAnsi="Arial" w:cs="Arial"/>
                <w:sz w:val="16"/>
              </w:rPr>
              <w:t>Initial Version</w:t>
            </w:r>
            <w:r w:rsidR="00D67538">
              <w:rPr>
                <w:rFonts w:ascii="Arial" w:hAnsi="Arial" w:cs="Arial"/>
                <w:sz w:val="16"/>
              </w:rPr>
              <w:t xml:space="preserve"> (FDD 11B v001)</w:t>
            </w:r>
          </w:p>
        </w:tc>
        <w:tc>
          <w:tcPr>
            <w:tcW w:w="1080" w:type="dxa"/>
          </w:tcPr>
          <w:p w:rsidR="004A781C" w:rsidRDefault="0058472C" w:rsidP="00B7620D">
            <w:pPr>
              <w:spacing w:before="60"/>
              <w:rPr>
                <w:rFonts w:ascii="Arial" w:hAnsi="Arial" w:cs="Arial"/>
                <w:sz w:val="16"/>
              </w:rPr>
            </w:pPr>
            <w:r>
              <w:rPr>
                <w:rFonts w:ascii="Arial" w:hAnsi="Arial" w:cs="Arial"/>
                <w:sz w:val="16"/>
              </w:rPr>
              <w:t>1</w:t>
            </w:r>
            <w:r w:rsidR="00B7620D">
              <w:rPr>
                <w:rFonts w:ascii="Arial" w:hAnsi="Arial" w:cs="Arial"/>
                <w:sz w:val="16"/>
              </w:rPr>
              <w:t>3</w:t>
            </w:r>
            <w:r>
              <w:rPr>
                <w:rFonts w:ascii="Arial" w:hAnsi="Arial" w:cs="Arial"/>
                <w:sz w:val="16"/>
              </w:rPr>
              <w:t>-Sep-12</w:t>
            </w:r>
          </w:p>
        </w:tc>
        <w:tc>
          <w:tcPr>
            <w:tcW w:w="1105" w:type="dxa"/>
          </w:tcPr>
          <w:p w:rsidR="004A781C" w:rsidRDefault="0058472C">
            <w:pPr>
              <w:spacing w:before="60"/>
              <w:rPr>
                <w:rFonts w:ascii="Arial" w:hAnsi="Arial" w:cs="Arial"/>
                <w:sz w:val="16"/>
              </w:rPr>
            </w:pPr>
            <w:r>
              <w:rPr>
                <w:rFonts w:ascii="Arial" w:hAnsi="Arial" w:cs="Arial"/>
                <w:sz w:val="16"/>
              </w:rPr>
              <w:t>OT</w:t>
            </w:r>
          </w:p>
        </w:tc>
      </w:tr>
      <w:tr w:rsidR="00111771">
        <w:tc>
          <w:tcPr>
            <w:tcW w:w="616" w:type="dxa"/>
          </w:tcPr>
          <w:p w:rsidR="00111771" w:rsidRDefault="00111771">
            <w:pPr>
              <w:spacing w:before="60"/>
              <w:rPr>
                <w:rFonts w:ascii="Arial" w:hAnsi="Arial" w:cs="Arial"/>
                <w:sz w:val="16"/>
              </w:rPr>
            </w:pPr>
            <w:r>
              <w:rPr>
                <w:rFonts w:ascii="Arial" w:hAnsi="Arial" w:cs="Arial"/>
                <w:sz w:val="16"/>
              </w:rPr>
              <w:t>2</w:t>
            </w:r>
          </w:p>
        </w:tc>
        <w:tc>
          <w:tcPr>
            <w:tcW w:w="662" w:type="dxa"/>
          </w:tcPr>
          <w:p w:rsidR="00111771" w:rsidRDefault="00111771">
            <w:pPr>
              <w:spacing w:before="60"/>
              <w:rPr>
                <w:rFonts w:ascii="Arial" w:hAnsi="Arial" w:cs="Arial"/>
                <w:sz w:val="16"/>
              </w:rPr>
            </w:pPr>
            <w:r>
              <w:rPr>
                <w:rFonts w:ascii="Arial" w:hAnsi="Arial" w:cs="Arial"/>
                <w:sz w:val="16"/>
              </w:rPr>
              <w:t>2.0</w:t>
            </w:r>
          </w:p>
        </w:tc>
        <w:tc>
          <w:tcPr>
            <w:tcW w:w="6210" w:type="dxa"/>
          </w:tcPr>
          <w:p w:rsidR="00111771" w:rsidRDefault="00111771">
            <w:pPr>
              <w:spacing w:before="60"/>
              <w:rPr>
                <w:rFonts w:ascii="Arial" w:hAnsi="Arial" w:cs="Arial"/>
                <w:sz w:val="16"/>
              </w:rPr>
            </w:pPr>
            <w:r>
              <w:rPr>
                <w:rFonts w:ascii="Arial" w:hAnsi="Arial" w:cs="Arial"/>
                <w:sz w:val="16"/>
              </w:rPr>
              <w:t>UTP Updates</w:t>
            </w:r>
          </w:p>
        </w:tc>
        <w:tc>
          <w:tcPr>
            <w:tcW w:w="1080" w:type="dxa"/>
          </w:tcPr>
          <w:p w:rsidR="00111771" w:rsidRDefault="00111771" w:rsidP="00B7620D">
            <w:pPr>
              <w:spacing w:before="60"/>
              <w:rPr>
                <w:rFonts w:ascii="Arial" w:hAnsi="Arial" w:cs="Arial"/>
                <w:sz w:val="16"/>
              </w:rPr>
            </w:pPr>
            <w:r>
              <w:rPr>
                <w:rFonts w:ascii="Arial" w:hAnsi="Arial" w:cs="Arial"/>
                <w:sz w:val="16"/>
              </w:rPr>
              <w:t>20-Sep-12</w:t>
            </w:r>
          </w:p>
        </w:tc>
        <w:tc>
          <w:tcPr>
            <w:tcW w:w="1105" w:type="dxa"/>
          </w:tcPr>
          <w:p w:rsidR="00111771" w:rsidRDefault="00111771">
            <w:pPr>
              <w:spacing w:before="60"/>
              <w:rPr>
                <w:rFonts w:ascii="Arial" w:hAnsi="Arial" w:cs="Arial"/>
                <w:sz w:val="16"/>
              </w:rPr>
            </w:pPr>
            <w:r>
              <w:rPr>
                <w:rFonts w:ascii="Arial" w:hAnsi="Arial" w:cs="Arial"/>
                <w:sz w:val="16"/>
              </w:rPr>
              <w:t>OT</w:t>
            </w:r>
          </w:p>
        </w:tc>
      </w:tr>
      <w:tr w:rsidR="00A11F25">
        <w:tc>
          <w:tcPr>
            <w:tcW w:w="616" w:type="dxa"/>
          </w:tcPr>
          <w:p w:rsidR="00A11F25" w:rsidRDefault="00A11F25">
            <w:pPr>
              <w:spacing w:before="60"/>
              <w:rPr>
                <w:rFonts w:ascii="Arial" w:hAnsi="Arial" w:cs="Arial"/>
                <w:sz w:val="16"/>
              </w:rPr>
            </w:pPr>
            <w:r>
              <w:rPr>
                <w:rFonts w:ascii="Arial" w:hAnsi="Arial" w:cs="Arial"/>
                <w:sz w:val="16"/>
              </w:rPr>
              <w:t>3</w:t>
            </w:r>
          </w:p>
        </w:tc>
        <w:tc>
          <w:tcPr>
            <w:tcW w:w="662" w:type="dxa"/>
          </w:tcPr>
          <w:p w:rsidR="00A11F25" w:rsidRDefault="00A11F25">
            <w:pPr>
              <w:spacing w:before="60"/>
              <w:rPr>
                <w:rFonts w:ascii="Arial" w:hAnsi="Arial" w:cs="Arial"/>
                <w:sz w:val="16"/>
              </w:rPr>
            </w:pPr>
            <w:r>
              <w:rPr>
                <w:rFonts w:ascii="Arial" w:hAnsi="Arial" w:cs="Arial"/>
                <w:sz w:val="16"/>
              </w:rPr>
              <w:t>3.0</w:t>
            </w:r>
          </w:p>
        </w:tc>
        <w:tc>
          <w:tcPr>
            <w:tcW w:w="6210" w:type="dxa"/>
          </w:tcPr>
          <w:p w:rsidR="00A11F25" w:rsidRDefault="00A11F25">
            <w:pPr>
              <w:spacing w:before="60"/>
              <w:rPr>
                <w:rFonts w:ascii="Arial" w:hAnsi="Arial" w:cs="Arial"/>
                <w:sz w:val="16"/>
              </w:rPr>
            </w:pPr>
            <w:r>
              <w:rPr>
                <w:rFonts w:ascii="Arial" w:hAnsi="Arial" w:cs="Arial"/>
                <w:sz w:val="16"/>
              </w:rPr>
              <w:t>Added Trns2 function to initialize startup sequence</w:t>
            </w:r>
          </w:p>
        </w:tc>
        <w:tc>
          <w:tcPr>
            <w:tcW w:w="1080" w:type="dxa"/>
          </w:tcPr>
          <w:p w:rsidR="00A11F25" w:rsidRDefault="00A11F25" w:rsidP="00B7620D">
            <w:pPr>
              <w:spacing w:before="60"/>
              <w:rPr>
                <w:rFonts w:ascii="Arial" w:hAnsi="Arial" w:cs="Arial"/>
                <w:sz w:val="16"/>
              </w:rPr>
            </w:pPr>
            <w:r>
              <w:rPr>
                <w:rFonts w:ascii="Arial" w:hAnsi="Arial" w:cs="Arial"/>
                <w:sz w:val="16"/>
              </w:rPr>
              <w:t>27-Sep-12</w:t>
            </w:r>
          </w:p>
        </w:tc>
        <w:tc>
          <w:tcPr>
            <w:tcW w:w="1105" w:type="dxa"/>
          </w:tcPr>
          <w:p w:rsidR="00A11F25" w:rsidRDefault="00A11F25">
            <w:pPr>
              <w:spacing w:before="60"/>
              <w:rPr>
                <w:rFonts w:ascii="Arial" w:hAnsi="Arial" w:cs="Arial"/>
                <w:sz w:val="16"/>
              </w:rPr>
            </w:pPr>
            <w:r>
              <w:rPr>
                <w:rFonts w:ascii="Arial" w:hAnsi="Arial" w:cs="Arial"/>
                <w:sz w:val="16"/>
              </w:rPr>
              <w:t>OT</w:t>
            </w:r>
          </w:p>
        </w:tc>
      </w:tr>
      <w:tr w:rsidR="00B8118F">
        <w:tc>
          <w:tcPr>
            <w:tcW w:w="616" w:type="dxa"/>
          </w:tcPr>
          <w:p w:rsidR="00B8118F" w:rsidRDefault="00B8118F">
            <w:pPr>
              <w:spacing w:before="60"/>
              <w:rPr>
                <w:rFonts w:ascii="Arial" w:hAnsi="Arial" w:cs="Arial"/>
                <w:sz w:val="16"/>
              </w:rPr>
            </w:pPr>
            <w:r>
              <w:rPr>
                <w:rFonts w:ascii="Arial" w:hAnsi="Arial" w:cs="Arial"/>
                <w:sz w:val="16"/>
              </w:rPr>
              <w:t>4</w:t>
            </w:r>
          </w:p>
        </w:tc>
        <w:tc>
          <w:tcPr>
            <w:tcW w:w="662" w:type="dxa"/>
          </w:tcPr>
          <w:p w:rsidR="00B8118F" w:rsidRDefault="00B8118F">
            <w:pPr>
              <w:spacing w:before="60"/>
              <w:rPr>
                <w:rFonts w:ascii="Arial" w:hAnsi="Arial" w:cs="Arial"/>
                <w:sz w:val="16"/>
              </w:rPr>
            </w:pPr>
            <w:r>
              <w:rPr>
                <w:rFonts w:ascii="Arial" w:hAnsi="Arial" w:cs="Arial"/>
                <w:sz w:val="16"/>
              </w:rPr>
              <w:t>4.0</w:t>
            </w:r>
          </w:p>
        </w:tc>
        <w:tc>
          <w:tcPr>
            <w:tcW w:w="6210" w:type="dxa"/>
          </w:tcPr>
          <w:p w:rsidR="00B8118F" w:rsidRDefault="00B8118F">
            <w:pPr>
              <w:spacing w:before="60"/>
              <w:rPr>
                <w:rFonts w:ascii="Arial" w:hAnsi="Arial" w:cs="Arial"/>
                <w:sz w:val="16"/>
              </w:rPr>
            </w:pPr>
            <w:r>
              <w:rPr>
                <w:rFonts w:ascii="Arial" w:hAnsi="Arial" w:cs="Arial"/>
                <w:sz w:val="16"/>
              </w:rPr>
              <w:t>Anomaly 3912 – write outputs in all branches</w:t>
            </w:r>
          </w:p>
        </w:tc>
        <w:tc>
          <w:tcPr>
            <w:tcW w:w="1080" w:type="dxa"/>
          </w:tcPr>
          <w:p w:rsidR="00B8118F" w:rsidRDefault="00B8118F" w:rsidP="00B7620D">
            <w:pPr>
              <w:spacing w:before="60"/>
              <w:rPr>
                <w:rFonts w:ascii="Arial" w:hAnsi="Arial" w:cs="Arial"/>
                <w:sz w:val="16"/>
              </w:rPr>
            </w:pPr>
            <w:r>
              <w:rPr>
                <w:rFonts w:ascii="Arial" w:hAnsi="Arial" w:cs="Arial"/>
                <w:sz w:val="16"/>
              </w:rPr>
              <w:t>24-Oct-12</w:t>
            </w:r>
          </w:p>
        </w:tc>
        <w:tc>
          <w:tcPr>
            <w:tcW w:w="1105" w:type="dxa"/>
          </w:tcPr>
          <w:p w:rsidR="00B8118F" w:rsidRDefault="00B8118F">
            <w:pPr>
              <w:spacing w:before="60"/>
              <w:rPr>
                <w:rFonts w:ascii="Arial" w:hAnsi="Arial" w:cs="Arial"/>
                <w:sz w:val="16"/>
              </w:rPr>
            </w:pPr>
            <w:r>
              <w:rPr>
                <w:rFonts w:ascii="Arial" w:hAnsi="Arial" w:cs="Arial"/>
                <w:sz w:val="16"/>
              </w:rPr>
              <w:t>OT</w:t>
            </w:r>
          </w:p>
        </w:tc>
      </w:tr>
      <w:tr w:rsidR="00E360DA">
        <w:tc>
          <w:tcPr>
            <w:tcW w:w="616" w:type="dxa"/>
          </w:tcPr>
          <w:p w:rsidR="00E360DA" w:rsidRDefault="00E360DA">
            <w:pPr>
              <w:spacing w:before="60"/>
              <w:rPr>
                <w:rFonts w:ascii="Arial" w:hAnsi="Arial" w:cs="Arial"/>
                <w:sz w:val="16"/>
              </w:rPr>
            </w:pPr>
            <w:r>
              <w:rPr>
                <w:rFonts w:ascii="Arial" w:hAnsi="Arial" w:cs="Arial"/>
                <w:sz w:val="16"/>
              </w:rPr>
              <w:t>5</w:t>
            </w:r>
          </w:p>
        </w:tc>
        <w:tc>
          <w:tcPr>
            <w:tcW w:w="662" w:type="dxa"/>
          </w:tcPr>
          <w:p w:rsidR="00E360DA" w:rsidRDefault="00E360DA">
            <w:pPr>
              <w:spacing w:before="60"/>
              <w:rPr>
                <w:rFonts w:ascii="Arial" w:hAnsi="Arial" w:cs="Arial"/>
                <w:sz w:val="16"/>
              </w:rPr>
            </w:pPr>
            <w:r>
              <w:rPr>
                <w:rFonts w:ascii="Arial" w:hAnsi="Arial" w:cs="Arial"/>
                <w:sz w:val="16"/>
              </w:rPr>
              <w:t>5.0</w:t>
            </w:r>
          </w:p>
        </w:tc>
        <w:tc>
          <w:tcPr>
            <w:tcW w:w="6210" w:type="dxa"/>
          </w:tcPr>
          <w:p w:rsidR="00E360DA" w:rsidRDefault="00E360DA">
            <w:pPr>
              <w:spacing w:before="60"/>
              <w:rPr>
                <w:rFonts w:ascii="Arial" w:hAnsi="Arial" w:cs="Arial"/>
                <w:sz w:val="16"/>
              </w:rPr>
            </w:pPr>
            <w:r>
              <w:rPr>
                <w:rFonts w:ascii="Arial" w:hAnsi="Arial" w:cs="Arial"/>
                <w:sz w:val="16"/>
              </w:rPr>
              <w:t>Added checkpoint statements</w:t>
            </w:r>
          </w:p>
        </w:tc>
        <w:tc>
          <w:tcPr>
            <w:tcW w:w="1080" w:type="dxa"/>
          </w:tcPr>
          <w:p w:rsidR="00E360DA" w:rsidRDefault="00E360DA" w:rsidP="00B7620D">
            <w:pPr>
              <w:spacing w:before="60"/>
              <w:rPr>
                <w:rFonts w:ascii="Arial" w:hAnsi="Arial" w:cs="Arial"/>
                <w:sz w:val="16"/>
              </w:rPr>
            </w:pPr>
            <w:r>
              <w:rPr>
                <w:rFonts w:ascii="Arial" w:hAnsi="Arial" w:cs="Arial"/>
                <w:sz w:val="16"/>
              </w:rPr>
              <w:t>21-Nov-12</w:t>
            </w:r>
          </w:p>
        </w:tc>
        <w:tc>
          <w:tcPr>
            <w:tcW w:w="1105" w:type="dxa"/>
          </w:tcPr>
          <w:p w:rsidR="00E360DA" w:rsidRDefault="00E360DA">
            <w:pPr>
              <w:spacing w:before="60"/>
              <w:rPr>
                <w:rFonts w:ascii="Arial" w:hAnsi="Arial" w:cs="Arial"/>
                <w:sz w:val="16"/>
              </w:rPr>
            </w:pPr>
            <w:r>
              <w:rPr>
                <w:rFonts w:ascii="Arial" w:hAnsi="Arial" w:cs="Arial"/>
                <w:sz w:val="16"/>
              </w:rPr>
              <w:t>OT</w:t>
            </w:r>
          </w:p>
        </w:tc>
      </w:tr>
      <w:tr w:rsidR="00A828ED">
        <w:tc>
          <w:tcPr>
            <w:tcW w:w="616" w:type="dxa"/>
          </w:tcPr>
          <w:p w:rsidR="00A828ED" w:rsidRDefault="00A828ED">
            <w:pPr>
              <w:spacing w:before="60"/>
              <w:rPr>
                <w:rFonts w:ascii="Arial" w:hAnsi="Arial" w:cs="Arial"/>
                <w:sz w:val="16"/>
              </w:rPr>
            </w:pPr>
            <w:r>
              <w:rPr>
                <w:rFonts w:ascii="Arial" w:hAnsi="Arial" w:cs="Arial"/>
                <w:sz w:val="16"/>
              </w:rPr>
              <w:t>6</w:t>
            </w:r>
          </w:p>
        </w:tc>
        <w:tc>
          <w:tcPr>
            <w:tcW w:w="662" w:type="dxa"/>
          </w:tcPr>
          <w:p w:rsidR="00A828ED" w:rsidRDefault="00A828ED">
            <w:pPr>
              <w:spacing w:before="60"/>
              <w:rPr>
                <w:rFonts w:ascii="Arial" w:hAnsi="Arial" w:cs="Arial"/>
                <w:sz w:val="16"/>
              </w:rPr>
            </w:pPr>
            <w:r>
              <w:rPr>
                <w:rFonts w:ascii="Arial" w:hAnsi="Arial" w:cs="Arial"/>
                <w:sz w:val="16"/>
              </w:rPr>
              <w:t>6.0</w:t>
            </w:r>
          </w:p>
        </w:tc>
        <w:tc>
          <w:tcPr>
            <w:tcW w:w="6210" w:type="dxa"/>
          </w:tcPr>
          <w:p w:rsidR="00A828ED" w:rsidRDefault="00A828ED">
            <w:pPr>
              <w:spacing w:before="60"/>
              <w:rPr>
                <w:rFonts w:ascii="Arial" w:hAnsi="Arial" w:cs="Arial"/>
                <w:sz w:val="16"/>
              </w:rPr>
            </w:pPr>
            <w:r w:rsidRPr="00A828ED">
              <w:rPr>
                <w:rFonts w:ascii="Arial" w:hAnsi="Arial" w:cs="Arial"/>
                <w:sz w:val="16"/>
              </w:rPr>
              <w:t xml:space="preserve">Updated to version 3 FDD 11B   </w:t>
            </w:r>
          </w:p>
        </w:tc>
        <w:tc>
          <w:tcPr>
            <w:tcW w:w="1080" w:type="dxa"/>
          </w:tcPr>
          <w:p w:rsidR="00A828ED" w:rsidRDefault="00A828ED" w:rsidP="00B7620D">
            <w:pPr>
              <w:spacing w:before="60"/>
              <w:rPr>
                <w:rFonts w:ascii="Arial" w:hAnsi="Arial" w:cs="Arial"/>
                <w:sz w:val="16"/>
              </w:rPr>
            </w:pPr>
            <w:r>
              <w:rPr>
                <w:rFonts w:ascii="Arial" w:hAnsi="Arial" w:cs="Arial"/>
                <w:sz w:val="16"/>
              </w:rPr>
              <w:t>28-Feb-13</w:t>
            </w:r>
          </w:p>
        </w:tc>
        <w:tc>
          <w:tcPr>
            <w:tcW w:w="1105" w:type="dxa"/>
          </w:tcPr>
          <w:p w:rsidR="00A828ED" w:rsidRDefault="00A828ED">
            <w:pPr>
              <w:spacing w:before="60"/>
              <w:rPr>
                <w:rFonts w:ascii="Arial" w:hAnsi="Arial" w:cs="Arial"/>
                <w:sz w:val="16"/>
              </w:rPr>
            </w:pPr>
            <w:r>
              <w:rPr>
                <w:rFonts w:ascii="Arial" w:hAnsi="Arial" w:cs="Arial"/>
                <w:sz w:val="16"/>
              </w:rPr>
              <w:t>Selva</w:t>
            </w:r>
          </w:p>
        </w:tc>
      </w:tr>
      <w:tr w:rsidR="00E6617F">
        <w:tc>
          <w:tcPr>
            <w:tcW w:w="616" w:type="dxa"/>
          </w:tcPr>
          <w:p w:rsidR="00E6617F" w:rsidRDefault="00E6617F">
            <w:pPr>
              <w:spacing w:before="60"/>
              <w:rPr>
                <w:rFonts w:ascii="Arial" w:hAnsi="Arial" w:cs="Arial"/>
                <w:sz w:val="16"/>
              </w:rPr>
            </w:pPr>
            <w:r>
              <w:rPr>
                <w:rFonts w:ascii="Arial" w:hAnsi="Arial" w:cs="Arial"/>
                <w:sz w:val="16"/>
              </w:rPr>
              <w:t>7</w:t>
            </w:r>
          </w:p>
        </w:tc>
        <w:tc>
          <w:tcPr>
            <w:tcW w:w="662" w:type="dxa"/>
          </w:tcPr>
          <w:p w:rsidR="00E6617F" w:rsidRDefault="00E6617F">
            <w:pPr>
              <w:spacing w:before="60"/>
              <w:rPr>
                <w:rFonts w:ascii="Arial" w:hAnsi="Arial" w:cs="Arial"/>
                <w:sz w:val="16"/>
              </w:rPr>
            </w:pPr>
            <w:r>
              <w:rPr>
                <w:rFonts w:ascii="Arial" w:hAnsi="Arial" w:cs="Arial"/>
                <w:sz w:val="16"/>
              </w:rPr>
              <w:t>7.0</w:t>
            </w:r>
          </w:p>
        </w:tc>
        <w:tc>
          <w:tcPr>
            <w:tcW w:w="6210" w:type="dxa"/>
          </w:tcPr>
          <w:p w:rsidR="00E6617F" w:rsidRPr="00A828ED" w:rsidRDefault="00E6617F">
            <w:pPr>
              <w:spacing w:before="60"/>
              <w:rPr>
                <w:rFonts w:ascii="Arial" w:hAnsi="Arial" w:cs="Arial"/>
                <w:sz w:val="16"/>
              </w:rPr>
            </w:pPr>
            <w:r w:rsidRPr="00E6617F">
              <w:rPr>
                <w:rFonts w:ascii="Arial" w:hAnsi="Arial" w:cs="Arial"/>
                <w:sz w:val="16"/>
              </w:rPr>
              <w:t>Set RunTimeFaultAcc_Cnt_M_u16 to zero  in tans 2</w:t>
            </w:r>
          </w:p>
        </w:tc>
        <w:tc>
          <w:tcPr>
            <w:tcW w:w="1080" w:type="dxa"/>
          </w:tcPr>
          <w:p w:rsidR="00E6617F" w:rsidRDefault="00E6617F" w:rsidP="00B7620D">
            <w:pPr>
              <w:spacing w:before="60"/>
              <w:rPr>
                <w:rFonts w:ascii="Arial" w:hAnsi="Arial" w:cs="Arial"/>
                <w:sz w:val="16"/>
              </w:rPr>
            </w:pPr>
            <w:r>
              <w:rPr>
                <w:rFonts w:ascii="Arial" w:hAnsi="Arial" w:cs="Arial"/>
                <w:sz w:val="16"/>
              </w:rPr>
              <w:t>1-Mar-13</w:t>
            </w:r>
          </w:p>
        </w:tc>
        <w:tc>
          <w:tcPr>
            <w:tcW w:w="1105" w:type="dxa"/>
          </w:tcPr>
          <w:p w:rsidR="00E6617F" w:rsidRDefault="00E6617F">
            <w:pPr>
              <w:spacing w:before="60"/>
              <w:rPr>
                <w:rFonts w:ascii="Arial" w:hAnsi="Arial" w:cs="Arial"/>
                <w:sz w:val="16"/>
              </w:rPr>
            </w:pPr>
            <w:r>
              <w:rPr>
                <w:rFonts w:ascii="Arial" w:hAnsi="Arial" w:cs="Arial"/>
                <w:sz w:val="16"/>
              </w:rPr>
              <w:t>Selva</w:t>
            </w:r>
          </w:p>
        </w:tc>
      </w:tr>
      <w:tr w:rsidR="00B0757B">
        <w:tc>
          <w:tcPr>
            <w:tcW w:w="616" w:type="dxa"/>
          </w:tcPr>
          <w:p w:rsidR="00B0757B" w:rsidRDefault="00B0757B">
            <w:pPr>
              <w:spacing w:before="60"/>
              <w:rPr>
                <w:rFonts w:ascii="Arial" w:hAnsi="Arial" w:cs="Arial"/>
                <w:sz w:val="16"/>
              </w:rPr>
            </w:pPr>
            <w:r>
              <w:rPr>
                <w:rFonts w:ascii="Arial" w:hAnsi="Arial" w:cs="Arial"/>
                <w:sz w:val="16"/>
              </w:rPr>
              <w:t>8</w:t>
            </w:r>
          </w:p>
        </w:tc>
        <w:tc>
          <w:tcPr>
            <w:tcW w:w="662" w:type="dxa"/>
          </w:tcPr>
          <w:p w:rsidR="00B0757B" w:rsidRDefault="00B0757B">
            <w:pPr>
              <w:spacing w:before="60"/>
              <w:rPr>
                <w:rFonts w:ascii="Arial" w:hAnsi="Arial" w:cs="Arial"/>
                <w:sz w:val="16"/>
              </w:rPr>
            </w:pPr>
            <w:r>
              <w:rPr>
                <w:rFonts w:ascii="Arial" w:hAnsi="Arial" w:cs="Arial"/>
                <w:sz w:val="16"/>
              </w:rPr>
              <w:t>8.0</w:t>
            </w:r>
          </w:p>
        </w:tc>
        <w:tc>
          <w:tcPr>
            <w:tcW w:w="6210" w:type="dxa"/>
          </w:tcPr>
          <w:p w:rsidR="00B0757B" w:rsidRPr="00E6617F" w:rsidRDefault="00B0757B" w:rsidP="00B0757B">
            <w:pPr>
              <w:spacing w:before="60"/>
              <w:rPr>
                <w:rFonts w:ascii="Arial" w:hAnsi="Arial" w:cs="Arial"/>
                <w:sz w:val="16"/>
              </w:rPr>
            </w:pPr>
            <w:r>
              <w:rPr>
                <w:rFonts w:ascii="Arial" w:hAnsi="Arial" w:cs="Arial"/>
                <w:sz w:val="16"/>
              </w:rPr>
              <w:t xml:space="preserve">Anomaly </w:t>
            </w:r>
            <w:r w:rsidR="008E5B01">
              <w:rPr>
                <w:rFonts w:ascii="Arial" w:hAnsi="Arial" w:cs="Arial"/>
                <w:sz w:val="16"/>
              </w:rPr>
              <w:t>5092 – add power disconnect configurable parameter</w:t>
            </w:r>
          </w:p>
        </w:tc>
        <w:tc>
          <w:tcPr>
            <w:tcW w:w="1080" w:type="dxa"/>
          </w:tcPr>
          <w:p w:rsidR="00B0757B" w:rsidRDefault="008E5B01" w:rsidP="00B7620D">
            <w:pPr>
              <w:spacing w:before="60"/>
              <w:rPr>
                <w:rFonts w:ascii="Arial" w:hAnsi="Arial" w:cs="Arial"/>
                <w:sz w:val="16"/>
              </w:rPr>
            </w:pPr>
            <w:r>
              <w:rPr>
                <w:rFonts w:ascii="Arial" w:hAnsi="Arial" w:cs="Arial"/>
                <w:sz w:val="16"/>
              </w:rPr>
              <w:t>29-May-13</w:t>
            </w:r>
          </w:p>
        </w:tc>
        <w:tc>
          <w:tcPr>
            <w:tcW w:w="1105" w:type="dxa"/>
          </w:tcPr>
          <w:p w:rsidR="00B0757B" w:rsidRDefault="008E5B01">
            <w:pPr>
              <w:spacing w:before="60"/>
              <w:rPr>
                <w:rFonts w:ascii="Arial" w:hAnsi="Arial" w:cs="Arial"/>
                <w:sz w:val="16"/>
              </w:rPr>
            </w:pPr>
            <w:r>
              <w:rPr>
                <w:rFonts w:ascii="Arial" w:hAnsi="Arial" w:cs="Arial"/>
                <w:sz w:val="16"/>
              </w:rPr>
              <w:t>BDO</w:t>
            </w:r>
          </w:p>
        </w:tc>
      </w:tr>
      <w:tr w:rsidR="00230E33">
        <w:tc>
          <w:tcPr>
            <w:tcW w:w="616" w:type="dxa"/>
          </w:tcPr>
          <w:p w:rsidR="00230E33" w:rsidRDefault="00230E33">
            <w:pPr>
              <w:spacing w:before="60"/>
              <w:rPr>
                <w:rFonts w:ascii="Arial" w:hAnsi="Arial" w:cs="Arial"/>
                <w:sz w:val="16"/>
              </w:rPr>
            </w:pPr>
            <w:r>
              <w:rPr>
                <w:rFonts w:ascii="Arial" w:hAnsi="Arial" w:cs="Arial"/>
                <w:sz w:val="16"/>
              </w:rPr>
              <w:t>9</w:t>
            </w:r>
          </w:p>
        </w:tc>
        <w:tc>
          <w:tcPr>
            <w:tcW w:w="662" w:type="dxa"/>
          </w:tcPr>
          <w:p w:rsidR="00230E33" w:rsidRDefault="00230E33">
            <w:pPr>
              <w:spacing w:before="60"/>
              <w:rPr>
                <w:rFonts w:ascii="Arial" w:hAnsi="Arial" w:cs="Arial"/>
                <w:sz w:val="16"/>
              </w:rPr>
            </w:pPr>
            <w:r>
              <w:rPr>
                <w:rFonts w:ascii="Arial" w:hAnsi="Arial" w:cs="Arial"/>
                <w:sz w:val="16"/>
              </w:rPr>
              <w:t>9.0</w:t>
            </w:r>
          </w:p>
        </w:tc>
        <w:tc>
          <w:tcPr>
            <w:tcW w:w="6210" w:type="dxa"/>
          </w:tcPr>
          <w:p w:rsidR="00230E33" w:rsidRDefault="00230E33" w:rsidP="00B0757B">
            <w:pPr>
              <w:spacing w:before="60"/>
              <w:rPr>
                <w:rFonts w:ascii="Arial" w:hAnsi="Arial" w:cs="Arial"/>
                <w:sz w:val="16"/>
              </w:rPr>
            </w:pPr>
            <w:r>
              <w:rPr>
                <w:rFonts w:ascii="Arial" w:hAnsi="Arial" w:cs="Arial"/>
                <w:sz w:val="16"/>
              </w:rPr>
              <w:t>Anomaly 5122 – updates to address integration issues</w:t>
            </w:r>
          </w:p>
        </w:tc>
        <w:tc>
          <w:tcPr>
            <w:tcW w:w="1080" w:type="dxa"/>
          </w:tcPr>
          <w:p w:rsidR="00230E33" w:rsidRDefault="00230E33" w:rsidP="00230E33">
            <w:pPr>
              <w:spacing w:before="60"/>
              <w:rPr>
                <w:rFonts w:ascii="Arial" w:hAnsi="Arial" w:cs="Arial"/>
                <w:sz w:val="16"/>
              </w:rPr>
            </w:pPr>
            <w:r>
              <w:rPr>
                <w:rFonts w:ascii="Arial" w:hAnsi="Arial" w:cs="Arial"/>
                <w:sz w:val="16"/>
              </w:rPr>
              <w:t>04-June-13</w:t>
            </w:r>
          </w:p>
        </w:tc>
        <w:tc>
          <w:tcPr>
            <w:tcW w:w="1105" w:type="dxa"/>
          </w:tcPr>
          <w:p w:rsidR="00230E33" w:rsidRDefault="00230E33">
            <w:pPr>
              <w:spacing w:before="60"/>
              <w:rPr>
                <w:rFonts w:ascii="Arial" w:hAnsi="Arial" w:cs="Arial"/>
                <w:sz w:val="16"/>
              </w:rPr>
            </w:pPr>
            <w:r>
              <w:rPr>
                <w:rFonts w:ascii="Arial" w:hAnsi="Arial" w:cs="Arial"/>
                <w:sz w:val="16"/>
              </w:rPr>
              <w:t>BDO</w:t>
            </w:r>
          </w:p>
        </w:tc>
      </w:tr>
      <w:tr w:rsidR="00B35558">
        <w:tc>
          <w:tcPr>
            <w:tcW w:w="616" w:type="dxa"/>
          </w:tcPr>
          <w:p w:rsidR="00B35558" w:rsidRDefault="00B35558">
            <w:pPr>
              <w:spacing w:before="60"/>
              <w:rPr>
                <w:rFonts w:ascii="Arial" w:hAnsi="Arial" w:cs="Arial"/>
                <w:sz w:val="16"/>
              </w:rPr>
            </w:pPr>
            <w:r>
              <w:rPr>
                <w:rFonts w:ascii="Arial" w:hAnsi="Arial" w:cs="Arial"/>
                <w:sz w:val="16"/>
              </w:rPr>
              <w:t>10</w:t>
            </w:r>
          </w:p>
        </w:tc>
        <w:tc>
          <w:tcPr>
            <w:tcW w:w="662" w:type="dxa"/>
          </w:tcPr>
          <w:p w:rsidR="00B35558" w:rsidRDefault="00B35558">
            <w:pPr>
              <w:spacing w:before="60"/>
              <w:rPr>
                <w:rFonts w:ascii="Arial" w:hAnsi="Arial" w:cs="Arial"/>
                <w:sz w:val="16"/>
              </w:rPr>
            </w:pPr>
            <w:r>
              <w:rPr>
                <w:rFonts w:ascii="Arial" w:hAnsi="Arial" w:cs="Arial"/>
                <w:sz w:val="16"/>
              </w:rPr>
              <w:t>10.0</w:t>
            </w:r>
          </w:p>
        </w:tc>
        <w:tc>
          <w:tcPr>
            <w:tcW w:w="6210" w:type="dxa"/>
          </w:tcPr>
          <w:p w:rsidR="00B35558" w:rsidRDefault="00B35558" w:rsidP="00B0757B">
            <w:pPr>
              <w:spacing w:before="60"/>
              <w:rPr>
                <w:rFonts w:ascii="Arial" w:hAnsi="Arial" w:cs="Arial"/>
                <w:sz w:val="16"/>
              </w:rPr>
            </w:pPr>
            <w:r w:rsidRPr="00B35558">
              <w:rPr>
                <w:rFonts w:ascii="Arial" w:hAnsi="Arial" w:cs="Arial"/>
                <w:sz w:val="16"/>
              </w:rPr>
              <w:t>Set PwrDiscATestComplete in BULKCAP_PRECHARGE state for Configuration A</w:t>
            </w:r>
          </w:p>
        </w:tc>
        <w:tc>
          <w:tcPr>
            <w:tcW w:w="1080" w:type="dxa"/>
          </w:tcPr>
          <w:p w:rsidR="00B35558" w:rsidRDefault="00B35558" w:rsidP="00B35558">
            <w:pPr>
              <w:spacing w:before="60"/>
              <w:rPr>
                <w:rFonts w:ascii="Arial" w:hAnsi="Arial" w:cs="Arial"/>
                <w:sz w:val="16"/>
              </w:rPr>
            </w:pPr>
            <w:r>
              <w:rPr>
                <w:rFonts w:ascii="Arial" w:hAnsi="Arial" w:cs="Arial"/>
                <w:sz w:val="16"/>
              </w:rPr>
              <w:t>05-June-13</w:t>
            </w:r>
          </w:p>
        </w:tc>
        <w:tc>
          <w:tcPr>
            <w:tcW w:w="1105" w:type="dxa"/>
          </w:tcPr>
          <w:p w:rsidR="00B35558" w:rsidRDefault="00B35558">
            <w:pPr>
              <w:spacing w:before="60"/>
              <w:rPr>
                <w:rFonts w:ascii="Arial" w:hAnsi="Arial" w:cs="Arial"/>
                <w:sz w:val="16"/>
              </w:rPr>
            </w:pPr>
            <w:r>
              <w:rPr>
                <w:rFonts w:ascii="Arial" w:hAnsi="Arial" w:cs="Arial"/>
                <w:sz w:val="16"/>
              </w:rPr>
              <w:t>BDO</w:t>
            </w:r>
          </w:p>
        </w:tc>
      </w:tr>
      <w:tr w:rsidR="00F0238A">
        <w:tc>
          <w:tcPr>
            <w:tcW w:w="616" w:type="dxa"/>
          </w:tcPr>
          <w:p w:rsidR="00F0238A" w:rsidRDefault="00F0238A">
            <w:pPr>
              <w:spacing w:before="60"/>
              <w:rPr>
                <w:rFonts w:ascii="Arial" w:hAnsi="Arial" w:cs="Arial"/>
                <w:sz w:val="16"/>
              </w:rPr>
            </w:pPr>
            <w:r>
              <w:rPr>
                <w:rFonts w:ascii="Arial" w:hAnsi="Arial" w:cs="Arial"/>
                <w:sz w:val="16"/>
              </w:rPr>
              <w:t>11</w:t>
            </w:r>
          </w:p>
        </w:tc>
        <w:tc>
          <w:tcPr>
            <w:tcW w:w="662" w:type="dxa"/>
          </w:tcPr>
          <w:p w:rsidR="00F0238A" w:rsidRDefault="00F0238A">
            <w:pPr>
              <w:spacing w:before="60"/>
              <w:rPr>
                <w:rFonts w:ascii="Arial" w:hAnsi="Arial" w:cs="Arial"/>
                <w:sz w:val="16"/>
              </w:rPr>
            </w:pPr>
            <w:r>
              <w:rPr>
                <w:rFonts w:ascii="Arial" w:hAnsi="Arial" w:cs="Arial"/>
                <w:sz w:val="16"/>
              </w:rPr>
              <w:t>11.0</w:t>
            </w:r>
          </w:p>
        </w:tc>
        <w:tc>
          <w:tcPr>
            <w:tcW w:w="6210" w:type="dxa"/>
          </w:tcPr>
          <w:p w:rsidR="00F0238A" w:rsidRPr="00B35558" w:rsidRDefault="00F0238A" w:rsidP="00F0238A">
            <w:pPr>
              <w:spacing w:before="60"/>
              <w:rPr>
                <w:rFonts w:ascii="Arial" w:hAnsi="Arial" w:cs="Arial"/>
                <w:sz w:val="16"/>
              </w:rPr>
            </w:pPr>
            <w:r>
              <w:rPr>
                <w:rFonts w:ascii="Arial" w:hAnsi="Arial" w:cs="Arial"/>
                <w:sz w:val="16"/>
              </w:rPr>
              <w:t>Updated to add clarification for unit testing.</w:t>
            </w:r>
          </w:p>
        </w:tc>
        <w:tc>
          <w:tcPr>
            <w:tcW w:w="1080" w:type="dxa"/>
          </w:tcPr>
          <w:p w:rsidR="00F0238A" w:rsidRDefault="00F0238A" w:rsidP="00B35558">
            <w:pPr>
              <w:spacing w:before="60"/>
              <w:rPr>
                <w:rFonts w:ascii="Arial" w:hAnsi="Arial" w:cs="Arial"/>
                <w:sz w:val="16"/>
              </w:rPr>
            </w:pPr>
            <w:r>
              <w:rPr>
                <w:rFonts w:ascii="Arial" w:hAnsi="Arial" w:cs="Arial"/>
                <w:sz w:val="16"/>
              </w:rPr>
              <w:t>21-June-13</w:t>
            </w:r>
          </w:p>
        </w:tc>
        <w:tc>
          <w:tcPr>
            <w:tcW w:w="1105" w:type="dxa"/>
          </w:tcPr>
          <w:p w:rsidR="00F0238A" w:rsidRDefault="00F0238A">
            <w:pPr>
              <w:spacing w:before="60"/>
              <w:rPr>
                <w:rFonts w:ascii="Arial" w:hAnsi="Arial" w:cs="Arial"/>
                <w:sz w:val="16"/>
              </w:rPr>
            </w:pPr>
            <w:r>
              <w:rPr>
                <w:rFonts w:ascii="Arial" w:hAnsi="Arial" w:cs="Arial"/>
                <w:sz w:val="16"/>
              </w:rPr>
              <w:t>BDO</w:t>
            </w:r>
          </w:p>
        </w:tc>
      </w:tr>
      <w:tr w:rsidR="007D7A99">
        <w:tc>
          <w:tcPr>
            <w:tcW w:w="616" w:type="dxa"/>
          </w:tcPr>
          <w:p w:rsidR="007D7A99" w:rsidRDefault="007D7A99">
            <w:pPr>
              <w:spacing w:before="60"/>
              <w:rPr>
                <w:rFonts w:ascii="Arial" w:hAnsi="Arial" w:cs="Arial"/>
                <w:sz w:val="16"/>
              </w:rPr>
            </w:pPr>
            <w:r>
              <w:rPr>
                <w:rFonts w:ascii="Arial" w:hAnsi="Arial" w:cs="Arial"/>
                <w:sz w:val="16"/>
              </w:rPr>
              <w:t>12</w:t>
            </w:r>
          </w:p>
        </w:tc>
        <w:tc>
          <w:tcPr>
            <w:tcW w:w="662" w:type="dxa"/>
          </w:tcPr>
          <w:p w:rsidR="007D7A99" w:rsidRDefault="007D7A99">
            <w:pPr>
              <w:spacing w:before="60"/>
              <w:rPr>
                <w:rFonts w:ascii="Arial" w:hAnsi="Arial" w:cs="Arial"/>
                <w:sz w:val="16"/>
              </w:rPr>
            </w:pPr>
            <w:r>
              <w:rPr>
                <w:rFonts w:ascii="Arial" w:hAnsi="Arial" w:cs="Arial"/>
                <w:sz w:val="16"/>
              </w:rPr>
              <w:t>12.0</w:t>
            </w:r>
          </w:p>
        </w:tc>
        <w:tc>
          <w:tcPr>
            <w:tcW w:w="6210" w:type="dxa"/>
          </w:tcPr>
          <w:p w:rsidR="007D7A99" w:rsidRDefault="007D7A99" w:rsidP="007D7A99">
            <w:pPr>
              <w:spacing w:before="60"/>
              <w:rPr>
                <w:rFonts w:ascii="Arial" w:hAnsi="Arial" w:cs="Arial"/>
                <w:sz w:val="16"/>
              </w:rPr>
            </w:pPr>
            <w:r>
              <w:rPr>
                <w:rFonts w:ascii="Arial" w:hAnsi="Arial" w:cs="Arial"/>
                <w:sz w:val="16"/>
              </w:rPr>
              <w:t>Flowcharts updated to show fixes for anomalies 5150 and 5763</w:t>
            </w:r>
          </w:p>
        </w:tc>
        <w:tc>
          <w:tcPr>
            <w:tcW w:w="1080" w:type="dxa"/>
          </w:tcPr>
          <w:p w:rsidR="007D7A99" w:rsidRDefault="007D7A99" w:rsidP="00B35558">
            <w:pPr>
              <w:spacing w:before="60"/>
              <w:rPr>
                <w:rFonts w:ascii="Arial" w:hAnsi="Arial" w:cs="Arial"/>
                <w:sz w:val="16"/>
              </w:rPr>
            </w:pPr>
            <w:r>
              <w:rPr>
                <w:rFonts w:ascii="Arial" w:hAnsi="Arial" w:cs="Arial"/>
                <w:sz w:val="16"/>
              </w:rPr>
              <w:t>1-Nov-13</w:t>
            </w:r>
          </w:p>
        </w:tc>
        <w:tc>
          <w:tcPr>
            <w:tcW w:w="1105" w:type="dxa"/>
          </w:tcPr>
          <w:p w:rsidR="007D7A99" w:rsidRDefault="007D7A99">
            <w:pPr>
              <w:spacing w:before="60"/>
              <w:rPr>
                <w:rFonts w:ascii="Arial" w:hAnsi="Arial" w:cs="Arial"/>
                <w:sz w:val="16"/>
              </w:rPr>
            </w:pPr>
            <w:r>
              <w:rPr>
                <w:rFonts w:ascii="Arial" w:hAnsi="Arial" w:cs="Arial"/>
                <w:sz w:val="16"/>
              </w:rPr>
              <w:t>KMC</w:t>
            </w:r>
          </w:p>
        </w:tc>
      </w:tr>
      <w:tr w:rsidR="00726B51">
        <w:tc>
          <w:tcPr>
            <w:tcW w:w="616" w:type="dxa"/>
          </w:tcPr>
          <w:p w:rsidR="00726B51" w:rsidRDefault="00726B51">
            <w:pPr>
              <w:spacing w:before="60"/>
              <w:rPr>
                <w:rFonts w:ascii="Arial" w:hAnsi="Arial" w:cs="Arial"/>
                <w:sz w:val="16"/>
              </w:rPr>
            </w:pPr>
            <w:r>
              <w:rPr>
                <w:rFonts w:ascii="Arial" w:hAnsi="Arial" w:cs="Arial"/>
                <w:sz w:val="16"/>
              </w:rPr>
              <w:t>13</w:t>
            </w:r>
          </w:p>
        </w:tc>
        <w:tc>
          <w:tcPr>
            <w:tcW w:w="662" w:type="dxa"/>
          </w:tcPr>
          <w:p w:rsidR="00726B51" w:rsidRDefault="00726B51">
            <w:pPr>
              <w:spacing w:before="60"/>
              <w:rPr>
                <w:rFonts w:ascii="Arial" w:hAnsi="Arial" w:cs="Arial"/>
                <w:sz w:val="16"/>
              </w:rPr>
            </w:pPr>
            <w:r>
              <w:rPr>
                <w:rFonts w:ascii="Arial" w:hAnsi="Arial" w:cs="Arial"/>
                <w:sz w:val="16"/>
              </w:rPr>
              <w:t>13.0</w:t>
            </w:r>
          </w:p>
        </w:tc>
        <w:tc>
          <w:tcPr>
            <w:tcW w:w="6210" w:type="dxa"/>
          </w:tcPr>
          <w:p w:rsidR="00726B51" w:rsidRDefault="00726B51" w:rsidP="007D7A99">
            <w:pPr>
              <w:spacing w:before="60"/>
              <w:rPr>
                <w:rFonts w:ascii="Arial" w:hAnsi="Arial" w:cs="Arial"/>
                <w:sz w:val="16"/>
              </w:rPr>
            </w:pPr>
            <w:r>
              <w:rPr>
                <w:rFonts w:ascii="Arial" w:hAnsi="Arial" w:cs="Arial"/>
                <w:sz w:val="16"/>
              </w:rPr>
              <w:t>Updated flowcharts to remove trailing if else statements</w:t>
            </w:r>
          </w:p>
        </w:tc>
        <w:tc>
          <w:tcPr>
            <w:tcW w:w="1080" w:type="dxa"/>
          </w:tcPr>
          <w:p w:rsidR="00726B51" w:rsidRDefault="00726B51" w:rsidP="00B35558">
            <w:pPr>
              <w:spacing w:before="60"/>
              <w:rPr>
                <w:rFonts w:ascii="Arial" w:hAnsi="Arial" w:cs="Arial"/>
                <w:sz w:val="16"/>
              </w:rPr>
            </w:pPr>
            <w:r>
              <w:rPr>
                <w:rFonts w:ascii="Arial" w:hAnsi="Arial" w:cs="Arial"/>
                <w:sz w:val="16"/>
              </w:rPr>
              <w:t>7-Jan-14</w:t>
            </w:r>
          </w:p>
        </w:tc>
        <w:tc>
          <w:tcPr>
            <w:tcW w:w="1105" w:type="dxa"/>
          </w:tcPr>
          <w:p w:rsidR="00726B51" w:rsidRDefault="00726B51">
            <w:pPr>
              <w:spacing w:before="60"/>
              <w:rPr>
                <w:rFonts w:ascii="Arial" w:hAnsi="Arial" w:cs="Arial"/>
                <w:sz w:val="16"/>
              </w:rPr>
            </w:pPr>
            <w:r>
              <w:rPr>
                <w:rFonts w:ascii="Arial" w:hAnsi="Arial" w:cs="Arial"/>
                <w:sz w:val="16"/>
              </w:rPr>
              <w:t>LK</w:t>
            </w:r>
          </w:p>
        </w:tc>
      </w:tr>
      <w:tr w:rsidR="00BD5FD6">
        <w:trPr>
          <w:ins w:id="28" w:author="Kaur, Lovepreet" w:date="2014-03-19T10:45:00Z"/>
        </w:trPr>
        <w:tc>
          <w:tcPr>
            <w:tcW w:w="616" w:type="dxa"/>
          </w:tcPr>
          <w:p w:rsidR="00BD5FD6" w:rsidRDefault="00BD5FD6">
            <w:pPr>
              <w:spacing w:before="60"/>
              <w:rPr>
                <w:ins w:id="29" w:author="Kaur, Lovepreet" w:date="2014-03-19T10:45:00Z"/>
                <w:rFonts w:ascii="Arial" w:hAnsi="Arial" w:cs="Arial"/>
                <w:sz w:val="16"/>
              </w:rPr>
            </w:pPr>
            <w:ins w:id="30" w:author="Kaur, Lovepreet" w:date="2014-03-19T10:45:00Z">
              <w:r>
                <w:rPr>
                  <w:rFonts w:ascii="Arial" w:hAnsi="Arial" w:cs="Arial"/>
                  <w:sz w:val="16"/>
                </w:rPr>
                <w:t>14</w:t>
              </w:r>
            </w:ins>
          </w:p>
        </w:tc>
        <w:tc>
          <w:tcPr>
            <w:tcW w:w="662" w:type="dxa"/>
          </w:tcPr>
          <w:p w:rsidR="00BD5FD6" w:rsidRDefault="00BD5FD6">
            <w:pPr>
              <w:spacing w:before="60"/>
              <w:rPr>
                <w:ins w:id="31" w:author="Kaur, Lovepreet" w:date="2014-03-19T10:45:00Z"/>
                <w:rFonts w:ascii="Arial" w:hAnsi="Arial" w:cs="Arial"/>
                <w:sz w:val="16"/>
              </w:rPr>
            </w:pPr>
            <w:ins w:id="32" w:author="Kaur, Lovepreet" w:date="2014-03-19T10:45:00Z">
              <w:r>
                <w:rPr>
                  <w:rFonts w:ascii="Arial" w:hAnsi="Arial" w:cs="Arial"/>
                  <w:sz w:val="16"/>
                </w:rPr>
                <w:t>14.0</w:t>
              </w:r>
            </w:ins>
          </w:p>
        </w:tc>
        <w:tc>
          <w:tcPr>
            <w:tcW w:w="6210" w:type="dxa"/>
          </w:tcPr>
          <w:p w:rsidR="00BD5FD6" w:rsidRDefault="00BD5FD6" w:rsidP="007D7A99">
            <w:pPr>
              <w:spacing w:before="60"/>
              <w:rPr>
                <w:ins w:id="33" w:author="Kaur, Lovepreet" w:date="2014-03-19T10:45:00Z"/>
                <w:rFonts w:ascii="Arial" w:hAnsi="Arial" w:cs="Arial"/>
                <w:sz w:val="16"/>
              </w:rPr>
            </w:pPr>
            <w:ins w:id="34" w:author="Kaur, Lovepreet" w:date="2014-03-19T10:45:00Z">
              <w:r>
                <w:rPr>
                  <w:rFonts w:ascii="Arial" w:hAnsi="Arial" w:cs="Arial"/>
                  <w:sz w:val="16"/>
                </w:rPr>
                <w:t>Updated flowcharts to meet rev 05 of the FDD 11B</w:t>
              </w:r>
            </w:ins>
          </w:p>
        </w:tc>
        <w:tc>
          <w:tcPr>
            <w:tcW w:w="1080" w:type="dxa"/>
          </w:tcPr>
          <w:p w:rsidR="00BD5FD6" w:rsidRDefault="00BD5FD6" w:rsidP="00B35558">
            <w:pPr>
              <w:spacing w:before="60"/>
              <w:rPr>
                <w:ins w:id="35" w:author="Kaur, Lovepreet" w:date="2014-03-19T10:45:00Z"/>
                <w:rFonts w:ascii="Arial" w:hAnsi="Arial" w:cs="Arial"/>
                <w:sz w:val="16"/>
              </w:rPr>
            </w:pPr>
            <w:ins w:id="36" w:author="Kaur, Lovepreet" w:date="2014-03-19T10:45:00Z">
              <w:r>
                <w:rPr>
                  <w:rFonts w:ascii="Arial" w:hAnsi="Arial" w:cs="Arial"/>
                  <w:sz w:val="16"/>
                </w:rPr>
                <w:t>19-Mar-14</w:t>
              </w:r>
            </w:ins>
          </w:p>
        </w:tc>
        <w:tc>
          <w:tcPr>
            <w:tcW w:w="1105" w:type="dxa"/>
          </w:tcPr>
          <w:p w:rsidR="00BD5FD6" w:rsidRDefault="00BD5FD6">
            <w:pPr>
              <w:spacing w:before="60"/>
              <w:rPr>
                <w:ins w:id="37" w:author="Kaur, Lovepreet" w:date="2014-03-19T10:45:00Z"/>
                <w:rFonts w:ascii="Arial" w:hAnsi="Arial" w:cs="Arial"/>
                <w:sz w:val="16"/>
              </w:rPr>
            </w:pPr>
            <w:ins w:id="38" w:author="Kaur, Lovepreet" w:date="2014-03-19T10:45:00Z">
              <w:r>
                <w:rPr>
                  <w:rFonts w:ascii="Arial" w:hAnsi="Arial" w:cs="Arial"/>
                  <w:sz w:val="16"/>
                </w:rPr>
                <w:t>LK</w:t>
              </w:r>
            </w:ins>
          </w:p>
        </w:tc>
      </w:tr>
    </w:tbl>
    <w:p w:rsidR="00230E33" w:rsidRDefault="00230E33"/>
    <w:p w:rsidR="00230E33" w:rsidRDefault="00230E33" w:rsidP="00230E33"/>
    <w:p w:rsidR="00107819" w:rsidRPr="00230E33" w:rsidRDefault="00230E33" w:rsidP="00230E33">
      <w:pPr>
        <w:tabs>
          <w:tab w:val="left" w:pos="6665"/>
        </w:tabs>
      </w:pPr>
      <w:r>
        <w:tab/>
      </w:r>
    </w:p>
    <w:sectPr w:rsidR="00107819" w:rsidRPr="00230E33" w:rsidSect="00937013">
      <w:headerReference w:type="default" r:id="rId35"/>
      <w:footerReference w:type="default" r:id="rId3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0B7A" w:rsidRDefault="00C90B7A">
      <w:r>
        <w:separator/>
      </w:r>
    </w:p>
  </w:endnote>
  <w:endnote w:type="continuationSeparator" w:id="0">
    <w:p w:rsidR="00C90B7A" w:rsidRDefault="00C90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4708" w:rsidRDefault="00A54708">
    <w:pPr>
      <w:pStyle w:val="Footer"/>
    </w:pPr>
    <w:r>
      <w:rPr>
        <w:snapToGrid w:val="0"/>
      </w:rPr>
      <w:tab/>
    </w:r>
    <w:r w:rsidR="00C90B7A">
      <w:fldChar w:fldCharType="begin"/>
    </w:r>
    <w:r w:rsidR="00C90B7A">
      <w:instrText xml:space="preserve"> DOCPROPERTY "Company"  \* MERGEFORMAT </w:instrText>
    </w:r>
    <w:r w:rsidR="00C90B7A">
      <w:fldChar w:fldCharType="separate"/>
    </w:r>
    <w:r w:rsidRPr="00F05D59">
      <w:rPr>
        <w:rFonts w:ascii="Times" w:hAnsi="Times"/>
        <w:caps/>
        <w:snapToGrid w:val="0"/>
      </w:rPr>
      <w:t>Nexteer</w:t>
    </w:r>
    <w:r w:rsidR="00C90B7A">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0B7A" w:rsidRDefault="00C90B7A">
      <w:r>
        <w:separator/>
      </w:r>
    </w:p>
  </w:footnote>
  <w:footnote w:type="continuationSeparator" w:id="0">
    <w:p w:rsidR="00C90B7A" w:rsidRDefault="00C90B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4708" w:rsidRDefault="00A54708">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A54708">
      <w:trPr>
        <w:cantSplit/>
      </w:trPr>
      <w:tc>
        <w:tcPr>
          <w:tcW w:w="990" w:type="dxa"/>
        </w:tcPr>
        <w:p w:rsidR="00A54708" w:rsidRDefault="00A54708">
          <w:pPr>
            <w:pStyle w:val="Header"/>
          </w:pPr>
          <w:r>
            <w:t>Title:</w:t>
          </w:r>
        </w:p>
      </w:tc>
      <w:tc>
        <w:tcPr>
          <w:tcW w:w="5400" w:type="dxa"/>
          <w:gridSpan w:val="3"/>
          <w:vMerge w:val="restart"/>
        </w:tcPr>
        <w:p w:rsidR="00A54708" w:rsidRDefault="00A54708">
          <w:pPr>
            <w:pStyle w:val="Header"/>
          </w:pPr>
          <w:fldSimple w:instr=" DOCPROPERTY &quot;Document Title&quot;  \* MERGEFORMAT ">
            <w:r>
              <w:t>Bulk Capacitor Precharge and Power Disconnect</w:t>
            </w:r>
          </w:fldSimple>
        </w:p>
        <w:p w:rsidR="00A54708" w:rsidRDefault="00C90B7A"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A54708">
            <w:t>Gen II+ EPS EA3</w:t>
          </w:r>
          <w:r>
            <w:fldChar w:fldCharType="end"/>
          </w:r>
          <w:r w:rsidR="00A54708">
            <w:tab/>
          </w:r>
        </w:p>
      </w:tc>
      <w:tc>
        <w:tcPr>
          <w:tcW w:w="1170" w:type="dxa"/>
        </w:tcPr>
        <w:p w:rsidR="00A54708" w:rsidRDefault="00A54708">
          <w:pPr>
            <w:pStyle w:val="Header"/>
          </w:pPr>
          <w:r>
            <w:t>Revision:</w:t>
          </w:r>
        </w:p>
      </w:tc>
      <w:tc>
        <w:tcPr>
          <w:tcW w:w="1350" w:type="dxa"/>
        </w:tcPr>
        <w:p w:rsidR="00A54708" w:rsidRDefault="00A54708" w:rsidP="00B96218">
          <w:pPr>
            <w:pStyle w:val="Header"/>
          </w:pPr>
          <w:r>
            <w:t>1</w:t>
          </w:r>
          <w:ins w:id="39" w:author="Kaur, Lovepreet" w:date="2014-03-19T10:42:00Z">
            <w:r>
              <w:t>4</w:t>
            </w:r>
          </w:ins>
          <w:del w:id="40" w:author="Kaur, Lovepreet" w:date="2014-03-19T10:42:00Z">
            <w:r w:rsidDel="00B96218">
              <w:delText>3</w:delText>
            </w:r>
            <w:r w:rsidDel="00B96218">
              <w:fldChar w:fldCharType="begin"/>
            </w:r>
            <w:r w:rsidDel="00B96218">
              <w:delInstrText xml:space="preserve"> DOCPROPERTY "MDDRevNum" \* MERGEFORMAT </w:delInstrText>
            </w:r>
            <w:r w:rsidDel="00B96218">
              <w:fldChar w:fldCharType="separate"/>
            </w:r>
            <w:r w:rsidDel="00B96218">
              <w:delText>.0</w:delText>
            </w:r>
            <w:r w:rsidDel="00B96218">
              <w:fldChar w:fldCharType="end"/>
            </w:r>
          </w:del>
        </w:p>
      </w:tc>
    </w:tr>
    <w:tr w:rsidR="00A54708">
      <w:trPr>
        <w:cantSplit/>
      </w:trPr>
      <w:tc>
        <w:tcPr>
          <w:tcW w:w="990" w:type="dxa"/>
        </w:tcPr>
        <w:p w:rsidR="00A54708" w:rsidRDefault="00A54708">
          <w:pPr>
            <w:pStyle w:val="Header"/>
          </w:pPr>
          <w:r>
            <w:t xml:space="preserve">Product:     </w:t>
          </w:r>
        </w:p>
      </w:tc>
      <w:tc>
        <w:tcPr>
          <w:tcW w:w="5400" w:type="dxa"/>
          <w:gridSpan w:val="3"/>
          <w:vMerge/>
        </w:tcPr>
        <w:p w:rsidR="00A54708" w:rsidRDefault="00A54708">
          <w:pPr>
            <w:pStyle w:val="Header"/>
            <w:jc w:val="center"/>
          </w:pPr>
        </w:p>
      </w:tc>
      <w:tc>
        <w:tcPr>
          <w:tcW w:w="1170" w:type="dxa"/>
        </w:tcPr>
        <w:p w:rsidR="00A54708" w:rsidRDefault="00A54708">
          <w:pPr>
            <w:pStyle w:val="Header"/>
          </w:pPr>
          <w:r>
            <w:t>Rev. Date:</w:t>
          </w:r>
        </w:p>
      </w:tc>
      <w:tc>
        <w:tcPr>
          <w:tcW w:w="1350" w:type="dxa"/>
        </w:tcPr>
        <w:p w:rsidR="00A54708" w:rsidRDefault="00A54708" w:rsidP="000A5708">
          <w:pPr>
            <w:pStyle w:val="Header"/>
          </w:pPr>
          <w:ins w:id="41" w:author="Kaur, Lovepreet" w:date="2014-03-19T10:43:00Z">
            <w:r>
              <w:t>19-Mar-14</w:t>
            </w:r>
          </w:ins>
          <w:del w:id="42" w:author="Kaur, Lovepreet" w:date="2014-03-19T10:43:00Z">
            <w:r w:rsidDel="00B96218">
              <w:delText>7-Jan-14</w:delText>
            </w:r>
          </w:del>
        </w:p>
      </w:tc>
    </w:tr>
    <w:tr w:rsidR="00A54708">
      <w:trPr>
        <w:cantSplit/>
      </w:trPr>
      <w:tc>
        <w:tcPr>
          <w:tcW w:w="990" w:type="dxa"/>
        </w:tcPr>
        <w:p w:rsidR="00A54708" w:rsidRDefault="00A54708">
          <w:pPr>
            <w:pStyle w:val="Header"/>
          </w:pPr>
          <w:r>
            <w:t>Group:</w:t>
          </w:r>
        </w:p>
      </w:tc>
      <w:tc>
        <w:tcPr>
          <w:tcW w:w="1530" w:type="dxa"/>
        </w:tcPr>
        <w:p w:rsidR="00A54708" w:rsidRDefault="00A54708">
          <w:pPr>
            <w:pStyle w:val="Header"/>
          </w:pPr>
          <w:r>
            <w:t>ESG</w:t>
          </w:r>
        </w:p>
      </w:tc>
      <w:tc>
        <w:tcPr>
          <w:tcW w:w="1260" w:type="dxa"/>
        </w:tcPr>
        <w:p w:rsidR="00A54708" w:rsidRDefault="00A54708">
          <w:pPr>
            <w:pStyle w:val="Header"/>
          </w:pPr>
          <w:r>
            <w:t>Originator:</w:t>
          </w:r>
        </w:p>
      </w:tc>
      <w:tc>
        <w:tcPr>
          <w:tcW w:w="2610" w:type="dxa"/>
        </w:tcPr>
        <w:p w:rsidR="00A54708" w:rsidRDefault="00A54708" w:rsidP="008E5B01">
          <w:pPr>
            <w:pStyle w:val="Header"/>
          </w:pPr>
          <w:r>
            <w:t>Lovepreet Kaur</w:t>
          </w:r>
        </w:p>
      </w:tc>
      <w:tc>
        <w:tcPr>
          <w:tcW w:w="1170" w:type="dxa"/>
        </w:tcPr>
        <w:p w:rsidR="00A54708" w:rsidRDefault="00A54708">
          <w:pPr>
            <w:pStyle w:val="Header"/>
          </w:pPr>
          <w:r>
            <w:t>Page:</w:t>
          </w:r>
        </w:p>
      </w:tc>
      <w:tc>
        <w:tcPr>
          <w:tcW w:w="1350" w:type="dxa"/>
        </w:tcPr>
        <w:p w:rsidR="00A54708" w:rsidRDefault="00A54708">
          <w:pPr>
            <w:pStyle w:val="Header"/>
          </w:pPr>
          <w:r>
            <w:rPr>
              <w:rStyle w:val="PageNumber"/>
            </w:rPr>
            <w:fldChar w:fldCharType="begin"/>
          </w:r>
          <w:r>
            <w:rPr>
              <w:rStyle w:val="PageNumber"/>
            </w:rPr>
            <w:instrText xml:space="preserve"> PAGE </w:instrText>
          </w:r>
          <w:r>
            <w:rPr>
              <w:rStyle w:val="PageNumber"/>
            </w:rPr>
            <w:fldChar w:fldCharType="separate"/>
          </w:r>
          <w:r w:rsidR="00A52139">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52139">
            <w:rPr>
              <w:rStyle w:val="PageNumber"/>
              <w:noProof/>
            </w:rPr>
            <w:t>33</w:t>
          </w:r>
          <w:r>
            <w:rPr>
              <w:rStyle w:val="PageNumber"/>
            </w:rPr>
            <w:fldChar w:fldCharType="end"/>
          </w:r>
        </w:p>
      </w:tc>
    </w:tr>
  </w:tbl>
  <w:p w:rsidR="00A54708" w:rsidRDefault="00A54708">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FF7247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attachedTemplate r:id="rId1"/>
  <w:trackRevisions/>
  <w:doNotTrackFormatting/>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DC2"/>
    <w:rsid w:val="00002425"/>
    <w:rsid w:val="00017392"/>
    <w:rsid w:val="00031D71"/>
    <w:rsid w:val="00035EE6"/>
    <w:rsid w:val="000A0934"/>
    <w:rsid w:val="000A3AF0"/>
    <w:rsid w:val="000A5708"/>
    <w:rsid w:val="000D483E"/>
    <w:rsid w:val="000E0CA1"/>
    <w:rsid w:val="000E3816"/>
    <w:rsid w:val="000E3869"/>
    <w:rsid w:val="001054F4"/>
    <w:rsid w:val="00107819"/>
    <w:rsid w:val="00111771"/>
    <w:rsid w:val="001136E4"/>
    <w:rsid w:val="0013504B"/>
    <w:rsid w:val="00152A00"/>
    <w:rsid w:val="00164FC6"/>
    <w:rsid w:val="00167C07"/>
    <w:rsid w:val="00171E9D"/>
    <w:rsid w:val="00183AB0"/>
    <w:rsid w:val="00184F46"/>
    <w:rsid w:val="001A3872"/>
    <w:rsid w:val="001A574F"/>
    <w:rsid w:val="001B60DF"/>
    <w:rsid w:val="001C0BED"/>
    <w:rsid w:val="001F09B2"/>
    <w:rsid w:val="001F648D"/>
    <w:rsid w:val="00205472"/>
    <w:rsid w:val="0020722A"/>
    <w:rsid w:val="00230D45"/>
    <w:rsid w:val="00230E33"/>
    <w:rsid w:val="00251AC0"/>
    <w:rsid w:val="002636F8"/>
    <w:rsid w:val="00280FAD"/>
    <w:rsid w:val="002871C7"/>
    <w:rsid w:val="002C03D8"/>
    <w:rsid w:val="002F0DF8"/>
    <w:rsid w:val="003112C1"/>
    <w:rsid w:val="00315335"/>
    <w:rsid w:val="003254D4"/>
    <w:rsid w:val="00325DF3"/>
    <w:rsid w:val="00327C80"/>
    <w:rsid w:val="00337A12"/>
    <w:rsid w:val="0034695A"/>
    <w:rsid w:val="0035248E"/>
    <w:rsid w:val="00371AA6"/>
    <w:rsid w:val="003B7645"/>
    <w:rsid w:val="003B7BED"/>
    <w:rsid w:val="003C4D3F"/>
    <w:rsid w:val="003F349F"/>
    <w:rsid w:val="00434839"/>
    <w:rsid w:val="00446A28"/>
    <w:rsid w:val="004A781C"/>
    <w:rsid w:val="004B769F"/>
    <w:rsid w:val="004D1CA3"/>
    <w:rsid w:val="004D1D97"/>
    <w:rsid w:val="004D579E"/>
    <w:rsid w:val="0053307C"/>
    <w:rsid w:val="005652BB"/>
    <w:rsid w:val="0058472C"/>
    <w:rsid w:val="005B4DC8"/>
    <w:rsid w:val="005C6437"/>
    <w:rsid w:val="005D5FE4"/>
    <w:rsid w:val="005D783D"/>
    <w:rsid w:val="005E39C4"/>
    <w:rsid w:val="005E3DCB"/>
    <w:rsid w:val="005F598E"/>
    <w:rsid w:val="00616853"/>
    <w:rsid w:val="00644044"/>
    <w:rsid w:val="00656185"/>
    <w:rsid w:val="00674ADF"/>
    <w:rsid w:val="0068081B"/>
    <w:rsid w:val="00682A19"/>
    <w:rsid w:val="006A3DE1"/>
    <w:rsid w:val="006D33CC"/>
    <w:rsid w:val="006E3824"/>
    <w:rsid w:val="006E5290"/>
    <w:rsid w:val="006F01A3"/>
    <w:rsid w:val="0070217D"/>
    <w:rsid w:val="00706174"/>
    <w:rsid w:val="00712197"/>
    <w:rsid w:val="00721F17"/>
    <w:rsid w:val="00726B51"/>
    <w:rsid w:val="00753382"/>
    <w:rsid w:val="00755551"/>
    <w:rsid w:val="00755F3E"/>
    <w:rsid w:val="0076210B"/>
    <w:rsid w:val="007624AC"/>
    <w:rsid w:val="007A57E3"/>
    <w:rsid w:val="007A69AC"/>
    <w:rsid w:val="007D7A99"/>
    <w:rsid w:val="0080641C"/>
    <w:rsid w:val="008242F0"/>
    <w:rsid w:val="00852215"/>
    <w:rsid w:val="008535B2"/>
    <w:rsid w:val="0085435C"/>
    <w:rsid w:val="008A496D"/>
    <w:rsid w:val="008B1D21"/>
    <w:rsid w:val="008B3E94"/>
    <w:rsid w:val="008B4463"/>
    <w:rsid w:val="008C61DB"/>
    <w:rsid w:val="008E5B01"/>
    <w:rsid w:val="008F4706"/>
    <w:rsid w:val="008F6DBB"/>
    <w:rsid w:val="009001A4"/>
    <w:rsid w:val="0091504E"/>
    <w:rsid w:val="00924967"/>
    <w:rsid w:val="00937013"/>
    <w:rsid w:val="00941F68"/>
    <w:rsid w:val="00955F6A"/>
    <w:rsid w:val="00957470"/>
    <w:rsid w:val="009808A2"/>
    <w:rsid w:val="009B20B2"/>
    <w:rsid w:val="009C7076"/>
    <w:rsid w:val="009E126D"/>
    <w:rsid w:val="009F07BC"/>
    <w:rsid w:val="00A11F25"/>
    <w:rsid w:val="00A335DA"/>
    <w:rsid w:val="00A37DCF"/>
    <w:rsid w:val="00A43B89"/>
    <w:rsid w:val="00A52139"/>
    <w:rsid w:val="00A54708"/>
    <w:rsid w:val="00A778BA"/>
    <w:rsid w:val="00A828ED"/>
    <w:rsid w:val="00AD731B"/>
    <w:rsid w:val="00AF2796"/>
    <w:rsid w:val="00B0757B"/>
    <w:rsid w:val="00B35558"/>
    <w:rsid w:val="00B450DA"/>
    <w:rsid w:val="00B534C9"/>
    <w:rsid w:val="00B54697"/>
    <w:rsid w:val="00B7620D"/>
    <w:rsid w:val="00B76764"/>
    <w:rsid w:val="00B8012D"/>
    <w:rsid w:val="00B8118F"/>
    <w:rsid w:val="00B87EC8"/>
    <w:rsid w:val="00B96218"/>
    <w:rsid w:val="00BA3094"/>
    <w:rsid w:val="00BA5117"/>
    <w:rsid w:val="00BC1CC7"/>
    <w:rsid w:val="00BD008B"/>
    <w:rsid w:val="00BD034B"/>
    <w:rsid w:val="00BD15D2"/>
    <w:rsid w:val="00BD3DFF"/>
    <w:rsid w:val="00BD5FD6"/>
    <w:rsid w:val="00BF364D"/>
    <w:rsid w:val="00C05EDC"/>
    <w:rsid w:val="00C11DC2"/>
    <w:rsid w:val="00C1239C"/>
    <w:rsid w:val="00C35BD3"/>
    <w:rsid w:val="00C700BC"/>
    <w:rsid w:val="00C72FFA"/>
    <w:rsid w:val="00C90B7A"/>
    <w:rsid w:val="00C91168"/>
    <w:rsid w:val="00CA7394"/>
    <w:rsid w:val="00CB6F5E"/>
    <w:rsid w:val="00CC7A3B"/>
    <w:rsid w:val="00D133D4"/>
    <w:rsid w:val="00D67538"/>
    <w:rsid w:val="00D76301"/>
    <w:rsid w:val="00D775A1"/>
    <w:rsid w:val="00D82CD0"/>
    <w:rsid w:val="00D84B72"/>
    <w:rsid w:val="00D94BDD"/>
    <w:rsid w:val="00DA1788"/>
    <w:rsid w:val="00DC7E08"/>
    <w:rsid w:val="00DE4889"/>
    <w:rsid w:val="00E05758"/>
    <w:rsid w:val="00E330B2"/>
    <w:rsid w:val="00E3505C"/>
    <w:rsid w:val="00E360DA"/>
    <w:rsid w:val="00E43D3D"/>
    <w:rsid w:val="00E46B0F"/>
    <w:rsid w:val="00E47AA1"/>
    <w:rsid w:val="00E5472B"/>
    <w:rsid w:val="00E57C42"/>
    <w:rsid w:val="00E6617F"/>
    <w:rsid w:val="00E7530F"/>
    <w:rsid w:val="00E82569"/>
    <w:rsid w:val="00E84B6A"/>
    <w:rsid w:val="00E95F56"/>
    <w:rsid w:val="00E9698E"/>
    <w:rsid w:val="00EA4875"/>
    <w:rsid w:val="00EC3FD3"/>
    <w:rsid w:val="00EC61E5"/>
    <w:rsid w:val="00EE2BAF"/>
    <w:rsid w:val="00EF4E9E"/>
    <w:rsid w:val="00F01AD2"/>
    <w:rsid w:val="00F0238A"/>
    <w:rsid w:val="00F04029"/>
    <w:rsid w:val="00F059FF"/>
    <w:rsid w:val="00F05D59"/>
    <w:rsid w:val="00F06CF8"/>
    <w:rsid w:val="00F141E2"/>
    <w:rsid w:val="00F16FB1"/>
    <w:rsid w:val="00F55369"/>
    <w:rsid w:val="00F648ED"/>
    <w:rsid w:val="00F65184"/>
    <w:rsid w:val="00F7457E"/>
    <w:rsid w:val="00F82E8E"/>
    <w:rsid w:val="00F867CE"/>
    <w:rsid w:val="00F93632"/>
    <w:rsid w:val="00F957FA"/>
    <w:rsid w:val="00FB2942"/>
    <w:rsid w:val="00FB432D"/>
    <w:rsid w:val="00FB6514"/>
    <w:rsid w:val="00FE1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F05D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D59"/>
    <w:rPr>
      <w:rFonts w:ascii="Tahoma" w:hAnsi="Tahoma" w:cs="Tahoma"/>
      <w:sz w:val="16"/>
      <w:szCs w:val="16"/>
    </w:rPr>
  </w:style>
  <w:style w:type="paragraph" w:styleId="ListParagraph">
    <w:name w:val="List Paragraph"/>
    <w:basedOn w:val="Normal"/>
    <w:uiPriority w:val="34"/>
    <w:qFormat/>
    <w:rsid w:val="00434839"/>
    <w:pPr>
      <w:ind w:left="720"/>
      <w:contextualSpacing/>
    </w:pPr>
  </w:style>
  <w:style w:type="character" w:customStyle="1" w:styleId="Heading2Char">
    <w:name w:val="Heading 2 Char"/>
    <w:basedOn w:val="DefaultParagraphFont"/>
    <w:link w:val="Heading2"/>
    <w:rsid w:val="007624AC"/>
    <w:rPr>
      <w:rFonts w:ascii="Arial" w:hAnsi="Arial"/>
      <w:b/>
      <w:sz w:val="24"/>
    </w:rPr>
  </w:style>
  <w:style w:type="character" w:customStyle="1" w:styleId="Heading3Char">
    <w:name w:val="Heading 3 Char"/>
    <w:basedOn w:val="DefaultParagraphFont"/>
    <w:link w:val="Heading3"/>
    <w:rsid w:val="007624AC"/>
    <w:rPr>
      <w:rFonts w:ascii="Arial" w:hAnsi="Arial"/>
      <w:b/>
      <w:sz w:val="24"/>
    </w:rPr>
  </w:style>
  <w:style w:type="character" w:customStyle="1" w:styleId="Heading4Char">
    <w:name w:val="Heading 4 Char"/>
    <w:basedOn w:val="DefaultParagraphFont"/>
    <w:link w:val="Heading4"/>
    <w:rsid w:val="007624AC"/>
    <w:rPr>
      <w:rFonts w:ascii="Arial" w:hAnsi="Arial"/>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F05D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D59"/>
    <w:rPr>
      <w:rFonts w:ascii="Tahoma" w:hAnsi="Tahoma" w:cs="Tahoma"/>
      <w:sz w:val="16"/>
      <w:szCs w:val="16"/>
    </w:rPr>
  </w:style>
  <w:style w:type="paragraph" w:styleId="ListParagraph">
    <w:name w:val="List Paragraph"/>
    <w:basedOn w:val="Normal"/>
    <w:uiPriority w:val="34"/>
    <w:qFormat/>
    <w:rsid w:val="00434839"/>
    <w:pPr>
      <w:ind w:left="720"/>
      <w:contextualSpacing/>
    </w:pPr>
  </w:style>
  <w:style w:type="character" w:customStyle="1" w:styleId="Heading2Char">
    <w:name w:val="Heading 2 Char"/>
    <w:basedOn w:val="DefaultParagraphFont"/>
    <w:link w:val="Heading2"/>
    <w:rsid w:val="007624AC"/>
    <w:rPr>
      <w:rFonts w:ascii="Arial" w:hAnsi="Arial"/>
      <w:b/>
      <w:sz w:val="24"/>
    </w:rPr>
  </w:style>
  <w:style w:type="character" w:customStyle="1" w:styleId="Heading3Char">
    <w:name w:val="Heading 3 Char"/>
    <w:basedOn w:val="DefaultParagraphFont"/>
    <w:link w:val="Heading3"/>
    <w:rsid w:val="007624AC"/>
    <w:rPr>
      <w:rFonts w:ascii="Arial" w:hAnsi="Arial"/>
      <w:b/>
      <w:sz w:val="24"/>
    </w:rPr>
  </w:style>
  <w:style w:type="character" w:customStyle="1" w:styleId="Heading4Char">
    <w:name w:val="Heading 4 Char"/>
    <w:basedOn w:val="DefaultParagraphFont"/>
    <w:link w:val="Heading4"/>
    <w:rsid w:val="007624AC"/>
    <w:rPr>
      <w:rFonts w:ascii="Arial" w:hAnsi="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956726">
      <w:bodyDiv w:val="1"/>
      <w:marLeft w:val="0"/>
      <w:marRight w:val="0"/>
      <w:marTop w:val="0"/>
      <w:marBottom w:val="0"/>
      <w:divBdr>
        <w:top w:val="none" w:sz="0" w:space="0" w:color="auto"/>
        <w:left w:val="none" w:sz="0" w:space="0" w:color="auto"/>
        <w:bottom w:val="none" w:sz="0" w:space="0" w:color="auto"/>
        <w:right w:val="none" w:sz="0" w:space="0" w:color="auto"/>
      </w:divBdr>
    </w:div>
    <w:div w:id="98731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microsoft.com/office/2007/relationships/stylesWithEffects" Target="stylesWithEffects.xml"/><Relationship Id="rId21" Type="http://schemas.openxmlformats.org/officeDocument/2006/relationships/image" Target="media/image8.emf"/><Relationship Id="rId34" Type="http://schemas.openxmlformats.org/officeDocument/2006/relationships/oleObject" Target="embeddings/oleObject13.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258</TotalTime>
  <Pages>33</Pages>
  <Words>1826</Words>
  <Characters>10413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12215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lastModifiedBy>Kaur, Lovepreet</cp:lastModifiedBy>
  <cp:revision>17</cp:revision>
  <cp:lastPrinted>2011-03-21T13:34:00Z</cp:lastPrinted>
  <dcterms:created xsi:type="dcterms:W3CDTF">2014-03-19T14:41:00Z</dcterms:created>
  <dcterms:modified xsi:type="dcterms:W3CDTF">2014-03-24T13:39:00Z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Bulk Capacitor Precharge and Power Disconnect</vt:lpwstr>
  </property>
  <property fmtid="{D5CDD505-2E9C-101B-9397-08002B2CF9AE}" pid="3" name="MDDRevNum">
    <vt:lpwstr>5.0</vt:lpwstr>
  </property>
  <property fmtid="{D5CDD505-2E9C-101B-9397-08002B2CF9AE}" pid="4" name="Module Layer">
    <vt:lpwstr>0</vt:lpwstr>
  </property>
  <property fmtid="{D5CDD505-2E9C-101B-9397-08002B2CF9AE}" pid="5" name="Module Name">
    <vt:lpwstr>BkCpPc</vt:lpwstr>
  </property>
  <property fmtid="{D5CDD505-2E9C-101B-9397-08002B2CF9AE}" pid="6" name="Product Line">
    <vt:lpwstr>Gen II+ EPS EA3</vt:lpwstr>
  </property>
</Properties>
</file>