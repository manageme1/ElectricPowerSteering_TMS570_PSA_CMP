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CFA" w:rsidRDefault="00D25CFA" w:rsidP="00D25CFA">
      <w:pPr>
        <w:pStyle w:val="Heading1"/>
        <w:numPr>
          <w:ilvl w:val="0"/>
          <w:numId w:val="0"/>
        </w:numPr>
      </w:pPr>
      <w:proofErr w:type="gramStart"/>
      <w:r>
        <w:t>Module  --</w:t>
      </w:r>
      <w:proofErr w:type="gramEnd"/>
      <w:r>
        <w:t xml:space="preserve"> </w:t>
      </w:r>
      <w:proofErr w:type="spellStart"/>
      <w:r w:rsidR="005638EC">
        <w:t>HiLoadStall</w:t>
      </w:r>
      <w:proofErr w:type="spellEnd"/>
    </w:p>
    <w:p w:rsidR="00D25CFA" w:rsidRDefault="00D25CFA" w:rsidP="00D25CFA">
      <w:pPr>
        <w:pStyle w:val="Heading1"/>
      </w:pPr>
      <w:r>
        <w:t>High-Level Description</w:t>
      </w:r>
    </w:p>
    <w:p w:rsidR="00D25CFA" w:rsidRDefault="00262892" w:rsidP="00D25CFA">
      <w:r w:rsidRPr="00262892">
        <w:t xml:space="preserve">The High Load Stall Thermal Management algorithm protects the system from prolonged intervals of high assist torque at near-stall conditions.  </w:t>
      </w:r>
    </w:p>
    <w:p w:rsidR="00D25CFA" w:rsidRDefault="00D25CFA" w:rsidP="00D25CFA">
      <w:pPr>
        <w:pStyle w:val="Heading1"/>
      </w:pPr>
      <w:r>
        <w:t>Figures</w:t>
      </w:r>
    </w:p>
    <w:p w:rsidR="00D25CFA" w:rsidRDefault="00D25CFA" w:rsidP="00D25CFA">
      <w:pPr>
        <w:pStyle w:val="Heading2"/>
      </w:pPr>
      <w:r>
        <w:t>Diagram – Function Data Sharing</w:t>
      </w:r>
    </w:p>
    <w:p w:rsidR="00D25CFA" w:rsidRDefault="00D25CFA" w:rsidP="00D25CFA">
      <w:r>
        <w:t>This diagram shows all data that is shared between functions within the module.</w:t>
      </w:r>
    </w:p>
    <w:p w:rsidR="00D25CFA" w:rsidRDefault="00D25CFA" w:rsidP="00D25CFA">
      <w:r>
        <w:t>None</w:t>
      </w:r>
    </w:p>
    <w:p w:rsidR="00D25CFA" w:rsidRDefault="00D25CFA" w:rsidP="00D25CFA">
      <w:pPr>
        <w:pStyle w:val="Heading3"/>
      </w:pPr>
      <w:r>
        <w:t xml:space="preserve">Diagram – </w:t>
      </w:r>
      <w:r w:rsidR="00787FE7">
        <w:fldChar w:fldCharType="begin"/>
      </w:r>
      <w:r w:rsidR="00787FE7">
        <w:instrText xml:space="preserve"> DOCPROPERTY "Document Title"  \* MERGEFORMAT </w:instrText>
      </w:r>
      <w:r w:rsidR="00787FE7">
        <w:fldChar w:fldCharType="separate"/>
      </w:r>
      <w:r>
        <w:t>Ret</w:t>
      </w:r>
      <w:r w:rsidR="00F3001E" w:rsidRPr="00F3001E">
        <w:t xml:space="preserve"> </w:t>
      </w:r>
      <w:proofErr w:type="spellStart"/>
      <w:r w:rsidR="005638EC">
        <w:t>HiLoadStall</w:t>
      </w:r>
      <w:proofErr w:type="spellEnd"/>
      <w:r w:rsidR="005638EC">
        <w:t xml:space="preserve"> </w:t>
      </w:r>
      <w:r w:rsidR="00F3001E">
        <w:t>_Per1</w:t>
      </w:r>
      <w:r w:rsidR="00787FE7">
        <w:fldChar w:fldCharType="end"/>
      </w:r>
    </w:p>
    <w:p w:rsidR="00D25CFA" w:rsidRDefault="00D25CFA" w:rsidP="00D25CFA">
      <w:r>
        <w:t>This diagram describes the functional characteristics and data flow of a given function.</w:t>
      </w:r>
    </w:p>
    <w:p w:rsidR="00E427F2" w:rsidRDefault="00E427F2" w:rsidP="00E427F2">
      <w:pPr>
        <w:jc w:val="center"/>
      </w:pPr>
      <w:r>
        <w:rPr>
          <w:noProof/>
        </w:rPr>
        <w:drawing>
          <wp:inline distT="0" distB="0" distL="0" distR="0">
            <wp:extent cx="1843409" cy="1623507"/>
            <wp:effectExtent l="19050" t="0" r="4441"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l="978" t="5493" r="84799" b="58497"/>
                    <a:stretch>
                      <a:fillRect/>
                    </a:stretch>
                  </pic:blipFill>
                  <pic:spPr bwMode="auto">
                    <a:xfrm>
                      <a:off x="0" y="0"/>
                      <a:ext cx="1844150" cy="1624160"/>
                    </a:xfrm>
                    <a:prstGeom prst="rect">
                      <a:avLst/>
                    </a:prstGeom>
                    <a:noFill/>
                    <a:ln w="9525">
                      <a:noFill/>
                      <a:miter lim="800000"/>
                      <a:headEnd/>
                      <a:tailEnd/>
                    </a:ln>
                  </pic:spPr>
                </pic:pic>
              </a:graphicData>
            </a:graphic>
          </wp:inline>
        </w:drawing>
      </w:r>
    </w:p>
    <w:p w:rsidR="00D25CFA" w:rsidRDefault="00D25CFA" w:rsidP="00D25CFA"/>
    <w:p w:rsidR="00D25CFA" w:rsidRPr="00974138" w:rsidRDefault="00D25CFA" w:rsidP="00D25CFA"/>
    <w:p w:rsidR="00D25CFA" w:rsidRDefault="00D25CFA" w:rsidP="00D25CFA">
      <w:pPr>
        <w:pStyle w:val="Heading1"/>
      </w:pPr>
      <w:r>
        <w:br w:type="page"/>
      </w:r>
      <w:r>
        <w:lastRenderedPageBreak/>
        <w:t>Module Inputs and Outputs</w:t>
      </w:r>
    </w:p>
    <w:p w:rsidR="00D25CFA" w:rsidRDefault="00D25CFA" w:rsidP="00D25CFA">
      <w:r>
        <w:t xml:space="preserve">For details on module input / output variable, refer to the Data Dictionary for the application.  Input / output variable names are listed here for reference.  </w:t>
      </w:r>
    </w:p>
    <w:p w:rsidR="00D25CFA" w:rsidRDefault="00D25CFA" w:rsidP="00D25CFA">
      <w:r>
        <w:t>(Note: Full variable names required in table.)</w:t>
      </w:r>
    </w:p>
    <w:p w:rsidR="00D25CFA" w:rsidRDefault="00D25CFA" w:rsidP="00D25CFA">
      <w:r>
        <w:t xml:space="preserve">(Note: All global variables including End </w:t>
      </w:r>
      <w:proofErr w:type="gramStart"/>
      <w:r>
        <w:t>Of</w:t>
      </w:r>
      <w:proofErr w:type="gramEnd"/>
      <w:r>
        <w:t xml:space="preserve"> Line data used should be shown here)</w:t>
      </w:r>
    </w:p>
    <w:tbl>
      <w:tblPr>
        <w:tblStyle w:val="TableGrid"/>
        <w:tblW w:w="9810" w:type="dxa"/>
        <w:tblInd w:w="18" w:type="dxa"/>
        <w:tblLook w:val="01E0" w:firstRow="1" w:lastRow="1" w:firstColumn="1" w:lastColumn="1" w:noHBand="0" w:noVBand="0"/>
      </w:tblPr>
      <w:tblGrid>
        <w:gridCol w:w="4590"/>
        <w:gridCol w:w="5220"/>
      </w:tblGrid>
      <w:tr w:rsidR="00D25CFA" w:rsidTr="00B52EBA">
        <w:tc>
          <w:tcPr>
            <w:tcW w:w="4590" w:type="dxa"/>
            <w:shd w:val="clear" w:color="auto" w:fill="FFFF99"/>
          </w:tcPr>
          <w:p w:rsidR="00D25CFA" w:rsidRDefault="00D25CFA" w:rsidP="00B52EBA">
            <w:r>
              <w:t>Module Inputs (Global Variable Name)</w:t>
            </w:r>
          </w:p>
        </w:tc>
        <w:tc>
          <w:tcPr>
            <w:tcW w:w="5220" w:type="dxa"/>
            <w:shd w:val="clear" w:color="auto" w:fill="FFFF99"/>
          </w:tcPr>
          <w:p w:rsidR="00D25CFA" w:rsidRDefault="00D25CFA" w:rsidP="00B52EBA">
            <w:r>
              <w:t>Module Outputs (Global Variable Name)</w:t>
            </w:r>
          </w:p>
        </w:tc>
      </w:tr>
      <w:tr w:rsidR="00D25CFA" w:rsidTr="00B52EBA">
        <w:tc>
          <w:tcPr>
            <w:tcW w:w="4590" w:type="dxa"/>
          </w:tcPr>
          <w:p w:rsidR="00D25CFA" w:rsidRDefault="00B65066" w:rsidP="00B52EBA">
            <w:r w:rsidRPr="00B65066">
              <w:t>MtrVel</w:t>
            </w:r>
            <w:r w:rsidR="007E4C6A" w:rsidRPr="00B65066">
              <w:t>CRF</w:t>
            </w:r>
            <w:r w:rsidRPr="00B65066">
              <w:t>_MtrRadpS_f32</w:t>
            </w:r>
          </w:p>
        </w:tc>
        <w:tc>
          <w:tcPr>
            <w:tcW w:w="5220" w:type="dxa"/>
          </w:tcPr>
          <w:p w:rsidR="00D25CFA" w:rsidRDefault="00B65066" w:rsidP="00B52EBA">
            <w:r w:rsidRPr="00B65066">
              <w:t>AssistStallLimit</w:t>
            </w:r>
            <w:r w:rsidR="00E427F2">
              <w:t>_MtrNm</w:t>
            </w:r>
            <w:r w:rsidRPr="00B65066">
              <w:t>_f32</w:t>
            </w:r>
          </w:p>
        </w:tc>
      </w:tr>
      <w:tr w:rsidR="00D25CFA" w:rsidTr="00B52EBA">
        <w:tc>
          <w:tcPr>
            <w:tcW w:w="4590" w:type="dxa"/>
          </w:tcPr>
          <w:p w:rsidR="00D25CFA" w:rsidRDefault="00B65066" w:rsidP="00B52EBA">
            <w:r w:rsidRPr="00B65066">
              <w:t>PreLimitForStall_MtrNm_f32</w:t>
            </w:r>
          </w:p>
        </w:tc>
        <w:tc>
          <w:tcPr>
            <w:tcW w:w="5220" w:type="dxa"/>
          </w:tcPr>
          <w:p w:rsidR="00D25CFA" w:rsidRDefault="00D25CFA" w:rsidP="00B52EBA"/>
        </w:tc>
      </w:tr>
      <w:tr w:rsidR="00A26574" w:rsidTr="00B52EBA">
        <w:tc>
          <w:tcPr>
            <w:tcW w:w="4590" w:type="dxa"/>
          </w:tcPr>
          <w:p w:rsidR="00A26574" w:rsidRPr="00B65066" w:rsidRDefault="00A26574" w:rsidP="00B52EBA">
            <w:proofErr w:type="spellStart"/>
            <w:r w:rsidRPr="00A26574">
              <w:t>DftStallLimit_Cnt_lgc</w:t>
            </w:r>
            <w:proofErr w:type="spellEnd"/>
          </w:p>
        </w:tc>
        <w:tc>
          <w:tcPr>
            <w:tcW w:w="5220" w:type="dxa"/>
          </w:tcPr>
          <w:p w:rsidR="00A26574" w:rsidRDefault="00A26574" w:rsidP="00B52EBA"/>
        </w:tc>
      </w:tr>
      <w:tr w:rsidR="002C7A80" w:rsidTr="00B52EBA">
        <w:tc>
          <w:tcPr>
            <w:tcW w:w="4590" w:type="dxa"/>
          </w:tcPr>
          <w:p w:rsidR="002C7A80" w:rsidRPr="00A26574" w:rsidRDefault="002C7A80" w:rsidP="00B52EBA"/>
        </w:tc>
        <w:tc>
          <w:tcPr>
            <w:tcW w:w="5220" w:type="dxa"/>
          </w:tcPr>
          <w:p w:rsidR="002C7A80" w:rsidRDefault="002C7A80" w:rsidP="00B52EBA"/>
        </w:tc>
      </w:tr>
    </w:tbl>
    <w:p w:rsidR="00D25CFA" w:rsidRPr="00974138" w:rsidRDefault="00D25CFA" w:rsidP="00D25CFA"/>
    <w:p w:rsidR="00D25CFA" w:rsidRDefault="00D25CFA" w:rsidP="00D25CFA">
      <w:pPr>
        <w:pStyle w:val="Heading2"/>
      </w:pPr>
      <w:r>
        <w:t>Module Internal Variables</w:t>
      </w:r>
    </w:p>
    <w:p w:rsidR="00D25CFA" w:rsidRDefault="00D25CFA" w:rsidP="00D25CFA">
      <w:r>
        <w:t xml:space="preserve">This section identifies the name, range and resolutions for module specific data created by this module.  If there are no range restrictions on the variable, the term “FULL” is placed into the table for legal range. </w:t>
      </w:r>
    </w:p>
    <w:p w:rsidR="00D25CFA" w:rsidRPr="00194D3F" w:rsidRDefault="00D25CFA" w:rsidP="00D25CFA">
      <w:r>
        <w:t>(Note: If no module specific variables are used by the design, place the text “None” in the first Variable Name cell in the table)</w:t>
      </w:r>
    </w:p>
    <w:tbl>
      <w:tblPr>
        <w:tblW w:w="919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1260"/>
        <w:gridCol w:w="1260"/>
        <w:gridCol w:w="1170"/>
        <w:gridCol w:w="2250"/>
      </w:tblGrid>
      <w:tr w:rsidR="00D25CFA" w:rsidTr="001A0E9B">
        <w:tc>
          <w:tcPr>
            <w:tcW w:w="325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Variable Name</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Resolution</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smartTag w:uri="urn:schemas-microsoft-com:office:smarttags" w:element="place">
              <w:smartTag w:uri="urn:schemas-microsoft-com:office:smarttags" w:element="PlaceName">
                <w:r>
                  <w:rPr>
                    <w:rFonts w:ascii="Arial" w:hAnsi="Arial" w:cs="Arial"/>
                    <w:sz w:val="16"/>
                  </w:rPr>
                  <w:t>Legal</w:t>
                </w:r>
              </w:smartTag>
              <w:r>
                <w:rPr>
                  <w:rFonts w:ascii="Arial" w:hAnsi="Arial" w:cs="Arial"/>
                  <w:sz w:val="16"/>
                </w:rPr>
                <w:t xml:space="preserve"> </w:t>
              </w:r>
              <w:smartTag w:uri="urn:schemas-microsoft-com:office:smarttags" w:element="PlaceType">
                <w:r>
                  <w:rPr>
                    <w:rFonts w:ascii="Arial" w:hAnsi="Arial" w:cs="Arial"/>
                    <w:sz w:val="16"/>
                  </w:rPr>
                  <w:t>Range</w:t>
                </w:r>
              </w:smartTag>
            </w:smartTag>
          </w:p>
          <w:p w:rsidR="00D25CFA" w:rsidRDefault="00D25CFA" w:rsidP="00B52EBA">
            <w:pPr>
              <w:spacing w:before="60"/>
              <w:jc w:val="center"/>
              <w:rPr>
                <w:rFonts w:ascii="Arial" w:hAnsi="Arial" w:cs="Arial"/>
                <w:sz w:val="16"/>
              </w:rPr>
            </w:pPr>
            <w:r>
              <w:rPr>
                <w:rFonts w:ascii="Arial" w:hAnsi="Arial" w:cs="Arial"/>
                <w:sz w:val="16"/>
              </w:rPr>
              <w:t>(min)</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smartTag w:uri="urn:schemas-microsoft-com:office:smarttags" w:element="place">
              <w:smartTag w:uri="urn:schemas-microsoft-com:office:smarttags" w:element="PlaceName">
                <w:r>
                  <w:rPr>
                    <w:rFonts w:ascii="Arial" w:hAnsi="Arial" w:cs="Arial"/>
                    <w:sz w:val="16"/>
                  </w:rPr>
                  <w:t>Legal</w:t>
                </w:r>
              </w:smartTag>
              <w:r>
                <w:rPr>
                  <w:rFonts w:ascii="Arial" w:hAnsi="Arial" w:cs="Arial"/>
                  <w:sz w:val="16"/>
                </w:rPr>
                <w:t xml:space="preserve"> </w:t>
              </w:r>
              <w:smartTag w:uri="urn:schemas-microsoft-com:office:smarttags" w:element="PlaceType">
                <w:r>
                  <w:rPr>
                    <w:rFonts w:ascii="Arial" w:hAnsi="Arial" w:cs="Arial"/>
                    <w:sz w:val="16"/>
                  </w:rPr>
                  <w:t>Range</w:t>
                </w:r>
              </w:smartTag>
            </w:smartTag>
          </w:p>
          <w:p w:rsidR="00D25CFA" w:rsidRDefault="00D25CFA" w:rsidP="00B52EB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Tr="001A0E9B">
        <w:tc>
          <w:tcPr>
            <w:tcW w:w="3258" w:type="dxa"/>
            <w:tcBorders>
              <w:top w:val="single" w:sz="6" w:space="0" w:color="auto"/>
              <w:left w:val="single" w:sz="6" w:space="0" w:color="auto"/>
              <w:bottom w:val="single" w:sz="6" w:space="0" w:color="auto"/>
              <w:right w:val="single" w:sz="6" w:space="0" w:color="auto"/>
            </w:tcBorders>
          </w:tcPr>
          <w:p w:rsidR="00D25CFA" w:rsidRPr="002269D2" w:rsidRDefault="00E427F2" w:rsidP="00B52EBA">
            <w:r w:rsidRPr="00E427F2">
              <w:t>PrevAssistStallLimit_MtrNm_M_f32</w:t>
            </w:r>
          </w:p>
        </w:tc>
        <w:tc>
          <w:tcPr>
            <w:tcW w:w="1260" w:type="dxa"/>
            <w:tcBorders>
              <w:top w:val="single" w:sz="6" w:space="0" w:color="auto"/>
              <w:left w:val="single" w:sz="6" w:space="0" w:color="auto"/>
              <w:bottom w:val="single" w:sz="6" w:space="0" w:color="auto"/>
              <w:right w:val="single" w:sz="6" w:space="0" w:color="auto"/>
            </w:tcBorders>
          </w:tcPr>
          <w:p w:rsidR="00D25CFA" w:rsidRPr="00F3001E" w:rsidRDefault="00E427F2" w:rsidP="00B52EBA">
            <w:r>
              <w:t>Single Precision Floating Point</w:t>
            </w:r>
          </w:p>
        </w:tc>
        <w:tc>
          <w:tcPr>
            <w:tcW w:w="1260" w:type="dxa"/>
            <w:tcBorders>
              <w:top w:val="single" w:sz="6" w:space="0" w:color="auto"/>
              <w:left w:val="single" w:sz="6" w:space="0" w:color="auto"/>
              <w:bottom w:val="single" w:sz="6" w:space="0" w:color="auto"/>
              <w:right w:val="single" w:sz="6" w:space="0" w:color="auto"/>
            </w:tcBorders>
          </w:tcPr>
          <w:p w:rsidR="00D25CFA" w:rsidRDefault="000711DB" w:rsidP="00B52EBA">
            <w:r>
              <w:t>0</w:t>
            </w:r>
          </w:p>
        </w:tc>
        <w:tc>
          <w:tcPr>
            <w:tcW w:w="1170" w:type="dxa"/>
            <w:tcBorders>
              <w:top w:val="single" w:sz="6" w:space="0" w:color="auto"/>
              <w:left w:val="single" w:sz="6" w:space="0" w:color="auto"/>
              <w:bottom w:val="single" w:sz="6" w:space="0" w:color="auto"/>
              <w:right w:val="single" w:sz="6" w:space="0" w:color="auto"/>
            </w:tcBorders>
          </w:tcPr>
          <w:p w:rsidR="00D25CFA" w:rsidRDefault="00471EC3" w:rsidP="00B52EBA">
            <w:r>
              <w:t>8.8</w:t>
            </w:r>
          </w:p>
        </w:tc>
        <w:tc>
          <w:tcPr>
            <w:tcW w:w="2250" w:type="dxa"/>
            <w:tcBorders>
              <w:top w:val="single" w:sz="6" w:space="0" w:color="auto"/>
              <w:left w:val="single" w:sz="6" w:space="0" w:color="auto"/>
              <w:bottom w:val="single" w:sz="6" w:space="0" w:color="auto"/>
              <w:right w:val="single" w:sz="6" w:space="0" w:color="auto"/>
            </w:tcBorders>
          </w:tcPr>
          <w:p w:rsidR="00D25CFA" w:rsidRDefault="00E427F2" w:rsidP="00B52EBA">
            <w:r w:rsidRPr="00E427F2">
              <w:t>HILOADSTALL_START_SEC_VAR_CLEARED_32</w:t>
            </w:r>
          </w:p>
        </w:tc>
      </w:tr>
      <w:tr w:rsidR="00F3001E" w:rsidTr="001A0E9B">
        <w:tc>
          <w:tcPr>
            <w:tcW w:w="3258" w:type="dxa"/>
            <w:tcBorders>
              <w:top w:val="single" w:sz="6" w:space="0" w:color="auto"/>
              <w:left w:val="single" w:sz="6" w:space="0" w:color="auto"/>
              <w:bottom w:val="single" w:sz="6" w:space="0" w:color="auto"/>
              <w:right w:val="single" w:sz="6" w:space="0" w:color="auto"/>
            </w:tcBorders>
          </w:tcPr>
          <w:p w:rsidR="00F3001E" w:rsidRPr="002269D2" w:rsidRDefault="00E427F2" w:rsidP="00B52EBA">
            <w:r w:rsidRPr="00E427F2">
              <w:t>ModPreLimitFiltSV_MtrNm_M_u8p24</w:t>
            </w:r>
          </w:p>
        </w:tc>
        <w:tc>
          <w:tcPr>
            <w:tcW w:w="1260" w:type="dxa"/>
            <w:tcBorders>
              <w:top w:val="single" w:sz="6" w:space="0" w:color="auto"/>
              <w:left w:val="single" w:sz="6" w:space="0" w:color="auto"/>
              <w:bottom w:val="single" w:sz="6" w:space="0" w:color="auto"/>
              <w:right w:val="single" w:sz="6" w:space="0" w:color="auto"/>
            </w:tcBorders>
          </w:tcPr>
          <w:p w:rsidR="00F3001E" w:rsidRPr="00F3001E" w:rsidRDefault="00E427F2" w:rsidP="00B52EBA">
            <w:r>
              <w:t>2^-24</w:t>
            </w:r>
          </w:p>
        </w:tc>
        <w:tc>
          <w:tcPr>
            <w:tcW w:w="1260" w:type="dxa"/>
            <w:tcBorders>
              <w:top w:val="single" w:sz="6" w:space="0" w:color="auto"/>
              <w:left w:val="single" w:sz="6" w:space="0" w:color="auto"/>
              <w:bottom w:val="single" w:sz="6" w:space="0" w:color="auto"/>
              <w:right w:val="single" w:sz="6" w:space="0" w:color="auto"/>
            </w:tcBorders>
          </w:tcPr>
          <w:p w:rsidR="00F3001E" w:rsidRDefault="00F3001E" w:rsidP="00AD4D16">
            <w:r>
              <w:t>0</w:t>
            </w:r>
          </w:p>
        </w:tc>
        <w:tc>
          <w:tcPr>
            <w:tcW w:w="1170" w:type="dxa"/>
            <w:tcBorders>
              <w:top w:val="single" w:sz="6" w:space="0" w:color="auto"/>
              <w:left w:val="single" w:sz="6" w:space="0" w:color="auto"/>
              <w:bottom w:val="single" w:sz="6" w:space="0" w:color="auto"/>
              <w:right w:val="single" w:sz="6" w:space="0" w:color="auto"/>
            </w:tcBorders>
          </w:tcPr>
          <w:p w:rsidR="00F3001E" w:rsidRDefault="00E427F2" w:rsidP="00AD4D16">
            <w:r>
              <w:t>8.8</w:t>
            </w:r>
          </w:p>
        </w:tc>
        <w:tc>
          <w:tcPr>
            <w:tcW w:w="2250" w:type="dxa"/>
            <w:tcBorders>
              <w:top w:val="single" w:sz="6" w:space="0" w:color="auto"/>
              <w:left w:val="single" w:sz="6" w:space="0" w:color="auto"/>
              <w:bottom w:val="single" w:sz="6" w:space="0" w:color="auto"/>
              <w:right w:val="single" w:sz="6" w:space="0" w:color="auto"/>
            </w:tcBorders>
          </w:tcPr>
          <w:p w:rsidR="00F3001E" w:rsidRDefault="00E427F2" w:rsidP="00B52EBA">
            <w:r w:rsidRPr="00E427F2">
              <w:t>HILOADSTALL_START_SEC_VAR_CLEARED_32</w:t>
            </w:r>
          </w:p>
        </w:tc>
      </w:tr>
      <w:tr w:rsidR="002C7A80" w:rsidTr="001A0E9B">
        <w:tc>
          <w:tcPr>
            <w:tcW w:w="3258" w:type="dxa"/>
            <w:tcBorders>
              <w:top w:val="single" w:sz="6" w:space="0" w:color="auto"/>
              <w:left w:val="single" w:sz="6" w:space="0" w:color="auto"/>
              <w:bottom w:val="single" w:sz="6" w:space="0" w:color="auto"/>
              <w:right w:val="single" w:sz="6" w:space="0" w:color="auto"/>
            </w:tcBorders>
          </w:tcPr>
          <w:p w:rsidR="002C7A80" w:rsidRPr="001A0E9B" w:rsidRDefault="00E427F2" w:rsidP="002C7A80">
            <w:r w:rsidRPr="00E427F2">
              <w:t>ModPreLimit_MtrNm_D_u8p8</w:t>
            </w:r>
          </w:p>
        </w:tc>
        <w:tc>
          <w:tcPr>
            <w:tcW w:w="1260" w:type="dxa"/>
            <w:tcBorders>
              <w:top w:val="single" w:sz="6" w:space="0" w:color="auto"/>
              <w:left w:val="single" w:sz="6" w:space="0" w:color="auto"/>
              <w:bottom w:val="single" w:sz="6" w:space="0" w:color="auto"/>
              <w:right w:val="single" w:sz="6" w:space="0" w:color="auto"/>
            </w:tcBorders>
          </w:tcPr>
          <w:p w:rsidR="002C7A80" w:rsidRPr="00F3001E" w:rsidRDefault="002C7A80" w:rsidP="00AD4D16">
            <w:r w:rsidRPr="00F3001E">
              <w:t>0.00390625</w:t>
            </w:r>
          </w:p>
        </w:tc>
        <w:tc>
          <w:tcPr>
            <w:tcW w:w="1260" w:type="dxa"/>
            <w:tcBorders>
              <w:top w:val="single" w:sz="6" w:space="0" w:color="auto"/>
              <w:left w:val="single" w:sz="6" w:space="0" w:color="auto"/>
              <w:bottom w:val="single" w:sz="6" w:space="0" w:color="auto"/>
              <w:right w:val="single" w:sz="6" w:space="0" w:color="auto"/>
            </w:tcBorders>
          </w:tcPr>
          <w:p w:rsidR="002C7A80" w:rsidRDefault="000711DB" w:rsidP="00AD4D16">
            <w:r>
              <w:t>0</w:t>
            </w:r>
          </w:p>
        </w:tc>
        <w:tc>
          <w:tcPr>
            <w:tcW w:w="1170" w:type="dxa"/>
            <w:tcBorders>
              <w:top w:val="single" w:sz="6" w:space="0" w:color="auto"/>
              <w:left w:val="single" w:sz="6" w:space="0" w:color="auto"/>
              <w:bottom w:val="single" w:sz="6" w:space="0" w:color="auto"/>
              <w:right w:val="single" w:sz="6" w:space="0" w:color="auto"/>
            </w:tcBorders>
          </w:tcPr>
          <w:p w:rsidR="002C7A80" w:rsidRDefault="002C7A80" w:rsidP="00AD4D16">
            <w:r>
              <w:t>8.8</w:t>
            </w:r>
          </w:p>
        </w:tc>
        <w:tc>
          <w:tcPr>
            <w:tcW w:w="2250" w:type="dxa"/>
            <w:tcBorders>
              <w:top w:val="single" w:sz="6" w:space="0" w:color="auto"/>
              <w:left w:val="single" w:sz="6" w:space="0" w:color="auto"/>
              <w:bottom w:val="single" w:sz="6" w:space="0" w:color="auto"/>
              <w:right w:val="single" w:sz="6" w:space="0" w:color="auto"/>
            </w:tcBorders>
          </w:tcPr>
          <w:p w:rsidR="002C7A80" w:rsidRDefault="00E427F2" w:rsidP="00B52EBA">
            <w:r w:rsidRPr="00E427F2">
              <w:t>HILOADSTALL_START_SEC_VAR_CLEARED_16</w:t>
            </w:r>
          </w:p>
        </w:tc>
      </w:tr>
      <w:tr w:rsidR="002C7A80" w:rsidTr="001A0E9B">
        <w:tc>
          <w:tcPr>
            <w:tcW w:w="3258" w:type="dxa"/>
            <w:tcBorders>
              <w:top w:val="single" w:sz="6" w:space="0" w:color="auto"/>
              <w:left w:val="single" w:sz="6" w:space="0" w:color="auto"/>
              <w:bottom w:val="single" w:sz="6" w:space="0" w:color="auto"/>
              <w:right w:val="single" w:sz="6" w:space="0" w:color="auto"/>
            </w:tcBorders>
          </w:tcPr>
          <w:p w:rsidR="002C7A80" w:rsidRPr="001A0E9B" w:rsidRDefault="002C7A80" w:rsidP="002C7A80">
            <w:r w:rsidRPr="001A0E9B">
              <w:t>FiltModPreLimit_MtrNm_D_u8p8</w:t>
            </w:r>
          </w:p>
        </w:tc>
        <w:tc>
          <w:tcPr>
            <w:tcW w:w="1260" w:type="dxa"/>
            <w:tcBorders>
              <w:top w:val="single" w:sz="6" w:space="0" w:color="auto"/>
              <w:left w:val="single" w:sz="6" w:space="0" w:color="auto"/>
              <w:bottom w:val="single" w:sz="6" w:space="0" w:color="auto"/>
              <w:right w:val="single" w:sz="6" w:space="0" w:color="auto"/>
            </w:tcBorders>
          </w:tcPr>
          <w:p w:rsidR="002C7A80" w:rsidRPr="00F3001E" w:rsidRDefault="002C7A80" w:rsidP="00AD4D16">
            <w:r w:rsidRPr="00F3001E">
              <w:t>0.00390625</w:t>
            </w:r>
          </w:p>
        </w:tc>
        <w:tc>
          <w:tcPr>
            <w:tcW w:w="1260" w:type="dxa"/>
            <w:tcBorders>
              <w:top w:val="single" w:sz="6" w:space="0" w:color="auto"/>
              <w:left w:val="single" w:sz="6" w:space="0" w:color="auto"/>
              <w:bottom w:val="single" w:sz="6" w:space="0" w:color="auto"/>
              <w:right w:val="single" w:sz="6" w:space="0" w:color="auto"/>
            </w:tcBorders>
          </w:tcPr>
          <w:p w:rsidR="002C7A80" w:rsidRDefault="000711DB" w:rsidP="00AD4D16">
            <w:r>
              <w:t>0</w:t>
            </w:r>
          </w:p>
        </w:tc>
        <w:tc>
          <w:tcPr>
            <w:tcW w:w="1170" w:type="dxa"/>
            <w:tcBorders>
              <w:top w:val="single" w:sz="6" w:space="0" w:color="auto"/>
              <w:left w:val="single" w:sz="6" w:space="0" w:color="auto"/>
              <w:bottom w:val="single" w:sz="6" w:space="0" w:color="auto"/>
              <w:right w:val="single" w:sz="6" w:space="0" w:color="auto"/>
            </w:tcBorders>
          </w:tcPr>
          <w:p w:rsidR="002C7A80" w:rsidRDefault="002C7A80" w:rsidP="00AD4D16">
            <w:r>
              <w:t>8.8</w:t>
            </w:r>
          </w:p>
        </w:tc>
        <w:tc>
          <w:tcPr>
            <w:tcW w:w="2250" w:type="dxa"/>
            <w:tcBorders>
              <w:top w:val="single" w:sz="6" w:space="0" w:color="auto"/>
              <w:left w:val="single" w:sz="6" w:space="0" w:color="auto"/>
              <w:bottom w:val="single" w:sz="6" w:space="0" w:color="auto"/>
              <w:right w:val="single" w:sz="6" w:space="0" w:color="auto"/>
            </w:tcBorders>
          </w:tcPr>
          <w:p w:rsidR="002C7A80" w:rsidRDefault="00E427F2" w:rsidP="00B52EBA">
            <w:r w:rsidRPr="00E427F2">
              <w:t>HILOADSTALL_START_SEC_VAR_CLEARED_16</w:t>
            </w:r>
          </w:p>
        </w:tc>
      </w:tr>
      <w:tr w:rsidR="00A17FDD" w:rsidTr="001A0E9B">
        <w:tc>
          <w:tcPr>
            <w:tcW w:w="3258" w:type="dxa"/>
            <w:tcBorders>
              <w:top w:val="single" w:sz="6" w:space="0" w:color="auto"/>
              <w:left w:val="single" w:sz="6" w:space="0" w:color="auto"/>
              <w:bottom w:val="single" w:sz="6" w:space="0" w:color="auto"/>
              <w:right w:val="single" w:sz="6" w:space="0" w:color="auto"/>
            </w:tcBorders>
          </w:tcPr>
          <w:p w:rsidR="00A17FDD" w:rsidRPr="001A0E9B" w:rsidRDefault="00E427F2" w:rsidP="002C7A80">
            <w:r w:rsidRPr="00E427F2">
              <w:t>StallLimit_MtrNm_D_u8p8</w:t>
            </w:r>
          </w:p>
        </w:tc>
        <w:tc>
          <w:tcPr>
            <w:tcW w:w="1260" w:type="dxa"/>
            <w:tcBorders>
              <w:top w:val="single" w:sz="6" w:space="0" w:color="auto"/>
              <w:left w:val="single" w:sz="6" w:space="0" w:color="auto"/>
              <w:bottom w:val="single" w:sz="6" w:space="0" w:color="auto"/>
              <w:right w:val="single" w:sz="6" w:space="0" w:color="auto"/>
            </w:tcBorders>
          </w:tcPr>
          <w:p w:rsidR="00A17FDD" w:rsidRPr="00F3001E" w:rsidRDefault="00A17FDD" w:rsidP="00AD4D16">
            <w:r w:rsidRPr="00F3001E">
              <w:t>0.00390625</w:t>
            </w:r>
          </w:p>
        </w:tc>
        <w:tc>
          <w:tcPr>
            <w:tcW w:w="1260" w:type="dxa"/>
            <w:tcBorders>
              <w:top w:val="single" w:sz="6" w:space="0" w:color="auto"/>
              <w:left w:val="single" w:sz="6" w:space="0" w:color="auto"/>
              <w:bottom w:val="single" w:sz="6" w:space="0" w:color="auto"/>
              <w:right w:val="single" w:sz="6" w:space="0" w:color="auto"/>
            </w:tcBorders>
          </w:tcPr>
          <w:p w:rsidR="00A17FDD" w:rsidRDefault="000711DB" w:rsidP="00AD4D16">
            <w:r>
              <w:t>0</w:t>
            </w:r>
          </w:p>
        </w:tc>
        <w:tc>
          <w:tcPr>
            <w:tcW w:w="1170" w:type="dxa"/>
            <w:tcBorders>
              <w:top w:val="single" w:sz="6" w:space="0" w:color="auto"/>
              <w:left w:val="single" w:sz="6" w:space="0" w:color="auto"/>
              <w:bottom w:val="single" w:sz="6" w:space="0" w:color="auto"/>
              <w:right w:val="single" w:sz="6" w:space="0" w:color="auto"/>
            </w:tcBorders>
          </w:tcPr>
          <w:p w:rsidR="00A17FDD" w:rsidRDefault="00A17FDD" w:rsidP="00AD4D16">
            <w:r>
              <w:t>8.8</w:t>
            </w:r>
          </w:p>
        </w:tc>
        <w:tc>
          <w:tcPr>
            <w:tcW w:w="2250" w:type="dxa"/>
            <w:tcBorders>
              <w:top w:val="single" w:sz="6" w:space="0" w:color="auto"/>
              <w:left w:val="single" w:sz="6" w:space="0" w:color="auto"/>
              <w:bottom w:val="single" w:sz="6" w:space="0" w:color="auto"/>
              <w:right w:val="single" w:sz="6" w:space="0" w:color="auto"/>
            </w:tcBorders>
          </w:tcPr>
          <w:p w:rsidR="00A17FDD" w:rsidRDefault="00E427F2" w:rsidP="00B52EBA">
            <w:r w:rsidRPr="00E427F2">
              <w:t>HILOADSTALL_START_SEC_VAR_CLEARED_16</w:t>
            </w:r>
          </w:p>
        </w:tc>
      </w:tr>
    </w:tbl>
    <w:p w:rsidR="00011A71" w:rsidRDefault="00011A71" w:rsidP="00011A71">
      <w:pPr>
        <w:pStyle w:val="Heading3"/>
        <w:numPr>
          <w:ilvl w:val="0"/>
          <w:numId w:val="0"/>
        </w:numPr>
        <w:ind w:left="720"/>
      </w:pPr>
    </w:p>
    <w:p w:rsidR="00D25CFA" w:rsidRDefault="00D25CFA" w:rsidP="00D25CFA">
      <w:pPr>
        <w:pStyle w:val="Heading3"/>
      </w:pPr>
      <w:r>
        <w:t xml:space="preserve">User defined </w:t>
      </w:r>
      <w:proofErr w:type="spellStart"/>
      <w:r>
        <w:t>typedef</w:t>
      </w:r>
      <w:proofErr w:type="spellEnd"/>
      <w:r>
        <w:t xml:space="preserve"> definition/declaration </w:t>
      </w:r>
    </w:p>
    <w:p w:rsidR="00D25CFA" w:rsidRPr="00194D3F" w:rsidRDefault="00D25CFA" w:rsidP="00D25CFA">
      <w:r>
        <w:t xml:space="preserve">This section documents any user types uniquely used for the module. </w:t>
      </w:r>
    </w:p>
    <w:tbl>
      <w:tblPr>
        <w:tblW w:w="98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2250"/>
        <w:gridCol w:w="1260"/>
        <w:gridCol w:w="2340"/>
      </w:tblGrid>
      <w:tr w:rsidR="00D25CFA" w:rsidTr="00B52EBA">
        <w:tc>
          <w:tcPr>
            <w:tcW w:w="39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lastRenderedPageBreak/>
              <w:t>Variable Name</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12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Storage Type</w:t>
            </w:r>
          </w:p>
        </w:tc>
        <w:tc>
          <w:tcPr>
            <w:tcW w:w="234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Safety Critical Classification</w:t>
            </w:r>
          </w:p>
        </w:tc>
      </w:tr>
      <w:tr w:rsidR="00D25CFA" w:rsidTr="00B52EBA">
        <w:tc>
          <w:tcPr>
            <w:tcW w:w="3978" w:type="dxa"/>
            <w:tcBorders>
              <w:top w:val="nil"/>
              <w:left w:val="single" w:sz="6" w:space="0" w:color="auto"/>
              <w:bottom w:val="single" w:sz="6" w:space="0" w:color="auto"/>
              <w:right w:val="single" w:sz="6" w:space="0" w:color="auto"/>
            </w:tcBorders>
          </w:tcPr>
          <w:p w:rsidR="00D25CFA" w:rsidRDefault="004B05D2" w:rsidP="00B52EBA">
            <w:pPr>
              <w:spacing w:before="60"/>
              <w:rPr>
                <w:rFonts w:ascii="Arial" w:hAnsi="Arial" w:cs="Arial"/>
                <w:sz w:val="16"/>
              </w:rPr>
            </w:pPr>
            <w:r>
              <w:rPr>
                <w:rFonts w:ascii="Arial" w:hAnsi="Arial" w:cs="Arial"/>
                <w:sz w:val="16"/>
              </w:rPr>
              <w:t>None</w:t>
            </w:r>
          </w:p>
        </w:tc>
        <w:tc>
          <w:tcPr>
            <w:tcW w:w="2250" w:type="dxa"/>
            <w:tcBorders>
              <w:top w:val="nil"/>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c>
          <w:tcPr>
            <w:tcW w:w="1260" w:type="dxa"/>
            <w:tcBorders>
              <w:top w:val="nil"/>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c>
          <w:tcPr>
            <w:tcW w:w="2340" w:type="dxa"/>
            <w:tcBorders>
              <w:top w:val="nil"/>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r>
    </w:tbl>
    <w:p w:rsidR="00D25CFA" w:rsidRDefault="00D25CFA" w:rsidP="00D25CFA"/>
    <w:p w:rsidR="00D25CFA" w:rsidRDefault="00D25CFA" w:rsidP="00D25CFA">
      <w:pPr>
        <w:pStyle w:val="Heading1"/>
      </w:pPr>
      <w:r>
        <w:t>Constant Data Dictionary</w:t>
      </w:r>
    </w:p>
    <w:p w:rsidR="00D25CFA" w:rsidRDefault="00D25CFA" w:rsidP="00D25CFA">
      <w:pPr>
        <w:pStyle w:val="Heading2"/>
      </w:pPr>
      <w:r>
        <w:t>Calibration Constants</w:t>
      </w:r>
    </w:p>
    <w:p w:rsidR="00D25CFA" w:rsidRDefault="00D25CFA" w:rsidP="00D25CFA">
      <w:r>
        <w:t xml:space="preserve">This section lists the calibrations used by the module.  For details on calibration constants, refer to the Data Dictionary for the application.  </w:t>
      </w:r>
    </w:p>
    <w:p w:rsidR="00232C31" w:rsidRDefault="00232C31" w:rsidP="00D25CFA"/>
    <w:p w:rsidR="00D25CFA" w:rsidRDefault="00D25CFA" w:rsidP="00D25CFA">
      <w:r>
        <w:t>(Note: If no calibrations are used by the design, place the text “None” in the first location in the table)</w:t>
      </w:r>
    </w:p>
    <w:tbl>
      <w:tblPr>
        <w:tblW w:w="5981" w:type="dxa"/>
        <w:jc w:val="center"/>
        <w:tblInd w:w="-73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5981"/>
      </w:tblGrid>
      <w:tr w:rsidR="00D25CFA" w:rsidTr="00B52EBA">
        <w:trPr>
          <w:jc w:val="center"/>
        </w:trPr>
        <w:tc>
          <w:tcPr>
            <w:tcW w:w="5981"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Constant Name</w:t>
            </w:r>
          </w:p>
        </w:tc>
      </w:tr>
      <w:tr w:rsidR="00D25CFA" w:rsidTr="00B52EBA">
        <w:trPr>
          <w:jc w:val="center"/>
        </w:trPr>
        <w:tc>
          <w:tcPr>
            <w:tcW w:w="5981" w:type="dxa"/>
            <w:tcBorders>
              <w:top w:val="single" w:sz="6" w:space="0" w:color="auto"/>
              <w:left w:val="single" w:sz="6" w:space="0" w:color="auto"/>
              <w:bottom w:val="single" w:sz="6" w:space="0" w:color="auto"/>
              <w:right w:val="single" w:sz="6" w:space="0" w:color="auto"/>
            </w:tcBorders>
          </w:tcPr>
          <w:p w:rsidR="00D25CFA" w:rsidRPr="00597083" w:rsidRDefault="00B65066" w:rsidP="004B05D2">
            <w:r w:rsidRPr="00B65066">
              <w:t>k_AbsMtrVelBkt_MtrRadps_</w:t>
            </w:r>
            <w:r w:rsidR="000711DB">
              <w:t>f32</w:t>
            </w:r>
          </w:p>
        </w:tc>
      </w:tr>
      <w:tr w:rsidR="00D25CFA" w:rsidTr="00B52EBA">
        <w:trPr>
          <w:jc w:val="center"/>
        </w:trPr>
        <w:tc>
          <w:tcPr>
            <w:tcW w:w="5981" w:type="dxa"/>
            <w:tcBorders>
              <w:top w:val="nil"/>
              <w:left w:val="single" w:sz="6" w:space="0" w:color="auto"/>
              <w:bottom w:val="single" w:sz="6" w:space="0" w:color="auto"/>
              <w:right w:val="single" w:sz="6" w:space="0" w:color="auto"/>
            </w:tcBorders>
          </w:tcPr>
          <w:p w:rsidR="00D25CFA" w:rsidRPr="00597083" w:rsidRDefault="00B65066" w:rsidP="00485EE9">
            <w:r w:rsidRPr="00B65066">
              <w:t>k_EOTThrmPrtLPFKn_Cnt_u16</w:t>
            </w:r>
          </w:p>
        </w:tc>
      </w:tr>
      <w:tr w:rsidR="00D25CFA" w:rsidTr="00B52EBA">
        <w:trPr>
          <w:jc w:val="center"/>
        </w:trPr>
        <w:tc>
          <w:tcPr>
            <w:tcW w:w="5981" w:type="dxa"/>
            <w:tcBorders>
              <w:top w:val="nil"/>
              <w:left w:val="single" w:sz="6" w:space="0" w:color="auto"/>
              <w:bottom w:val="single" w:sz="6" w:space="0" w:color="auto"/>
              <w:right w:val="single" w:sz="6" w:space="0" w:color="auto"/>
            </w:tcBorders>
          </w:tcPr>
          <w:p w:rsidR="00D25CFA" w:rsidRPr="00597083" w:rsidRDefault="00B65066" w:rsidP="00485EE9">
            <w:r w:rsidRPr="00B65066">
              <w:t>t_EOTThrmIndptTbl_MtrNm_u8p8</w:t>
            </w:r>
          </w:p>
        </w:tc>
      </w:tr>
      <w:tr w:rsidR="00D25CFA" w:rsidRPr="00262892" w:rsidTr="00B52EBA">
        <w:trPr>
          <w:jc w:val="center"/>
        </w:trPr>
        <w:tc>
          <w:tcPr>
            <w:tcW w:w="5981" w:type="dxa"/>
            <w:tcBorders>
              <w:top w:val="nil"/>
              <w:left w:val="single" w:sz="6" w:space="0" w:color="auto"/>
              <w:bottom w:val="single" w:sz="6" w:space="0" w:color="auto"/>
              <w:right w:val="single" w:sz="6" w:space="0" w:color="auto"/>
            </w:tcBorders>
          </w:tcPr>
          <w:p w:rsidR="00D25CFA" w:rsidRPr="004B05D2" w:rsidRDefault="00B65066" w:rsidP="00485EE9">
            <w:pPr>
              <w:rPr>
                <w:lang w:val="fr-FR"/>
              </w:rPr>
            </w:pPr>
            <w:r w:rsidRPr="00B65066">
              <w:rPr>
                <w:lang w:val="fr-FR"/>
              </w:rPr>
              <w:t>t_EOTThrmDpntTbl_MtrNm_u8p8</w:t>
            </w:r>
          </w:p>
        </w:tc>
      </w:tr>
      <w:tr w:rsidR="00D25CFA" w:rsidTr="00B52EBA">
        <w:trPr>
          <w:jc w:val="center"/>
        </w:trPr>
        <w:tc>
          <w:tcPr>
            <w:tcW w:w="5981" w:type="dxa"/>
            <w:tcBorders>
              <w:top w:val="nil"/>
              <w:left w:val="single" w:sz="6" w:space="0" w:color="auto"/>
              <w:bottom w:val="single" w:sz="6" w:space="0" w:color="auto"/>
              <w:right w:val="single" w:sz="6" w:space="0" w:color="auto"/>
            </w:tcBorders>
          </w:tcPr>
          <w:p w:rsidR="00D25CFA" w:rsidRDefault="00E427F2" w:rsidP="00B52EBA">
            <w:r w:rsidRPr="00E427F2">
              <w:t>k_EOTThrmSlwLmtStp_MtrNm_f32</w:t>
            </w:r>
          </w:p>
        </w:tc>
      </w:tr>
    </w:tbl>
    <w:p w:rsidR="00E77AB5" w:rsidRDefault="00E77AB5" w:rsidP="00E77AB5">
      <w:pPr>
        <w:pStyle w:val="Heading2"/>
        <w:numPr>
          <w:ilvl w:val="0"/>
          <w:numId w:val="0"/>
        </w:numPr>
        <w:ind w:left="576"/>
      </w:pPr>
    </w:p>
    <w:p w:rsidR="00D25CFA" w:rsidRDefault="00D25CFA" w:rsidP="00D25CFA">
      <w:pPr>
        <w:pStyle w:val="Heading2"/>
      </w:pPr>
      <w:proofErr w:type="gramStart"/>
      <w:r>
        <w:t>Program(</w:t>
      </w:r>
      <w:proofErr w:type="gramEnd"/>
      <w:r>
        <w:t>fixed) Constants</w:t>
      </w:r>
    </w:p>
    <w:p w:rsidR="00D25CFA" w:rsidRDefault="00D25CFA" w:rsidP="00D25CFA">
      <w:pPr>
        <w:pStyle w:val="Heading3"/>
      </w:pPr>
      <w:r>
        <w:t>Embedded Constants</w:t>
      </w:r>
    </w:p>
    <w:p w:rsidR="00D25CFA" w:rsidRDefault="00D25CFA" w:rsidP="00D25CFA">
      <w:r>
        <w:t xml:space="preserve">All embedded constants whose values are provided in Eng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D25CFA" w:rsidRDefault="00D25CFA" w:rsidP="00D25CFA">
      <w:pPr>
        <w:pStyle w:val="Heading4"/>
      </w:pPr>
      <w:r>
        <w:t>Local</w:t>
      </w:r>
    </w:p>
    <w:tbl>
      <w:tblPr>
        <w:tblW w:w="6823"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710"/>
        <w:gridCol w:w="1225"/>
      </w:tblGrid>
      <w:tr w:rsidR="006549BA" w:rsidTr="006549BA">
        <w:tc>
          <w:tcPr>
            <w:tcW w:w="3888" w:type="dxa"/>
            <w:tcBorders>
              <w:top w:val="single" w:sz="6" w:space="0" w:color="auto"/>
              <w:left w:val="single" w:sz="6" w:space="0" w:color="auto"/>
              <w:bottom w:val="single" w:sz="6" w:space="0" w:color="auto"/>
              <w:right w:val="single" w:sz="6" w:space="0" w:color="auto"/>
            </w:tcBorders>
            <w:shd w:val="pct30" w:color="FFFF00" w:fill="FFFFFF"/>
          </w:tcPr>
          <w:p w:rsidR="006549BA" w:rsidRDefault="006549BA" w:rsidP="00B52EBA">
            <w:pPr>
              <w:spacing w:before="60"/>
              <w:jc w:val="center"/>
              <w:rPr>
                <w:rFonts w:ascii="Arial" w:hAnsi="Arial" w:cs="Arial"/>
                <w:sz w:val="16"/>
              </w:rPr>
            </w:pPr>
            <w:r>
              <w:rPr>
                <w:rFonts w:ascii="Arial" w:hAnsi="Arial" w:cs="Arial"/>
                <w:sz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6549BA" w:rsidRDefault="006549BA" w:rsidP="00B52EBA">
            <w:pPr>
              <w:spacing w:before="60"/>
              <w:jc w:val="center"/>
              <w:rPr>
                <w:rFonts w:ascii="Arial" w:hAnsi="Arial" w:cs="Arial"/>
                <w:sz w:val="16"/>
              </w:rPr>
            </w:pPr>
            <w:r>
              <w:rPr>
                <w:rFonts w:ascii="Arial" w:hAnsi="Arial" w:cs="Arial"/>
                <w:sz w:val="16"/>
              </w:rPr>
              <w:t>Resolution</w:t>
            </w:r>
          </w:p>
        </w:tc>
        <w:tc>
          <w:tcPr>
            <w:tcW w:w="1225" w:type="dxa"/>
            <w:tcBorders>
              <w:top w:val="single" w:sz="6" w:space="0" w:color="auto"/>
              <w:left w:val="single" w:sz="6" w:space="0" w:color="auto"/>
              <w:bottom w:val="single" w:sz="6" w:space="0" w:color="auto"/>
              <w:right w:val="single" w:sz="6" w:space="0" w:color="auto"/>
            </w:tcBorders>
            <w:shd w:val="pct30" w:color="FFFF00" w:fill="FFFFFF"/>
          </w:tcPr>
          <w:p w:rsidR="006549BA" w:rsidRDefault="006549BA" w:rsidP="00B52EBA">
            <w:pPr>
              <w:spacing w:before="60"/>
              <w:jc w:val="center"/>
              <w:rPr>
                <w:rFonts w:ascii="Arial" w:hAnsi="Arial" w:cs="Arial"/>
                <w:sz w:val="16"/>
              </w:rPr>
            </w:pPr>
            <w:r>
              <w:rPr>
                <w:rFonts w:ascii="Arial" w:hAnsi="Arial" w:cs="Arial"/>
                <w:sz w:val="16"/>
              </w:rPr>
              <w:t>Value</w:t>
            </w:r>
          </w:p>
        </w:tc>
      </w:tr>
      <w:tr w:rsidR="00E77AB5" w:rsidTr="006549BA">
        <w:tc>
          <w:tcPr>
            <w:tcW w:w="3888" w:type="dxa"/>
            <w:tcBorders>
              <w:top w:val="single" w:sz="6" w:space="0" w:color="auto"/>
              <w:left w:val="single" w:sz="6" w:space="0" w:color="auto"/>
              <w:bottom w:val="single" w:sz="6" w:space="0" w:color="auto"/>
              <w:right w:val="single" w:sz="6" w:space="0" w:color="auto"/>
            </w:tcBorders>
          </w:tcPr>
          <w:p w:rsidR="00E77AB5" w:rsidRPr="00CB0839" w:rsidRDefault="00E77AB5" w:rsidP="00AD4D16">
            <w:pPr>
              <w:spacing w:before="60"/>
              <w:jc w:val="both"/>
              <w:rPr>
                <w:rFonts w:ascii="Arial" w:hAnsi="Arial" w:cs="Arial"/>
                <w:sz w:val="16"/>
                <w:szCs w:val="16"/>
              </w:rPr>
            </w:pPr>
          </w:p>
        </w:tc>
        <w:tc>
          <w:tcPr>
            <w:tcW w:w="1710" w:type="dxa"/>
            <w:tcBorders>
              <w:top w:val="single" w:sz="6" w:space="0" w:color="auto"/>
              <w:left w:val="single" w:sz="6" w:space="0" w:color="auto"/>
              <w:bottom w:val="single" w:sz="6" w:space="0" w:color="auto"/>
              <w:right w:val="single" w:sz="6" w:space="0" w:color="auto"/>
            </w:tcBorders>
          </w:tcPr>
          <w:p w:rsidR="00E77AB5" w:rsidRPr="00FF09D6" w:rsidRDefault="00E77AB5" w:rsidP="00AD4D16">
            <w:pPr>
              <w:spacing w:before="60"/>
              <w:jc w:val="both"/>
              <w:rPr>
                <w:rFonts w:ascii="Arial" w:hAnsi="Arial" w:cs="Arial"/>
                <w:sz w:val="16"/>
                <w:szCs w:val="16"/>
              </w:rPr>
            </w:pPr>
          </w:p>
        </w:tc>
        <w:tc>
          <w:tcPr>
            <w:tcW w:w="1225" w:type="dxa"/>
            <w:tcBorders>
              <w:top w:val="single" w:sz="6" w:space="0" w:color="auto"/>
              <w:left w:val="single" w:sz="6" w:space="0" w:color="auto"/>
              <w:bottom w:val="single" w:sz="6" w:space="0" w:color="auto"/>
              <w:right w:val="single" w:sz="6" w:space="0" w:color="auto"/>
            </w:tcBorders>
          </w:tcPr>
          <w:p w:rsidR="00E77AB5" w:rsidRPr="00FF09D6" w:rsidRDefault="00E77AB5" w:rsidP="00AD4D16">
            <w:pPr>
              <w:spacing w:before="60"/>
              <w:jc w:val="both"/>
              <w:rPr>
                <w:rFonts w:ascii="Arial" w:hAnsi="Arial" w:cs="Arial"/>
                <w:sz w:val="16"/>
                <w:szCs w:val="16"/>
              </w:rPr>
            </w:pPr>
          </w:p>
        </w:tc>
      </w:tr>
    </w:tbl>
    <w:p w:rsidR="00D25CFA" w:rsidRPr="00D66C51" w:rsidRDefault="00D25CFA" w:rsidP="00D25CFA">
      <w:pPr>
        <w:pStyle w:val="Heading4"/>
        <w:numPr>
          <w:ilvl w:val="0"/>
          <w:numId w:val="0"/>
        </w:numPr>
        <w:rPr>
          <w:b w:val="0"/>
          <w:sz w:val="20"/>
        </w:rPr>
      </w:pPr>
      <w:r w:rsidRPr="00D66C51">
        <w:rPr>
          <w:b w:val="0"/>
          <w:sz w:val="20"/>
        </w:rPr>
        <w:t xml:space="preserve">Note: </w:t>
      </w:r>
      <w:proofErr w:type="spellStart"/>
      <w:r w:rsidRPr="00D66C51">
        <w:rPr>
          <w:b w:val="0"/>
          <w:sz w:val="20"/>
        </w:rPr>
        <w:t>RtnLoopTime</w:t>
      </w:r>
      <w:proofErr w:type="spellEnd"/>
      <w:r w:rsidRPr="00D66C51">
        <w:rPr>
          <w:b w:val="0"/>
          <w:sz w:val="20"/>
        </w:rPr>
        <w:t xml:space="preserve"> depends on the rate of the periodic function.</w:t>
      </w:r>
    </w:p>
    <w:p w:rsidR="00D25CFA" w:rsidRDefault="00D25CFA" w:rsidP="00D25CFA">
      <w:pPr>
        <w:pStyle w:val="Heading4"/>
      </w:pPr>
      <w:r>
        <w:t>Global</w:t>
      </w:r>
    </w:p>
    <w:p w:rsidR="00D25CFA" w:rsidRDefault="00D25CFA" w:rsidP="00D25CFA">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D25CFA" w:rsidTr="00B52EBA">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Constant Name</w:t>
            </w:r>
          </w:p>
        </w:tc>
      </w:tr>
      <w:tr w:rsidR="00D25CFA" w:rsidTr="00B52EBA">
        <w:trPr>
          <w:jc w:val="center"/>
        </w:trPr>
        <w:tc>
          <w:tcPr>
            <w:tcW w:w="4608" w:type="dxa"/>
            <w:tcBorders>
              <w:top w:val="single" w:sz="4" w:space="0" w:color="auto"/>
              <w:left w:val="single" w:sz="4" w:space="0" w:color="auto"/>
              <w:bottom w:val="single" w:sz="4" w:space="0" w:color="auto"/>
              <w:right w:val="single" w:sz="4" w:space="0" w:color="auto"/>
            </w:tcBorders>
          </w:tcPr>
          <w:p w:rsidR="00D25CFA" w:rsidRDefault="00E427F2" w:rsidP="00B52EBA">
            <w:r w:rsidRPr="00E427F2">
              <w:t>D_MTRTRQCMDHILMT_MTRNM_F32</w:t>
            </w:r>
          </w:p>
        </w:tc>
      </w:tr>
      <w:tr w:rsidR="00E427F2" w:rsidTr="00B52EBA">
        <w:trPr>
          <w:jc w:val="center"/>
        </w:trPr>
        <w:tc>
          <w:tcPr>
            <w:tcW w:w="4608" w:type="dxa"/>
            <w:tcBorders>
              <w:top w:val="single" w:sz="4" w:space="0" w:color="auto"/>
              <w:left w:val="single" w:sz="4" w:space="0" w:color="auto"/>
              <w:bottom w:val="single" w:sz="4" w:space="0" w:color="auto"/>
              <w:right w:val="single" w:sz="4" w:space="0" w:color="auto"/>
            </w:tcBorders>
          </w:tcPr>
          <w:p w:rsidR="00E427F2" w:rsidRPr="00E427F2" w:rsidRDefault="00E427F2" w:rsidP="00B52EBA">
            <w:r w:rsidRPr="00E427F2">
              <w:t>D_ZERO_ULS_F32</w:t>
            </w:r>
          </w:p>
        </w:tc>
      </w:tr>
    </w:tbl>
    <w:p w:rsidR="00D25CFA" w:rsidRDefault="00D25CFA" w:rsidP="00D25CFA"/>
    <w:p w:rsidR="00D25CFA" w:rsidRDefault="00D25CFA" w:rsidP="00D25CFA">
      <w:pPr>
        <w:pStyle w:val="Heading3"/>
      </w:pPr>
      <w:r>
        <w:lastRenderedPageBreak/>
        <w:t>Module specific Lookup Tables Constants</w:t>
      </w:r>
    </w:p>
    <w:p w:rsidR="00D25CFA" w:rsidRDefault="00D25CFA" w:rsidP="00D25CFA">
      <w:r>
        <w:t>(This is for lookup tables (arrays) with fixed values, same name as other tables)</w:t>
      </w:r>
    </w:p>
    <w:tbl>
      <w:tblPr>
        <w:tblW w:w="874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078"/>
        <w:gridCol w:w="1170"/>
        <w:gridCol w:w="3060"/>
        <w:gridCol w:w="1440"/>
      </w:tblGrid>
      <w:tr w:rsidR="00D25CFA" w:rsidTr="00B52EBA">
        <w:tc>
          <w:tcPr>
            <w:tcW w:w="30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Constant Name</w:t>
            </w:r>
          </w:p>
        </w:tc>
        <w:tc>
          <w:tcPr>
            <w:tcW w:w="117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Resolution</w:t>
            </w:r>
          </w:p>
        </w:tc>
        <w:tc>
          <w:tcPr>
            <w:tcW w:w="30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Tr="00B52EBA">
        <w:tc>
          <w:tcPr>
            <w:tcW w:w="3078" w:type="dxa"/>
            <w:tcBorders>
              <w:top w:val="single" w:sz="6" w:space="0" w:color="auto"/>
              <w:left w:val="single" w:sz="6" w:space="0" w:color="auto"/>
              <w:bottom w:val="single" w:sz="6" w:space="0" w:color="auto"/>
              <w:right w:val="single" w:sz="6" w:space="0" w:color="auto"/>
            </w:tcBorders>
          </w:tcPr>
          <w:p w:rsidR="00D25CFA" w:rsidRPr="00CB0839" w:rsidRDefault="00D25CFA" w:rsidP="00EB3B11">
            <w:pPr>
              <w:spacing w:before="60"/>
              <w:jc w:val="both"/>
              <w:rPr>
                <w:rFonts w:ascii="Arial" w:hAnsi="Arial" w:cs="Arial"/>
                <w:sz w:val="16"/>
                <w:szCs w:val="16"/>
              </w:rPr>
            </w:pPr>
          </w:p>
        </w:tc>
        <w:tc>
          <w:tcPr>
            <w:tcW w:w="1170" w:type="dxa"/>
            <w:tcBorders>
              <w:top w:val="single" w:sz="6" w:space="0" w:color="auto"/>
              <w:left w:val="single" w:sz="6" w:space="0" w:color="auto"/>
              <w:bottom w:val="single" w:sz="6" w:space="0" w:color="auto"/>
              <w:right w:val="single" w:sz="6" w:space="0" w:color="auto"/>
            </w:tcBorders>
          </w:tcPr>
          <w:p w:rsidR="00D25CFA" w:rsidRPr="00FF09D6" w:rsidRDefault="00D25CFA" w:rsidP="00B52EBA">
            <w:pPr>
              <w:spacing w:before="60"/>
              <w:jc w:val="both"/>
              <w:rPr>
                <w:rFonts w:ascii="Arial" w:hAnsi="Arial" w:cs="Arial"/>
                <w:sz w:val="16"/>
                <w:szCs w:val="16"/>
              </w:rPr>
            </w:pPr>
          </w:p>
        </w:tc>
        <w:tc>
          <w:tcPr>
            <w:tcW w:w="3060" w:type="dxa"/>
            <w:tcBorders>
              <w:top w:val="single" w:sz="6" w:space="0" w:color="auto"/>
              <w:left w:val="single" w:sz="6" w:space="0" w:color="auto"/>
              <w:bottom w:val="single" w:sz="6" w:space="0" w:color="auto"/>
              <w:right w:val="single" w:sz="6" w:space="0" w:color="auto"/>
            </w:tcBorders>
          </w:tcPr>
          <w:p w:rsidR="00D25CFA" w:rsidRPr="00FF09D6" w:rsidRDefault="00D25CFA" w:rsidP="00B52EBA">
            <w:pPr>
              <w:spacing w:before="60"/>
              <w:jc w:val="both"/>
              <w:rPr>
                <w:rFonts w:ascii="Arial" w:hAnsi="Arial" w:cs="Arial"/>
                <w:sz w:val="16"/>
                <w:szCs w:val="16"/>
              </w:rPr>
            </w:pPr>
          </w:p>
        </w:tc>
        <w:tc>
          <w:tcPr>
            <w:tcW w:w="1440" w:type="dxa"/>
            <w:tcBorders>
              <w:top w:val="single" w:sz="6" w:space="0" w:color="auto"/>
              <w:left w:val="single" w:sz="6" w:space="0" w:color="auto"/>
              <w:bottom w:val="single" w:sz="6" w:space="0" w:color="auto"/>
              <w:right w:val="single" w:sz="6" w:space="0" w:color="auto"/>
            </w:tcBorders>
          </w:tcPr>
          <w:p w:rsidR="00D25CFA" w:rsidRPr="00FF09D6" w:rsidRDefault="00D25CFA" w:rsidP="00B52EBA">
            <w:pPr>
              <w:spacing w:before="60"/>
              <w:jc w:val="both"/>
              <w:rPr>
                <w:rFonts w:ascii="Arial" w:hAnsi="Arial" w:cs="Arial"/>
                <w:sz w:val="16"/>
                <w:szCs w:val="16"/>
              </w:rPr>
            </w:pPr>
          </w:p>
        </w:tc>
      </w:tr>
    </w:tbl>
    <w:p w:rsidR="00D25CFA" w:rsidRDefault="00D25CFA" w:rsidP="00D25CFA"/>
    <w:p w:rsidR="00D25CFA" w:rsidRDefault="00D25CFA" w:rsidP="00D25CFA">
      <w:pPr>
        <w:pStyle w:val="Heading1"/>
      </w:pPr>
      <w:r>
        <w:t>Software Module Implementation</w:t>
      </w:r>
    </w:p>
    <w:p w:rsidR="00D25CFA" w:rsidRPr="00094901" w:rsidRDefault="00D25CFA" w:rsidP="00D25CFA">
      <w:pPr>
        <w:pStyle w:val="Heading2"/>
      </w:pPr>
      <w:r>
        <w:t>Initialization Functions</w:t>
      </w:r>
    </w:p>
    <w:p w:rsidR="00D25CFA" w:rsidRDefault="00D25CFA" w:rsidP="00D25CFA">
      <w:pPr>
        <w:pStyle w:val="Heading3"/>
      </w:pPr>
      <w:proofErr w:type="spellStart"/>
      <w:r>
        <w:t>Init</w:t>
      </w:r>
      <w:proofErr w:type="spellEnd"/>
      <w:r>
        <w:t xml:space="preserve">: </w:t>
      </w:r>
      <w:proofErr w:type="spellStart"/>
      <w:r w:rsidR="005638EC">
        <w:t>HiLoadStall</w:t>
      </w:r>
      <w:r>
        <w:t>_</w:t>
      </w:r>
      <w:proofErr w:type="gramStart"/>
      <w:r>
        <w:t>Init</w:t>
      </w:r>
      <w:proofErr w:type="spellEnd"/>
      <w:r>
        <w:t>()</w:t>
      </w:r>
      <w:proofErr w:type="gramEnd"/>
    </w:p>
    <w:p w:rsidR="00D25CFA" w:rsidRDefault="00D25CFA" w:rsidP="00D25CFA">
      <w:pPr>
        <w:pStyle w:val="Heading4"/>
      </w:pPr>
      <w:r>
        <w:t>Design Rationale</w:t>
      </w:r>
    </w:p>
    <w:p w:rsidR="00D25CFA" w:rsidRDefault="00714FA9" w:rsidP="00D25CFA">
      <w:pPr>
        <w:jc w:val="both"/>
      </w:pPr>
      <w:r>
        <w:t>None</w:t>
      </w:r>
    </w:p>
    <w:p w:rsidR="00D25CFA" w:rsidRDefault="00D25CFA" w:rsidP="00D25CFA">
      <w:pPr>
        <w:pStyle w:val="Heading4"/>
      </w:pPr>
      <w:r>
        <w:t>Module Outputs</w:t>
      </w:r>
    </w:p>
    <w:p w:rsidR="00D25CFA" w:rsidRDefault="00714FA9" w:rsidP="00D25CFA">
      <w:r>
        <w:t>None</w:t>
      </w:r>
    </w:p>
    <w:p w:rsidR="00D25CFA" w:rsidRDefault="00D25CFA" w:rsidP="00D25CFA">
      <w:pPr>
        <w:pStyle w:val="Heading4"/>
      </w:pPr>
      <w:r>
        <w:t xml:space="preserve">Module Internal  </w:t>
      </w:r>
    </w:p>
    <w:p w:rsidR="00D25CFA" w:rsidRDefault="00714FA9" w:rsidP="0042452D">
      <w:r>
        <w:t>None</w:t>
      </w:r>
    </w:p>
    <w:p w:rsidR="00D25CFA" w:rsidRDefault="00D25CFA" w:rsidP="00D25CFA"/>
    <w:p w:rsidR="00D25CFA" w:rsidRDefault="00D25CFA" w:rsidP="00D25CFA">
      <w:pPr>
        <w:pStyle w:val="Heading2"/>
      </w:pPr>
      <w:r>
        <w:br w:type="page"/>
      </w:r>
      <w:r>
        <w:lastRenderedPageBreak/>
        <w:t>Periodic Functions</w:t>
      </w:r>
    </w:p>
    <w:p w:rsidR="00D25CFA" w:rsidRDefault="00D25CFA" w:rsidP="00D25CFA">
      <w:pPr>
        <w:pStyle w:val="Heading3"/>
      </w:pPr>
      <w:r>
        <w:t xml:space="preserve">Per: </w:t>
      </w:r>
      <w:r w:rsidR="005638EC">
        <w:t>HiLoadStall</w:t>
      </w:r>
      <w:r>
        <w:t>_Per</w:t>
      </w:r>
      <w:r w:rsidR="007F06AD">
        <w:t>1</w:t>
      </w:r>
    </w:p>
    <w:p w:rsidR="00D25CFA" w:rsidRDefault="00D25CFA" w:rsidP="00D25CFA">
      <w:pPr>
        <w:pStyle w:val="Heading4"/>
      </w:pPr>
      <w:r>
        <w:t>Design Rationale</w:t>
      </w:r>
    </w:p>
    <w:p w:rsidR="00D25CFA" w:rsidRPr="00094901" w:rsidRDefault="00D25CFA" w:rsidP="00D25CFA">
      <w:r>
        <w:t>None</w:t>
      </w:r>
    </w:p>
    <w:p w:rsidR="00D25CFA" w:rsidRDefault="00D25CFA" w:rsidP="00D25CFA">
      <w:pPr>
        <w:pStyle w:val="Heading4"/>
      </w:pPr>
      <w:r>
        <w:t>Program Flow Start</w:t>
      </w:r>
    </w:p>
    <w:p w:rsidR="002511BF" w:rsidRPr="00DE36C6" w:rsidRDefault="008525BA" w:rsidP="00D25CFA">
      <w:r w:rsidRPr="008525BA">
        <w:t xml:space="preserve"> Rte_Call_HiLoadStall_Per1_CP0_</w:t>
      </w:r>
      <w:proofErr w:type="gramStart"/>
      <w:r w:rsidRPr="008525BA">
        <w:t>CheckpointReached()</w:t>
      </w:r>
      <w:proofErr w:type="gramEnd"/>
      <w:r w:rsidRPr="008525BA" w:rsidDel="008525BA">
        <w:t xml:space="preserve"> </w:t>
      </w:r>
    </w:p>
    <w:p w:rsidR="00D25CFA" w:rsidRPr="002511BF" w:rsidRDefault="00D25CFA" w:rsidP="002511BF">
      <w:pPr>
        <w:pStyle w:val="Heading4"/>
        <w:tabs>
          <w:tab w:val="clear" w:pos="954"/>
          <w:tab w:val="num" w:pos="864"/>
        </w:tabs>
        <w:ind w:left="864"/>
      </w:pPr>
      <w:r w:rsidRPr="002511BF">
        <w:t>Store Module Inputs to Local copies</w:t>
      </w:r>
    </w:p>
    <w:p w:rsidR="00D25CFA" w:rsidRDefault="00D25CFA" w:rsidP="00D25CFA"/>
    <w:p w:rsidR="00D75BBD" w:rsidRPr="007F06AD" w:rsidRDefault="00D547AF" w:rsidP="00D75BBD">
      <w:pPr>
        <w:rPr>
          <w:sz w:val="16"/>
          <w:szCs w:val="16"/>
        </w:rPr>
      </w:pPr>
      <w:r w:rsidRPr="007F06AD">
        <w:rPr>
          <w:sz w:val="16"/>
          <w:szCs w:val="16"/>
        </w:rPr>
        <w:t>MtrVel</w:t>
      </w:r>
      <w:r w:rsidR="007E4C6A" w:rsidRPr="007F06AD">
        <w:rPr>
          <w:sz w:val="16"/>
          <w:szCs w:val="16"/>
        </w:rPr>
        <w:t>CRF</w:t>
      </w:r>
      <w:r w:rsidRPr="007F06AD">
        <w:rPr>
          <w:sz w:val="16"/>
          <w:szCs w:val="16"/>
        </w:rPr>
        <w:t>_MtrRadpS</w:t>
      </w:r>
      <w:r w:rsidR="00042B97" w:rsidRPr="007F06AD">
        <w:rPr>
          <w:sz w:val="16"/>
          <w:szCs w:val="16"/>
        </w:rPr>
        <w:t>_T</w:t>
      </w:r>
      <w:r w:rsidRPr="007F06AD">
        <w:rPr>
          <w:sz w:val="16"/>
          <w:szCs w:val="16"/>
        </w:rPr>
        <w:t xml:space="preserve">_f32 </w:t>
      </w:r>
      <w:r w:rsidR="00EF0214" w:rsidRPr="007F06AD">
        <w:rPr>
          <w:sz w:val="16"/>
          <w:szCs w:val="16"/>
        </w:rPr>
        <w:t>=</w:t>
      </w:r>
      <w:r w:rsidR="00E44187" w:rsidRPr="007F06AD">
        <w:rPr>
          <w:sz w:val="16"/>
          <w:szCs w:val="16"/>
        </w:rPr>
        <w:t xml:space="preserve"> Rte_IRead_</w:t>
      </w:r>
      <w:r w:rsidR="005638EC">
        <w:rPr>
          <w:sz w:val="16"/>
          <w:szCs w:val="16"/>
        </w:rPr>
        <w:t>HiLoadStall</w:t>
      </w:r>
      <w:r w:rsidR="007F06AD" w:rsidRPr="007F06AD">
        <w:rPr>
          <w:sz w:val="16"/>
          <w:szCs w:val="16"/>
        </w:rPr>
        <w:t>_Per1</w:t>
      </w:r>
      <w:r w:rsidR="00E44187" w:rsidRPr="007F06AD">
        <w:rPr>
          <w:sz w:val="16"/>
          <w:szCs w:val="16"/>
        </w:rPr>
        <w:t>_</w:t>
      </w:r>
      <w:r w:rsidRPr="007F06AD">
        <w:rPr>
          <w:sz w:val="16"/>
          <w:szCs w:val="16"/>
        </w:rPr>
        <w:t xml:space="preserve">HighStallLmt </w:t>
      </w:r>
      <w:r w:rsidR="00EF0214" w:rsidRPr="007F06AD">
        <w:rPr>
          <w:sz w:val="16"/>
          <w:szCs w:val="16"/>
        </w:rPr>
        <w:t>_</w:t>
      </w:r>
      <w:r w:rsidRPr="007F06AD">
        <w:rPr>
          <w:sz w:val="16"/>
          <w:szCs w:val="16"/>
        </w:rPr>
        <w:t>MtrVel</w:t>
      </w:r>
      <w:r w:rsidR="007E4C6A" w:rsidRPr="007F06AD">
        <w:rPr>
          <w:sz w:val="16"/>
          <w:szCs w:val="16"/>
        </w:rPr>
        <w:t>CRF</w:t>
      </w:r>
      <w:r w:rsidRPr="007F06AD">
        <w:rPr>
          <w:sz w:val="16"/>
          <w:szCs w:val="16"/>
        </w:rPr>
        <w:t>_MtrRadpS_</w:t>
      </w:r>
      <w:proofErr w:type="gramStart"/>
      <w:r w:rsidRPr="007F06AD">
        <w:rPr>
          <w:sz w:val="16"/>
          <w:szCs w:val="16"/>
        </w:rPr>
        <w:t>f32</w:t>
      </w:r>
      <w:r w:rsidR="00E44187" w:rsidRPr="007F06AD">
        <w:rPr>
          <w:sz w:val="16"/>
          <w:szCs w:val="16"/>
        </w:rPr>
        <w:t>()</w:t>
      </w:r>
      <w:proofErr w:type="gramEnd"/>
      <w:r w:rsidR="00EF0214" w:rsidRPr="007F06AD">
        <w:rPr>
          <w:sz w:val="16"/>
          <w:szCs w:val="16"/>
        </w:rPr>
        <w:t xml:space="preserve"> </w:t>
      </w:r>
    </w:p>
    <w:p w:rsidR="00D547AF" w:rsidRPr="007F06AD" w:rsidRDefault="00D547AF" w:rsidP="00D547AF">
      <w:pPr>
        <w:rPr>
          <w:sz w:val="16"/>
          <w:szCs w:val="16"/>
        </w:rPr>
      </w:pPr>
      <w:r w:rsidRPr="007F06AD">
        <w:rPr>
          <w:sz w:val="16"/>
          <w:szCs w:val="16"/>
        </w:rPr>
        <w:t>PreLimitForStall_MtrNm</w:t>
      </w:r>
      <w:r w:rsidR="00042B97" w:rsidRPr="007F06AD">
        <w:rPr>
          <w:sz w:val="16"/>
          <w:szCs w:val="16"/>
        </w:rPr>
        <w:t>_T</w:t>
      </w:r>
      <w:r w:rsidRPr="007F06AD">
        <w:rPr>
          <w:sz w:val="16"/>
          <w:szCs w:val="16"/>
        </w:rPr>
        <w:t>_f32 = Rte_I</w:t>
      </w:r>
      <w:r w:rsidR="000711DB" w:rsidRPr="007F06AD">
        <w:rPr>
          <w:sz w:val="16"/>
          <w:szCs w:val="16"/>
        </w:rPr>
        <w:t>r</w:t>
      </w:r>
      <w:r w:rsidRPr="007F06AD">
        <w:rPr>
          <w:sz w:val="16"/>
          <w:szCs w:val="16"/>
        </w:rPr>
        <w:t>ead_</w:t>
      </w:r>
      <w:r w:rsidR="005638EC">
        <w:rPr>
          <w:sz w:val="16"/>
          <w:szCs w:val="16"/>
        </w:rPr>
        <w:t>HiLoadStall</w:t>
      </w:r>
      <w:r w:rsidR="007F06AD" w:rsidRPr="007F06AD">
        <w:rPr>
          <w:sz w:val="16"/>
          <w:szCs w:val="16"/>
        </w:rPr>
        <w:t>_Per1</w:t>
      </w:r>
      <w:r w:rsidRPr="007F06AD">
        <w:rPr>
          <w:sz w:val="16"/>
          <w:szCs w:val="16"/>
        </w:rPr>
        <w:t>_HighStallLmt _ PreLimitForStall_MtrNm_</w:t>
      </w:r>
      <w:proofErr w:type="gramStart"/>
      <w:r w:rsidRPr="007F06AD">
        <w:rPr>
          <w:sz w:val="16"/>
          <w:szCs w:val="16"/>
        </w:rPr>
        <w:t>f32()</w:t>
      </w:r>
      <w:proofErr w:type="gramEnd"/>
      <w:r w:rsidRPr="007F06AD">
        <w:rPr>
          <w:sz w:val="16"/>
          <w:szCs w:val="16"/>
        </w:rPr>
        <w:t xml:space="preserve"> </w:t>
      </w:r>
    </w:p>
    <w:p w:rsidR="00471EC3" w:rsidRPr="007F06AD" w:rsidRDefault="00471EC3" w:rsidP="00471EC3">
      <w:pPr>
        <w:rPr>
          <w:sz w:val="16"/>
          <w:szCs w:val="16"/>
        </w:rPr>
      </w:pPr>
      <w:proofErr w:type="spellStart"/>
      <w:r w:rsidRPr="00471EC3">
        <w:rPr>
          <w:sz w:val="16"/>
          <w:szCs w:val="16"/>
        </w:rPr>
        <w:t>DftStallLimit_Cnt_</w:t>
      </w:r>
      <w:r>
        <w:rPr>
          <w:sz w:val="16"/>
          <w:szCs w:val="16"/>
        </w:rPr>
        <w:t>T_</w:t>
      </w:r>
      <w:proofErr w:type="gramStart"/>
      <w:r w:rsidRPr="00471EC3">
        <w:rPr>
          <w:sz w:val="16"/>
          <w:szCs w:val="16"/>
        </w:rPr>
        <w:t>lgc</w:t>
      </w:r>
      <w:proofErr w:type="spellEnd"/>
      <w:r>
        <w:rPr>
          <w:sz w:val="16"/>
          <w:szCs w:val="16"/>
        </w:rPr>
        <w:t xml:space="preserve">  </w:t>
      </w:r>
      <w:r w:rsidRPr="007F06AD">
        <w:rPr>
          <w:sz w:val="16"/>
          <w:szCs w:val="16"/>
        </w:rPr>
        <w:t>=</w:t>
      </w:r>
      <w:proofErr w:type="gramEnd"/>
      <w:r w:rsidRPr="007F06AD">
        <w:rPr>
          <w:sz w:val="16"/>
          <w:szCs w:val="16"/>
        </w:rPr>
        <w:t xml:space="preserve"> Rte_I</w:t>
      </w:r>
      <w:r w:rsidR="000711DB" w:rsidRPr="007F06AD">
        <w:rPr>
          <w:sz w:val="16"/>
          <w:szCs w:val="16"/>
        </w:rPr>
        <w:t>r</w:t>
      </w:r>
      <w:r w:rsidRPr="007F06AD">
        <w:rPr>
          <w:sz w:val="16"/>
          <w:szCs w:val="16"/>
        </w:rPr>
        <w:t>ead_</w:t>
      </w:r>
      <w:r w:rsidR="005638EC">
        <w:rPr>
          <w:sz w:val="16"/>
          <w:szCs w:val="16"/>
        </w:rPr>
        <w:t>HiLoadStall</w:t>
      </w:r>
      <w:r w:rsidRPr="007F06AD">
        <w:rPr>
          <w:sz w:val="16"/>
          <w:szCs w:val="16"/>
        </w:rPr>
        <w:t>_Per1_HighStallLmt _</w:t>
      </w:r>
      <w:proofErr w:type="spellStart"/>
      <w:r w:rsidRPr="00471EC3">
        <w:rPr>
          <w:sz w:val="16"/>
          <w:szCs w:val="16"/>
        </w:rPr>
        <w:t>DftStallLimit_Cnt_lgc</w:t>
      </w:r>
      <w:proofErr w:type="spellEnd"/>
      <w:r w:rsidRPr="007F06AD">
        <w:rPr>
          <w:sz w:val="16"/>
          <w:szCs w:val="16"/>
        </w:rPr>
        <w:t xml:space="preserve">() </w:t>
      </w:r>
    </w:p>
    <w:p w:rsidR="00F40AB6" w:rsidRDefault="00F40AB6" w:rsidP="00D75BBD">
      <w:pPr>
        <w:rPr>
          <w:ins w:id="0" w:author="Smith, Kevin" w:date="2014-01-28T15:42:00Z"/>
          <w:sz w:val="16"/>
          <w:szCs w:val="16"/>
        </w:rPr>
      </w:pPr>
      <w:r w:rsidRPr="007F06AD">
        <w:rPr>
          <w:sz w:val="16"/>
          <w:szCs w:val="16"/>
        </w:rPr>
        <w:t>PreLimitForStall_MtrNm_T</w:t>
      </w:r>
      <w:r>
        <w:rPr>
          <w:sz w:val="16"/>
          <w:szCs w:val="16"/>
        </w:rPr>
        <w:t>_u8p8</w:t>
      </w:r>
      <w:r w:rsidRPr="007F06AD">
        <w:rPr>
          <w:sz w:val="16"/>
          <w:szCs w:val="16"/>
        </w:rPr>
        <w:t xml:space="preserve"> </w:t>
      </w:r>
      <w:r w:rsidRPr="00F40AB6">
        <w:rPr>
          <w:sz w:val="16"/>
          <w:szCs w:val="16"/>
        </w:rPr>
        <w:t xml:space="preserve">= </w:t>
      </w:r>
      <w:proofErr w:type="spellStart"/>
      <w:r w:rsidRPr="00F40AB6">
        <w:rPr>
          <w:sz w:val="16"/>
          <w:szCs w:val="16"/>
        </w:rPr>
        <w:t>FPM_FloatToFixed_</w:t>
      </w:r>
      <w:proofErr w:type="gramStart"/>
      <w:r w:rsidRPr="00F40AB6">
        <w:rPr>
          <w:sz w:val="16"/>
          <w:szCs w:val="16"/>
        </w:rPr>
        <w:t>m</w:t>
      </w:r>
      <w:proofErr w:type="spellEnd"/>
      <w:r w:rsidRPr="00F40AB6">
        <w:rPr>
          <w:sz w:val="16"/>
          <w:szCs w:val="16"/>
        </w:rPr>
        <w:t>(</w:t>
      </w:r>
      <w:proofErr w:type="gramEnd"/>
      <w:r w:rsidRPr="007F06AD">
        <w:rPr>
          <w:sz w:val="16"/>
          <w:szCs w:val="16"/>
        </w:rPr>
        <w:t>PreLimitForStall_MtrNm_T_f32</w:t>
      </w:r>
      <w:r w:rsidRPr="00F40AB6">
        <w:rPr>
          <w:sz w:val="16"/>
          <w:szCs w:val="16"/>
        </w:rPr>
        <w:t xml:space="preserve">, </w:t>
      </w:r>
      <w:r>
        <w:rPr>
          <w:sz w:val="16"/>
          <w:szCs w:val="16"/>
        </w:rPr>
        <w:t>u8p8</w:t>
      </w:r>
      <w:r w:rsidRPr="00F40AB6">
        <w:rPr>
          <w:sz w:val="16"/>
          <w:szCs w:val="16"/>
        </w:rPr>
        <w:t>_T</w:t>
      </w:r>
      <w:r>
        <w:rPr>
          <w:sz w:val="16"/>
          <w:szCs w:val="16"/>
        </w:rPr>
        <w:t>)</w:t>
      </w:r>
    </w:p>
    <w:p w:rsidR="00A52B76" w:rsidRPr="00A52B76" w:rsidRDefault="00A52B76" w:rsidP="00A52B76">
      <w:pPr>
        <w:rPr>
          <w:ins w:id="1" w:author="Smith, Kevin" w:date="2014-01-28T15:42:00Z"/>
          <w:sz w:val="16"/>
          <w:szCs w:val="16"/>
        </w:rPr>
      </w:pPr>
      <w:ins w:id="2" w:author="Smith, Kevin" w:date="2014-01-28T15:42:00Z">
        <w:r w:rsidRPr="00A52B76">
          <w:rPr>
            <w:sz w:val="16"/>
            <w:szCs w:val="16"/>
          </w:rPr>
          <w:t xml:space="preserve">SatPreLimitForStall_MtrNm_T_u8p8 = </w:t>
        </w:r>
        <w:proofErr w:type="spellStart"/>
        <w:r w:rsidRPr="00A52B76">
          <w:rPr>
            <w:sz w:val="16"/>
            <w:szCs w:val="16"/>
          </w:rPr>
          <w:t>Limit_</w:t>
        </w:r>
        <w:proofErr w:type="gramStart"/>
        <w:r w:rsidRPr="00A52B76">
          <w:rPr>
            <w:sz w:val="16"/>
            <w:szCs w:val="16"/>
          </w:rPr>
          <w:t>m</w:t>
        </w:r>
        <w:proofErr w:type="spellEnd"/>
        <w:r w:rsidRPr="00A52B76">
          <w:rPr>
            <w:sz w:val="16"/>
            <w:szCs w:val="16"/>
          </w:rPr>
          <w:t>(</w:t>
        </w:r>
        <w:proofErr w:type="gramEnd"/>
        <w:r w:rsidRPr="00A52B76">
          <w:rPr>
            <w:sz w:val="16"/>
            <w:szCs w:val="16"/>
          </w:rPr>
          <w:t>PreLimitForStall_MtrNm_T_u8p8, 0U, t_EOTThrmDpntTbl_MtrNm_u8p8[0]);</w:t>
        </w:r>
      </w:ins>
    </w:p>
    <w:p w:rsidR="00A52B76" w:rsidRDefault="00A52B76" w:rsidP="00D75BBD">
      <w:pPr>
        <w:rPr>
          <w:sz w:val="16"/>
          <w:szCs w:val="16"/>
        </w:rPr>
      </w:pPr>
    </w:p>
    <w:p w:rsidR="00313F3F" w:rsidRDefault="00313F3F" w:rsidP="00D75BBD"/>
    <w:p w:rsidR="00D25CFA" w:rsidRDefault="00B773A6" w:rsidP="00D25CFA">
      <w:pPr>
        <w:pStyle w:val="Heading4"/>
      </w:pPr>
      <w:r>
        <w:t xml:space="preserve">Determine </w:t>
      </w:r>
      <w:r w:rsidR="00D547AF">
        <w:t>EOT Thermal Limiting</w:t>
      </w:r>
    </w:p>
    <w:p w:rsidR="00D25CFA" w:rsidRPr="00CA2712" w:rsidRDefault="00D25CFA" w:rsidP="000472E8"/>
    <w:p w:rsidR="00D25CFA" w:rsidRPr="00CA2712" w:rsidRDefault="00D25CFA" w:rsidP="00D25CFA">
      <w:pPr>
        <w:rPr>
          <w:b/>
        </w:rPr>
      </w:pPr>
    </w:p>
    <w:p w:rsidR="00654DC9" w:rsidRDefault="00D547AF" w:rsidP="00D547AF">
      <w:pPr>
        <w:pStyle w:val="Heading5"/>
      </w:pPr>
      <w:r w:rsidRPr="00D547AF">
        <w:rPr>
          <w:rFonts w:ascii="Calibri" w:hAnsi="Calibri"/>
        </w:rPr>
        <w:t>EOT Thermal Algorithm Enable</w:t>
      </w:r>
    </w:p>
    <w:p w:rsidR="00D25CFA" w:rsidRDefault="00A52B76" w:rsidP="000421FF">
      <w:pPr>
        <w:pStyle w:val="Heading5"/>
        <w:numPr>
          <w:ilvl w:val="0"/>
          <w:numId w:val="0"/>
        </w:numPr>
        <w:ind w:left="1008"/>
      </w:pPr>
      <w:r>
        <w:object w:dxaOrig="7341" w:dyaOrig="3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pt;height:186.1pt" o:ole="">
            <v:imagedata r:id="rId9" o:title=""/>
          </v:shape>
          <o:OLEObject Type="Embed" ProgID="Visio.Drawing.11" ShapeID="_x0000_i1025" DrawAspect="Content" ObjectID="_1452430676" r:id="rId10"/>
        </w:object>
      </w:r>
    </w:p>
    <w:p w:rsidR="00D25CFA" w:rsidRDefault="00D25CFA" w:rsidP="00447CF2">
      <w:pPr>
        <w:pStyle w:val="Heading5"/>
        <w:numPr>
          <w:ilvl w:val="0"/>
          <w:numId w:val="0"/>
        </w:numPr>
      </w:pPr>
    </w:p>
    <w:p w:rsidR="00447CF2" w:rsidRPr="00447CF2" w:rsidRDefault="00447CF2" w:rsidP="00447CF2"/>
    <w:p w:rsidR="00D25CFA" w:rsidRDefault="00042B97" w:rsidP="00D25CFA">
      <w:pPr>
        <w:pStyle w:val="Heading5"/>
      </w:pPr>
      <w:r w:rsidRPr="009A23C6">
        <w:rPr>
          <w:rFonts w:ascii="Calibri" w:hAnsi="Calibri"/>
        </w:rPr>
        <w:t>Low Pass Filter</w:t>
      </w:r>
    </w:p>
    <w:p w:rsidR="00D25CFA" w:rsidRPr="00D83FBB" w:rsidRDefault="00D25CFA" w:rsidP="00D25CFA"/>
    <w:p w:rsidR="00D25CFA" w:rsidRPr="00EE1C7C" w:rsidRDefault="00D25CFA" w:rsidP="00D25CFA"/>
    <w:p w:rsidR="00D25CFA" w:rsidRDefault="00A52B76" w:rsidP="00654DC9">
      <w:pPr>
        <w:jc w:val="center"/>
      </w:pPr>
      <w:r>
        <w:object w:dxaOrig="5804" w:dyaOrig="3070">
          <v:shape id="_x0000_i1026" type="#_x0000_t75" style="width:289.85pt;height:153.8pt" o:ole="">
            <v:imagedata r:id="rId11" o:title=""/>
          </v:shape>
          <o:OLEObject Type="Embed" ProgID="Visio.Drawing.11" ShapeID="_x0000_i1026" DrawAspect="Content" ObjectID="_1452430677" r:id="rId12"/>
        </w:object>
      </w:r>
    </w:p>
    <w:p w:rsidR="00383522" w:rsidRDefault="00383522" w:rsidP="00D25CFA"/>
    <w:p w:rsidR="00383522" w:rsidRPr="00384FCC" w:rsidRDefault="00383522" w:rsidP="00D25CFA"/>
    <w:p w:rsidR="00D25CFA" w:rsidRDefault="00B052B9" w:rsidP="00D25CFA">
      <w:pPr>
        <w:pStyle w:val="Heading5"/>
      </w:pPr>
      <w:r w:rsidRPr="009A23C6">
        <w:rPr>
          <w:rFonts w:ascii="Calibri" w:hAnsi="Calibri"/>
        </w:rPr>
        <w:t>EOT Thermal Protection Limit Table</w:t>
      </w:r>
    </w:p>
    <w:p w:rsidR="00D25CFA" w:rsidRPr="00D83FBB" w:rsidRDefault="00D25CFA" w:rsidP="00D25CFA"/>
    <w:p w:rsidR="00D25CFA" w:rsidRPr="00D83FBB" w:rsidRDefault="00A52B76" w:rsidP="00654DC9">
      <w:pPr>
        <w:jc w:val="center"/>
      </w:pPr>
      <w:r>
        <w:object w:dxaOrig="5626" w:dyaOrig="2850">
          <v:shape id="_x0000_i1027" type="#_x0000_t75" style="width:281pt;height:142.15pt" o:ole="">
            <v:imagedata r:id="rId13" o:title=""/>
          </v:shape>
          <o:OLEObject Type="Embed" ProgID="Visio.Drawing.11" ShapeID="_x0000_i1027" DrawAspect="Content" ObjectID="_1452430678" r:id="rId14"/>
        </w:object>
      </w:r>
    </w:p>
    <w:p w:rsidR="00D25CFA" w:rsidRDefault="00D25CFA" w:rsidP="00D25CFA"/>
    <w:p w:rsidR="007F06AD" w:rsidRDefault="00A30ACD" w:rsidP="007F06AD">
      <w:pPr>
        <w:pStyle w:val="Heading5"/>
      </w:pPr>
      <w:r>
        <w:rPr>
          <w:rFonts w:ascii="Calibri" w:hAnsi="Calibri"/>
        </w:rPr>
        <w:t>Slew Limiting</w:t>
      </w:r>
    </w:p>
    <w:p w:rsidR="007F06AD" w:rsidRPr="00D83FBB" w:rsidRDefault="007F06AD" w:rsidP="007F06AD"/>
    <w:p w:rsidR="007F06AD" w:rsidRPr="00D83FBB" w:rsidRDefault="00A52B76" w:rsidP="007F06AD">
      <w:pPr>
        <w:jc w:val="center"/>
      </w:pPr>
      <w:r>
        <w:object w:dxaOrig="6040" w:dyaOrig="2710">
          <v:shape id="_x0000_i1028" type="#_x0000_t75" style="width:301.1pt;height:135.1pt" o:ole="">
            <v:imagedata r:id="rId15" o:title=""/>
          </v:shape>
          <o:OLEObject Type="Embed" ProgID="Visio.Drawing.11" ShapeID="_x0000_i1028" DrawAspect="Content" ObjectID="_1452430679" r:id="rId16"/>
        </w:object>
      </w:r>
    </w:p>
    <w:p w:rsidR="007F06AD" w:rsidRPr="001A30BF" w:rsidRDefault="007F06AD" w:rsidP="00D25CFA"/>
    <w:p w:rsidR="00AD559C" w:rsidRDefault="00AD559C" w:rsidP="00AD559C">
      <w:pPr>
        <w:pStyle w:val="Heading5"/>
      </w:pPr>
      <w:r>
        <w:rPr>
          <w:rFonts w:ascii="Calibri" w:hAnsi="Calibri"/>
        </w:rPr>
        <w:t>Serial Comm Defeat Sub-Function</w:t>
      </w:r>
    </w:p>
    <w:p w:rsidR="00AD559C" w:rsidRPr="00D83FBB" w:rsidRDefault="00AD559C" w:rsidP="00AD559C"/>
    <w:p w:rsidR="00AD559C" w:rsidRPr="00D83FBB" w:rsidRDefault="00A52B76" w:rsidP="00AD559C">
      <w:pPr>
        <w:jc w:val="center"/>
      </w:pPr>
      <w:r>
        <w:object w:dxaOrig="4263" w:dyaOrig="3703">
          <v:shape id="_x0000_i1029" type="#_x0000_t75" style="width:212.75pt;height:184.2pt" o:ole="">
            <v:imagedata r:id="rId17" o:title=""/>
          </v:shape>
          <o:OLEObject Type="Embed" ProgID="Visio.Drawing.11" ShapeID="_x0000_i1029" DrawAspect="Content" ObjectID="_1452430680" r:id="rId18"/>
        </w:object>
      </w:r>
    </w:p>
    <w:p w:rsidR="00D25CFA" w:rsidRPr="003D2277" w:rsidRDefault="00D25CFA" w:rsidP="00D25CFA"/>
    <w:p w:rsidR="00D25CFA" w:rsidRDefault="00D25CFA" w:rsidP="00D25CFA">
      <w:pPr>
        <w:pStyle w:val="Heading4"/>
      </w:pPr>
      <w:r w:rsidRPr="001A30BF">
        <w:t>Store Local copy of outputs into Module Outputs</w:t>
      </w:r>
    </w:p>
    <w:p w:rsidR="008525BA" w:rsidRDefault="008C5B86" w:rsidP="00A52B76">
      <w:pPr>
        <w:pStyle w:val="Heading4"/>
        <w:numPr>
          <w:ilvl w:val="0"/>
          <w:numId w:val="0"/>
        </w:numPr>
        <w:ind w:left="864"/>
      </w:pPr>
      <w:r w:rsidRPr="008C5B86">
        <w:t>Rte_IWrite_HiLoadStall_Per1_AssistStallLimit_MtrNm_</w:t>
      </w:r>
      <w:proofErr w:type="gramStart"/>
      <w:r w:rsidRPr="008C5B86">
        <w:t>f32(</w:t>
      </w:r>
      <w:proofErr w:type="gramEnd"/>
      <w:r w:rsidRPr="008C5B86">
        <w:t>PrevAssistStallLimit_MtrNm_M_f32)</w:t>
      </w:r>
    </w:p>
    <w:p w:rsidR="00D25CFA" w:rsidRDefault="00D25CFA" w:rsidP="00D25CFA">
      <w:pPr>
        <w:pStyle w:val="Heading4"/>
      </w:pPr>
      <w:r>
        <w:t>Program Flow End</w:t>
      </w:r>
    </w:p>
    <w:p w:rsidR="00D25CFA" w:rsidRPr="00DE36C6" w:rsidRDefault="008525BA" w:rsidP="00D25CFA">
      <w:r w:rsidRPr="008525BA">
        <w:t>Rte_Call_HiLoadStall_Per1_CP</w:t>
      </w:r>
      <w:r w:rsidR="00520006">
        <w:t>1</w:t>
      </w:r>
      <w:r w:rsidRPr="008525BA">
        <w:t>_</w:t>
      </w:r>
      <w:proofErr w:type="gramStart"/>
      <w:r w:rsidRPr="008525BA">
        <w:t>CheckpointReached()</w:t>
      </w:r>
      <w:proofErr w:type="gramEnd"/>
      <w:r w:rsidRPr="008525BA" w:rsidDel="008525BA">
        <w:t xml:space="preserve"> </w:t>
      </w:r>
    </w:p>
    <w:p w:rsidR="00D25CFA" w:rsidRPr="00094901" w:rsidRDefault="00D25CFA" w:rsidP="00D25CFA"/>
    <w:p w:rsidR="00D25CFA" w:rsidRDefault="00D25CFA" w:rsidP="00D25CFA"/>
    <w:p w:rsidR="00D25CFA" w:rsidRDefault="00D25CFA" w:rsidP="00D25CFA">
      <w:pPr>
        <w:pStyle w:val="Heading2"/>
      </w:pPr>
      <w:r>
        <w:br w:type="page"/>
      </w:r>
      <w:r>
        <w:lastRenderedPageBreak/>
        <w:t>Fault Recovery Functions</w:t>
      </w:r>
    </w:p>
    <w:p w:rsidR="00D25CFA" w:rsidRPr="00DE36C6" w:rsidRDefault="00D25CFA" w:rsidP="00D25CFA">
      <w:r>
        <w:t>None</w:t>
      </w:r>
    </w:p>
    <w:p w:rsidR="00D25CFA" w:rsidRDefault="00D25CFA" w:rsidP="00D25CFA">
      <w:pPr>
        <w:pStyle w:val="Heading2"/>
      </w:pPr>
      <w:r>
        <w:t>Shutdown Functions</w:t>
      </w:r>
    </w:p>
    <w:p w:rsidR="00C528E5" w:rsidRPr="00C528E5" w:rsidRDefault="00C528E5" w:rsidP="00C528E5">
      <w:r>
        <w:t>None</w:t>
      </w:r>
    </w:p>
    <w:p w:rsidR="00D25CFA" w:rsidRDefault="00D25CFA" w:rsidP="00D25CFA">
      <w:pPr>
        <w:pStyle w:val="Heading2"/>
      </w:pPr>
      <w:r>
        <w:t>Interrupt Functions</w:t>
      </w:r>
    </w:p>
    <w:p w:rsidR="00D25CFA" w:rsidRPr="00421233" w:rsidRDefault="00D25CFA" w:rsidP="00D25CFA">
      <w:r>
        <w:t>None</w:t>
      </w:r>
    </w:p>
    <w:p w:rsidR="00D25CFA" w:rsidRDefault="00D25CFA" w:rsidP="00D25CFA">
      <w:pPr>
        <w:pStyle w:val="Heading2"/>
      </w:pPr>
      <w:r>
        <w:t>Serial Communication Functions</w:t>
      </w:r>
    </w:p>
    <w:p w:rsidR="00D25CFA" w:rsidRPr="00421233" w:rsidRDefault="00D25CFA" w:rsidP="00D25CFA">
      <w:r>
        <w:t>None</w:t>
      </w:r>
    </w:p>
    <w:p w:rsidR="00D25CFA" w:rsidRDefault="00D25CFA" w:rsidP="00D25CFA">
      <w:pPr>
        <w:pStyle w:val="Heading2"/>
      </w:pPr>
      <w:r>
        <w:t>Local Function/Macro Definitions</w:t>
      </w:r>
    </w:p>
    <w:p w:rsidR="00D25CFA" w:rsidRDefault="007B228D" w:rsidP="00D25CFA">
      <w:r w:rsidRPr="00A3714E">
        <w:rPr>
          <w:rFonts w:ascii="Calibri" w:hAnsi="Calibri"/>
          <w:color w:val="000000"/>
        </w:rPr>
        <w:object w:dxaOrig="1536" w:dyaOrig="994">
          <v:shape id="_x0000_i1030" type="#_x0000_t75" style="width:77.15pt;height:49.55pt" o:ole="">
            <v:imagedata r:id="rId19" o:title=""/>
          </v:shape>
          <o:OLEObject Type="Embed" ProgID="Excel.Sheet.8" ShapeID="_x0000_i1030" DrawAspect="Icon" ObjectID="_1452430681" r:id="rId20"/>
        </w:object>
      </w:r>
      <w:r w:rsidRPr="00A3714E">
        <w:rPr>
          <w:rFonts w:ascii="Calibri" w:hAnsi="Calibri"/>
          <w:color w:val="000000"/>
        </w:rPr>
        <w:object w:dxaOrig="1536" w:dyaOrig="994">
          <v:shape id="_x0000_i1031" type="#_x0000_t75" style="width:77.15pt;height:49.55pt" o:ole="">
            <v:imagedata r:id="rId21" o:title=""/>
          </v:shape>
          <o:OLEObject Type="Embed" ProgID="Excel.Sheet.8" ShapeID="_x0000_i1031" DrawAspect="Icon" ObjectID="_1452430682" r:id="rId22"/>
        </w:object>
      </w:r>
    </w:p>
    <w:p w:rsidR="007B228D" w:rsidRDefault="007B228D" w:rsidP="00D25CFA"/>
    <w:p w:rsidR="00D25CFA" w:rsidRDefault="00D25CFA" w:rsidP="00D25CFA">
      <w:pPr>
        <w:pStyle w:val="Heading1"/>
      </w:pPr>
      <w:r>
        <w:br w:type="page"/>
      </w:r>
      <w:r>
        <w:lastRenderedPageBreak/>
        <w:t>Execution Requirements</w:t>
      </w:r>
    </w:p>
    <w:p w:rsidR="00D25CFA" w:rsidRDefault="00D25CFA" w:rsidP="00D25CFA">
      <w:pPr>
        <w:pStyle w:val="Heading2"/>
      </w:pPr>
      <w:r>
        <w:t>Execution Sequence of the Module</w:t>
      </w:r>
    </w:p>
    <w:p w:rsidR="00D25CFA" w:rsidRDefault="00D25CFA" w:rsidP="00D25CFA"/>
    <w:p w:rsidR="00D25CFA" w:rsidRDefault="00D25CFA" w:rsidP="00D25CFA">
      <w:pPr>
        <w:pStyle w:val="Heading2"/>
      </w:pPr>
      <w:r>
        <w:t>Execution Rates for sub-modules called by the Scheduler</w:t>
      </w:r>
    </w:p>
    <w:p w:rsidR="00D25CFA" w:rsidRDefault="00D25CFA" w:rsidP="00D25CFA">
      <w:r>
        <w:t>This table serves as reference for the Scheduler design</w:t>
      </w:r>
    </w:p>
    <w:tbl>
      <w:tblPr>
        <w:tblW w:w="5000" w:type="pct"/>
        <w:tblBorders>
          <w:top w:val="single" w:sz="6" w:space="0" w:color="000000"/>
          <w:left w:val="single" w:sz="12" w:space="0" w:color="000000"/>
          <w:bottom w:val="single" w:sz="6" w:space="0" w:color="000000"/>
          <w:right w:val="single" w:sz="12" w:space="0" w:color="000000"/>
          <w:insideH w:val="nil"/>
          <w:insideV w:val="single" w:sz="6" w:space="0" w:color="000000"/>
        </w:tblBorders>
        <w:tblLook w:val="00A0" w:firstRow="1" w:lastRow="0" w:firstColumn="1" w:lastColumn="0" w:noHBand="0" w:noVBand="0"/>
      </w:tblPr>
      <w:tblGrid>
        <w:gridCol w:w="2214"/>
        <w:gridCol w:w="2214"/>
        <w:gridCol w:w="2214"/>
        <w:gridCol w:w="2214"/>
      </w:tblGrid>
      <w:tr w:rsidR="00A32058" w:rsidTr="00A40F6D">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r>
              <w:rPr>
                <w:rFonts w:ascii="Arial" w:hAnsi="Arial" w:cs="Arial"/>
                <w:sz w:val="16"/>
              </w:rPr>
              <w:t>Function Name</w:t>
            </w:r>
          </w:p>
        </w:tc>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r>
              <w:rPr>
                <w:rFonts w:ascii="Arial" w:hAnsi="Arial" w:cs="Arial"/>
                <w:sz w:val="16"/>
              </w:rPr>
              <w:t>Task List</w:t>
            </w:r>
          </w:p>
          <w:p w:rsidR="00A32058" w:rsidRDefault="00A32058" w:rsidP="00A32058">
            <w:pPr>
              <w:spacing w:before="60"/>
              <w:rPr>
                <w:rFonts w:ascii="Arial" w:hAnsi="Arial" w:cs="Arial"/>
                <w:sz w:val="16"/>
              </w:rPr>
            </w:pPr>
          </w:p>
        </w:tc>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r>
              <w:rPr>
                <w:rFonts w:ascii="Arial" w:hAnsi="Arial" w:cs="Arial"/>
                <w:sz w:val="16"/>
              </w:rPr>
              <w:t xml:space="preserve">Calling Frequency </w:t>
            </w:r>
          </w:p>
        </w:tc>
        <w:tc>
          <w:tcPr>
            <w:tcW w:w="1250" w:type="pct"/>
            <w:tcBorders>
              <w:top w:val="single" w:sz="6" w:space="0" w:color="auto"/>
              <w:left w:val="single" w:sz="6" w:space="0" w:color="auto"/>
              <w:bottom w:val="single" w:sz="6" w:space="0" w:color="auto"/>
              <w:right w:val="single" w:sz="6" w:space="0" w:color="auto"/>
            </w:tcBorders>
            <w:shd w:val="pct30" w:color="FFFF00" w:fill="FFFFFF"/>
          </w:tcPr>
          <w:p w:rsidR="00A32058" w:rsidRDefault="00A32058" w:rsidP="00B52EBA">
            <w:pPr>
              <w:spacing w:before="60"/>
              <w:jc w:val="center"/>
              <w:rPr>
                <w:rFonts w:ascii="Arial" w:hAnsi="Arial" w:cs="Arial"/>
                <w:sz w:val="16"/>
              </w:rPr>
            </w:pPr>
            <w:smartTag w:uri="urn:schemas-microsoft-com:office:smarttags" w:element="place">
              <w:smartTag w:uri="urn:schemas-microsoft-com:office:smarttags" w:element="PlaceName">
                <w:r>
                  <w:rPr>
                    <w:rFonts w:ascii="Arial" w:hAnsi="Arial" w:cs="Arial"/>
                    <w:sz w:val="16"/>
                  </w:rPr>
                  <w:t>System</w:t>
                </w:r>
              </w:smartTag>
              <w:r>
                <w:rPr>
                  <w:rFonts w:ascii="Arial" w:hAnsi="Arial" w:cs="Arial"/>
                  <w:sz w:val="16"/>
                </w:rPr>
                <w:t xml:space="preserve"> </w:t>
              </w:r>
              <w:smartTag w:uri="urn:schemas-microsoft-com:office:smarttags" w:element="PlaceType">
                <w:r>
                  <w:rPr>
                    <w:rFonts w:ascii="Arial" w:hAnsi="Arial" w:cs="Arial"/>
                    <w:sz w:val="16"/>
                  </w:rPr>
                  <w:t>State(s)</w:t>
                </w:r>
              </w:smartTag>
            </w:smartTag>
            <w:r>
              <w:rPr>
                <w:rFonts w:ascii="Arial" w:hAnsi="Arial" w:cs="Arial"/>
                <w:sz w:val="16"/>
              </w:rPr>
              <w:t xml:space="preserve"> in which the function is called</w:t>
            </w:r>
          </w:p>
        </w:tc>
      </w:tr>
      <w:tr w:rsidR="00A32058" w:rsidTr="00A40F6D">
        <w:tc>
          <w:tcPr>
            <w:tcW w:w="1250" w:type="pct"/>
            <w:tcBorders>
              <w:top w:val="single" w:sz="6" w:space="0" w:color="auto"/>
              <w:left w:val="single" w:sz="6" w:space="0" w:color="auto"/>
              <w:bottom w:val="single" w:sz="6" w:space="0" w:color="auto"/>
              <w:right w:val="single" w:sz="6" w:space="0" w:color="auto"/>
            </w:tcBorders>
          </w:tcPr>
          <w:p w:rsidR="00A32058" w:rsidRDefault="005638EC" w:rsidP="00B52EBA">
            <w:pPr>
              <w:spacing w:before="60" w:line="360" w:lineRule="auto"/>
            </w:pPr>
            <w:r w:rsidRPr="005638EC">
              <w:t>HiLoadStall</w:t>
            </w:r>
            <w:r>
              <w:t xml:space="preserve"> </w:t>
            </w:r>
            <w:r w:rsidR="00AE1109">
              <w:t>_Per1</w:t>
            </w:r>
          </w:p>
        </w:tc>
        <w:tc>
          <w:tcPr>
            <w:tcW w:w="1250" w:type="pct"/>
            <w:tcBorders>
              <w:top w:val="single" w:sz="6" w:space="0" w:color="auto"/>
              <w:left w:val="single" w:sz="6" w:space="0" w:color="auto"/>
              <w:bottom w:val="single" w:sz="6" w:space="0" w:color="auto"/>
              <w:right w:val="single" w:sz="6" w:space="0" w:color="auto"/>
            </w:tcBorders>
          </w:tcPr>
          <w:p w:rsidR="00A32058" w:rsidRDefault="00A32058" w:rsidP="00B52EBA">
            <w:pPr>
              <w:spacing w:before="60" w:line="360" w:lineRule="auto"/>
            </w:pPr>
          </w:p>
        </w:tc>
        <w:tc>
          <w:tcPr>
            <w:tcW w:w="1250" w:type="pct"/>
            <w:tcBorders>
              <w:top w:val="single" w:sz="6" w:space="0" w:color="auto"/>
              <w:left w:val="single" w:sz="6" w:space="0" w:color="auto"/>
              <w:bottom w:val="single" w:sz="6" w:space="0" w:color="auto"/>
              <w:right w:val="single" w:sz="6" w:space="0" w:color="auto"/>
            </w:tcBorders>
          </w:tcPr>
          <w:p w:rsidR="00A32058" w:rsidRDefault="00485EE9" w:rsidP="00B52EBA">
            <w:pPr>
              <w:spacing w:before="60" w:line="360" w:lineRule="auto"/>
            </w:pPr>
            <w:r>
              <w:t>2</w:t>
            </w:r>
            <w:r w:rsidR="00A32058">
              <w:t>ms</w:t>
            </w:r>
          </w:p>
        </w:tc>
        <w:tc>
          <w:tcPr>
            <w:tcW w:w="1250" w:type="pct"/>
            <w:tcBorders>
              <w:top w:val="single" w:sz="6" w:space="0" w:color="auto"/>
              <w:left w:val="single" w:sz="6" w:space="0" w:color="auto"/>
              <w:bottom w:val="single" w:sz="6" w:space="0" w:color="auto"/>
              <w:right w:val="single" w:sz="6" w:space="0" w:color="auto"/>
            </w:tcBorders>
          </w:tcPr>
          <w:p w:rsidR="00A32058" w:rsidRDefault="008C5B86" w:rsidP="00B52EBA">
            <w:pPr>
              <w:spacing w:before="60" w:line="360" w:lineRule="auto"/>
            </w:pPr>
            <w:r>
              <w:t>All</w:t>
            </w:r>
          </w:p>
        </w:tc>
      </w:tr>
    </w:tbl>
    <w:p w:rsidR="00D25CFA" w:rsidRDefault="00D25CFA" w:rsidP="00D25CFA">
      <w:pPr>
        <w:pStyle w:val="Heading2"/>
      </w:pPr>
      <w:r>
        <w:t xml:space="preserve">Execution Requirements for Serial Communication Functions </w:t>
      </w:r>
    </w:p>
    <w:tbl>
      <w:tblPr>
        <w:tblW w:w="883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220"/>
      </w:tblGrid>
      <w:tr w:rsidR="00D25CFA" w:rsidTr="00B52EBA">
        <w:tc>
          <w:tcPr>
            <w:tcW w:w="361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Function Name</w:t>
            </w:r>
          </w:p>
        </w:tc>
        <w:tc>
          <w:tcPr>
            <w:tcW w:w="522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Sub-Module called by (Serial Comm Function Name)</w:t>
            </w:r>
          </w:p>
        </w:tc>
      </w:tr>
      <w:tr w:rsidR="00D25CFA" w:rsidTr="00B52EBA">
        <w:tc>
          <w:tcPr>
            <w:tcW w:w="3618"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r>
              <w:rPr>
                <w:rFonts w:ascii="Arial" w:hAnsi="Arial" w:cs="Arial"/>
                <w:sz w:val="16"/>
              </w:rPr>
              <w:t>None</w:t>
            </w:r>
          </w:p>
        </w:tc>
        <w:tc>
          <w:tcPr>
            <w:tcW w:w="5220"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r>
    </w:tbl>
    <w:p w:rsidR="00D25CFA" w:rsidRDefault="00D25CFA" w:rsidP="00D25CFA">
      <w:pPr>
        <w:pStyle w:val="Heading1"/>
        <w:numPr>
          <w:ilvl w:val="0"/>
          <w:numId w:val="0"/>
        </w:numPr>
      </w:pPr>
    </w:p>
    <w:p w:rsidR="00D25CFA" w:rsidRDefault="00D25CFA" w:rsidP="00D25CFA">
      <w:pPr>
        <w:pStyle w:val="Heading1"/>
      </w:pPr>
      <w:r>
        <w:br w:type="page"/>
      </w:r>
      <w:r>
        <w:lastRenderedPageBreak/>
        <w:t>Memory Map Definition Requirements</w:t>
      </w:r>
    </w:p>
    <w:p w:rsidR="00D25CFA" w:rsidRDefault="00D25CFA" w:rsidP="00D25CFA">
      <w:pPr>
        <w:pStyle w:val="Heading2"/>
      </w:pPr>
      <w:r>
        <w:t>Sub Modules (Functions)</w:t>
      </w:r>
    </w:p>
    <w:p w:rsidR="00D25CFA" w:rsidRDefault="00D25CFA" w:rsidP="00D25CFA">
      <w:r>
        <w:t>This table identifies the software segments for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3960"/>
      </w:tblGrid>
      <w:tr w:rsidR="00D25CFA" w:rsidTr="00B52EBA">
        <w:tc>
          <w:tcPr>
            <w:tcW w:w="39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RPr="00C528E5" w:rsidTr="00B52EBA">
        <w:tc>
          <w:tcPr>
            <w:tcW w:w="3978" w:type="dxa"/>
            <w:tcBorders>
              <w:top w:val="single" w:sz="6" w:space="0" w:color="auto"/>
              <w:left w:val="single" w:sz="6" w:space="0" w:color="auto"/>
              <w:bottom w:val="single" w:sz="6" w:space="0" w:color="auto"/>
              <w:right w:val="single" w:sz="6" w:space="0" w:color="auto"/>
            </w:tcBorders>
          </w:tcPr>
          <w:p w:rsidR="00D25CFA" w:rsidRDefault="005638EC" w:rsidP="00B52EBA">
            <w:pPr>
              <w:spacing w:before="60" w:line="360" w:lineRule="auto"/>
            </w:pPr>
            <w:r w:rsidRPr="005638EC">
              <w:t>HiLoadStall</w:t>
            </w:r>
            <w:r w:rsidR="007B228D">
              <w:t>_Per1()</w:t>
            </w:r>
          </w:p>
        </w:tc>
        <w:tc>
          <w:tcPr>
            <w:tcW w:w="3960" w:type="dxa"/>
            <w:tcBorders>
              <w:top w:val="single" w:sz="6" w:space="0" w:color="auto"/>
              <w:left w:val="single" w:sz="6" w:space="0" w:color="auto"/>
              <w:bottom w:val="single" w:sz="6" w:space="0" w:color="auto"/>
              <w:right w:val="single" w:sz="6" w:space="0" w:color="auto"/>
            </w:tcBorders>
          </w:tcPr>
          <w:p w:rsidR="00D25CFA" w:rsidRPr="00C528E5" w:rsidRDefault="008C5B86" w:rsidP="00B52EBA">
            <w:r w:rsidRPr="008C5B86">
              <w:t>RTE_START_SEC_AP_HILOADSTALL_APPL_CODE</w:t>
            </w:r>
          </w:p>
        </w:tc>
      </w:tr>
    </w:tbl>
    <w:p w:rsidR="00D25CFA" w:rsidRDefault="00D25CFA" w:rsidP="00D25CFA">
      <w:pPr>
        <w:pStyle w:val="Heading2"/>
      </w:pPr>
      <w:r>
        <w:t>Local Functions</w:t>
      </w:r>
    </w:p>
    <w:p w:rsidR="00D25CFA" w:rsidRDefault="00D25CFA" w:rsidP="00D25CFA">
      <w:r>
        <w:t>This table identifies the software segments for local functions identified in this module.</w:t>
      </w:r>
    </w:p>
    <w:tbl>
      <w:tblPr>
        <w:tblW w:w="0" w:type="auto"/>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978"/>
        <w:gridCol w:w="3960"/>
      </w:tblGrid>
      <w:tr w:rsidR="00D25CFA" w:rsidTr="00B52EBA">
        <w:tc>
          <w:tcPr>
            <w:tcW w:w="3978"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 xml:space="preserve">Name of Sub Module </w:t>
            </w:r>
          </w:p>
        </w:tc>
        <w:tc>
          <w:tcPr>
            <w:tcW w:w="3960" w:type="dxa"/>
            <w:tcBorders>
              <w:top w:val="single" w:sz="6" w:space="0" w:color="auto"/>
              <w:left w:val="single" w:sz="6" w:space="0" w:color="auto"/>
              <w:bottom w:val="single" w:sz="6" w:space="0" w:color="auto"/>
              <w:right w:val="single" w:sz="6" w:space="0" w:color="auto"/>
            </w:tcBorders>
            <w:shd w:val="pct30" w:color="FFFF00" w:fill="FFFFFF"/>
          </w:tcPr>
          <w:p w:rsidR="00D25CFA" w:rsidRDefault="00D25CFA" w:rsidP="00B52EBA">
            <w:pPr>
              <w:spacing w:before="60"/>
              <w:jc w:val="center"/>
              <w:rPr>
                <w:rFonts w:ascii="Arial" w:hAnsi="Arial" w:cs="Arial"/>
                <w:sz w:val="16"/>
              </w:rPr>
            </w:pPr>
            <w:r>
              <w:rPr>
                <w:rFonts w:ascii="Arial" w:hAnsi="Arial" w:cs="Arial"/>
                <w:sz w:val="16"/>
              </w:rPr>
              <w:t>Software Segment</w:t>
            </w:r>
          </w:p>
        </w:tc>
      </w:tr>
      <w:tr w:rsidR="00D25CFA" w:rsidTr="00B52EBA">
        <w:tc>
          <w:tcPr>
            <w:tcW w:w="3978"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r>
              <w:rPr>
                <w:rFonts w:ascii="Arial" w:hAnsi="Arial" w:cs="Arial"/>
                <w:sz w:val="16"/>
              </w:rPr>
              <w:t>None</w:t>
            </w:r>
          </w:p>
        </w:tc>
        <w:tc>
          <w:tcPr>
            <w:tcW w:w="3960" w:type="dxa"/>
            <w:tcBorders>
              <w:top w:val="single" w:sz="6" w:space="0" w:color="auto"/>
              <w:left w:val="single" w:sz="6" w:space="0" w:color="auto"/>
              <w:bottom w:val="single" w:sz="6" w:space="0" w:color="auto"/>
              <w:right w:val="single" w:sz="6" w:space="0" w:color="auto"/>
            </w:tcBorders>
          </w:tcPr>
          <w:p w:rsidR="00D25CFA" w:rsidRDefault="00D25CFA" w:rsidP="00B52EBA">
            <w:pPr>
              <w:spacing w:before="60"/>
              <w:rPr>
                <w:rFonts w:ascii="Arial" w:hAnsi="Arial" w:cs="Arial"/>
                <w:sz w:val="16"/>
              </w:rPr>
            </w:pPr>
          </w:p>
        </w:tc>
      </w:tr>
    </w:tbl>
    <w:p w:rsidR="00D25CFA" w:rsidRDefault="00D25CFA" w:rsidP="00D25CFA">
      <w:pPr>
        <w:pStyle w:val="Heading1"/>
        <w:numPr>
          <w:ilvl w:val="0"/>
          <w:numId w:val="0"/>
        </w:numPr>
      </w:pPr>
    </w:p>
    <w:p w:rsidR="00D25CFA" w:rsidRDefault="00D25CFA" w:rsidP="00D25CFA">
      <w:pPr>
        <w:pStyle w:val="Heading1"/>
      </w:pPr>
      <w:r>
        <w:br w:type="page"/>
      </w:r>
      <w:r>
        <w:lastRenderedPageBreak/>
        <w:t>Known Issues / Limitations With Design</w:t>
      </w:r>
    </w:p>
    <w:p w:rsidR="00D25CFA" w:rsidRDefault="00C4161C" w:rsidP="00D25CFA">
      <w:pPr>
        <w:numPr>
          <w:ilvl w:val="0"/>
          <w:numId w:val="2"/>
        </w:numPr>
      </w:pPr>
      <w:r>
        <w:t>Inline functions in globalmacros.h are not unit tested.</w:t>
      </w:r>
    </w:p>
    <w:p w:rsidR="00D25CFA" w:rsidRDefault="00D25CFA" w:rsidP="00D25CFA">
      <w:pPr>
        <w:pStyle w:val="Heading1"/>
      </w:pPr>
      <w:r>
        <w:br w:type="page"/>
      </w:r>
      <w:r>
        <w:lastRenderedPageBreak/>
        <w:t>Revision Control Log</w:t>
      </w:r>
    </w:p>
    <w:tbl>
      <w:tblPr>
        <w:tblW w:w="8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5"/>
        <w:gridCol w:w="763"/>
        <w:gridCol w:w="4983"/>
        <w:gridCol w:w="1016"/>
        <w:gridCol w:w="906"/>
      </w:tblGrid>
      <w:tr w:rsidR="00D25CFA" w:rsidTr="00A52B76">
        <w:trPr>
          <w:trHeight w:val="525"/>
        </w:trPr>
        <w:tc>
          <w:tcPr>
            <w:tcW w:w="517" w:type="dxa"/>
          </w:tcPr>
          <w:p w:rsidR="00D25CFA" w:rsidRDefault="00D25CFA" w:rsidP="00B52EBA">
            <w:pPr>
              <w:spacing w:before="60"/>
              <w:rPr>
                <w:rFonts w:ascii="Arial" w:hAnsi="Arial" w:cs="Arial"/>
                <w:b/>
                <w:bCs/>
                <w:sz w:val="16"/>
              </w:rPr>
            </w:pPr>
            <w:r>
              <w:rPr>
                <w:rFonts w:ascii="Arial" w:hAnsi="Arial" w:cs="Arial"/>
                <w:b/>
                <w:bCs/>
                <w:sz w:val="16"/>
              </w:rPr>
              <w:t>Item #</w:t>
            </w:r>
          </w:p>
        </w:tc>
        <w:tc>
          <w:tcPr>
            <w:tcW w:w="769" w:type="dxa"/>
          </w:tcPr>
          <w:p w:rsidR="00D25CFA" w:rsidRDefault="00D25CFA" w:rsidP="00B52EBA">
            <w:pPr>
              <w:spacing w:before="60"/>
              <w:rPr>
                <w:rFonts w:ascii="Arial" w:hAnsi="Arial" w:cs="Arial"/>
                <w:b/>
                <w:bCs/>
                <w:sz w:val="16"/>
              </w:rPr>
            </w:pPr>
            <w:r>
              <w:rPr>
                <w:rFonts w:ascii="Arial" w:hAnsi="Arial" w:cs="Arial"/>
                <w:b/>
                <w:bCs/>
                <w:sz w:val="16"/>
              </w:rPr>
              <w:t>Rev #</w:t>
            </w:r>
          </w:p>
        </w:tc>
        <w:tc>
          <w:tcPr>
            <w:tcW w:w="5031" w:type="dxa"/>
          </w:tcPr>
          <w:p w:rsidR="00D25CFA" w:rsidRDefault="00D25CFA" w:rsidP="00B52EBA">
            <w:pPr>
              <w:spacing w:before="60"/>
              <w:rPr>
                <w:rFonts w:ascii="Arial" w:hAnsi="Arial" w:cs="Arial"/>
                <w:b/>
                <w:bCs/>
                <w:sz w:val="16"/>
              </w:rPr>
            </w:pPr>
            <w:r>
              <w:rPr>
                <w:rFonts w:ascii="Arial" w:hAnsi="Arial" w:cs="Arial"/>
                <w:b/>
                <w:bCs/>
                <w:sz w:val="16"/>
              </w:rPr>
              <w:t>Change Description</w:t>
            </w:r>
          </w:p>
        </w:tc>
        <w:tc>
          <w:tcPr>
            <w:tcW w:w="986" w:type="dxa"/>
          </w:tcPr>
          <w:p w:rsidR="00D25CFA" w:rsidRDefault="00D25CFA" w:rsidP="00B52EBA">
            <w:pPr>
              <w:spacing w:before="60"/>
              <w:rPr>
                <w:rFonts w:ascii="Arial" w:hAnsi="Arial" w:cs="Arial"/>
                <w:b/>
                <w:bCs/>
                <w:sz w:val="16"/>
              </w:rPr>
            </w:pPr>
            <w:r>
              <w:rPr>
                <w:rFonts w:ascii="Arial" w:hAnsi="Arial" w:cs="Arial"/>
                <w:b/>
                <w:bCs/>
                <w:sz w:val="16"/>
              </w:rPr>
              <w:t xml:space="preserve">Date </w:t>
            </w:r>
          </w:p>
        </w:tc>
        <w:tc>
          <w:tcPr>
            <w:tcW w:w="910" w:type="dxa"/>
          </w:tcPr>
          <w:p w:rsidR="00D25CFA" w:rsidRDefault="00D25CFA" w:rsidP="00B52EBA">
            <w:pPr>
              <w:spacing w:before="60"/>
              <w:rPr>
                <w:rFonts w:ascii="Arial" w:hAnsi="Arial" w:cs="Arial"/>
                <w:b/>
                <w:bCs/>
                <w:sz w:val="16"/>
              </w:rPr>
            </w:pPr>
            <w:r>
              <w:rPr>
                <w:rFonts w:ascii="Arial" w:hAnsi="Arial" w:cs="Arial"/>
                <w:b/>
                <w:bCs/>
                <w:sz w:val="16"/>
              </w:rPr>
              <w:t>Author Initials</w:t>
            </w:r>
          </w:p>
        </w:tc>
      </w:tr>
      <w:tr w:rsidR="00D25CFA" w:rsidTr="00A52B76">
        <w:trPr>
          <w:trHeight w:val="329"/>
        </w:trPr>
        <w:tc>
          <w:tcPr>
            <w:tcW w:w="517" w:type="dxa"/>
          </w:tcPr>
          <w:p w:rsidR="00D25CFA" w:rsidRDefault="00D25CFA" w:rsidP="00B52EBA">
            <w:r>
              <w:t>1</w:t>
            </w:r>
          </w:p>
        </w:tc>
        <w:tc>
          <w:tcPr>
            <w:tcW w:w="769" w:type="dxa"/>
          </w:tcPr>
          <w:p w:rsidR="00D25CFA" w:rsidRDefault="00C528E5" w:rsidP="00B52EBA">
            <w:r>
              <w:t>1.0</w:t>
            </w:r>
          </w:p>
        </w:tc>
        <w:tc>
          <w:tcPr>
            <w:tcW w:w="5031" w:type="dxa"/>
          </w:tcPr>
          <w:p w:rsidR="00D25CFA" w:rsidRDefault="00C528E5" w:rsidP="00B52EBA">
            <w:r>
              <w:t>Initial release</w:t>
            </w:r>
          </w:p>
        </w:tc>
        <w:tc>
          <w:tcPr>
            <w:tcW w:w="986" w:type="dxa"/>
          </w:tcPr>
          <w:p w:rsidR="00D25CFA" w:rsidRDefault="00F40AB6" w:rsidP="00B52EBA">
            <w:r>
              <w:t>15DEC11</w:t>
            </w:r>
          </w:p>
        </w:tc>
        <w:tc>
          <w:tcPr>
            <w:tcW w:w="910" w:type="dxa"/>
          </w:tcPr>
          <w:p w:rsidR="00C528E5" w:rsidRDefault="00F40AB6" w:rsidP="00B52EBA">
            <w:r>
              <w:t>M. Story</w:t>
            </w:r>
          </w:p>
        </w:tc>
      </w:tr>
      <w:tr w:rsidR="000711DB" w:rsidTr="00A52B76">
        <w:trPr>
          <w:trHeight w:val="552"/>
        </w:trPr>
        <w:tc>
          <w:tcPr>
            <w:tcW w:w="517" w:type="dxa"/>
          </w:tcPr>
          <w:p w:rsidR="000711DB" w:rsidRDefault="000711DB" w:rsidP="00B52EBA">
            <w:r>
              <w:t>2</w:t>
            </w:r>
          </w:p>
        </w:tc>
        <w:tc>
          <w:tcPr>
            <w:tcW w:w="769" w:type="dxa"/>
          </w:tcPr>
          <w:p w:rsidR="000711DB" w:rsidRDefault="000711DB" w:rsidP="00B52EBA">
            <w:r>
              <w:t>2.0</w:t>
            </w:r>
          </w:p>
        </w:tc>
        <w:tc>
          <w:tcPr>
            <w:tcW w:w="5031" w:type="dxa"/>
          </w:tcPr>
          <w:p w:rsidR="000711DB" w:rsidRDefault="000711DB" w:rsidP="00B52EBA">
            <w:r>
              <w:t>Changed ranges on M variables for unsigned.</w:t>
            </w:r>
            <w:r w:rsidR="009E1632">
              <w:t xml:space="preserve"> Made </w:t>
            </w:r>
            <w:r w:rsidR="009E1632" w:rsidRPr="009E1632">
              <w:t>ModPreLimitFiltSV_Cnt_M_u16</w:t>
            </w:r>
            <w:r w:rsidR="009E1632">
              <w:t xml:space="preserve"> name match code.</w:t>
            </w:r>
          </w:p>
        </w:tc>
        <w:tc>
          <w:tcPr>
            <w:tcW w:w="986" w:type="dxa"/>
          </w:tcPr>
          <w:p w:rsidR="000711DB" w:rsidRDefault="000711DB" w:rsidP="00B52EBA">
            <w:r>
              <w:t>07Jan12</w:t>
            </w:r>
          </w:p>
        </w:tc>
        <w:tc>
          <w:tcPr>
            <w:tcW w:w="910" w:type="dxa"/>
          </w:tcPr>
          <w:p w:rsidR="000711DB" w:rsidRDefault="000711DB" w:rsidP="00B52EBA">
            <w:r>
              <w:t>M. Story</w:t>
            </w:r>
          </w:p>
        </w:tc>
      </w:tr>
      <w:tr w:rsidR="000108C3" w:rsidTr="00A52B76">
        <w:trPr>
          <w:trHeight w:val="775"/>
        </w:trPr>
        <w:tc>
          <w:tcPr>
            <w:tcW w:w="517" w:type="dxa"/>
          </w:tcPr>
          <w:p w:rsidR="000108C3" w:rsidRDefault="000108C3" w:rsidP="00B52EBA">
            <w:r>
              <w:t>3</w:t>
            </w:r>
          </w:p>
        </w:tc>
        <w:tc>
          <w:tcPr>
            <w:tcW w:w="769" w:type="dxa"/>
          </w:tcPr>
          <w:p w:rsidR="000108C3" w:rsidRDefault="000108C3" w:rsidP="00B52EBA">
            <w:r>
              <w:t>3.0</w:t>
            </w:r>
          </w:p>
        </w:tc>
        <w:tc>
          <w:tcPr>
            <w:tcW w:w="5031" w:type="dxa"/>
          </w:tcPr>
          <w:p w:rsidR="000108C3" w:rsidRDefault="000108C3" w:rsidP="00B52EBA">
            <w:r>
              <w:t>Changes to correct state variable issue found during review.  Updated slew limit logic and replaced local constants with use of global constants.  Variable name updates and added output legal range limit.</w:t>
            </w:r>
          </w:p>
        </w:tc>
        <w:tc>
          <w:tcPr>
            <w:tcW w:w="986" w:type="dxa"/>
          </w:tcPr>
          <w:p w:rsidR="000108C3" w:rsidRDefault="000108C3" w:rsidP="00B52EBA">
            <w:r>
              <w:t>27Jan12</w:t>
            </w:r>
          </w:p>
        </w:tc>
        <w:tc>
          <w:tcPr>
            <w:tcW w:w="910" w:type="dxa"/>
          </w:tcPr>
          <w:p w:rsidR="000108C3" w:rsidRDefault="000108C3" w:rsidP="00B52EBA">
            <w:r>
              <w:t>LWW</w:t>
            </w:r>
          </w:p>
        </w:tc>
      </w:tr>
      <w:tr w:rsidR="00052C4C" w:rsidTr="00052C4C">
        <w:trPr>
          <w:trHeight w:val="775"/>
        </w:trPr>
        <w:tc>
          <w:tcPr>
            <w:tcW w:w="517" w:type="dxa"/>
          </w:tcPr>
          <w:p w:rsidR="00052C4C" w:rsidRDefault="00052C4C" w:rsidP="00B52EBA">
            <w:r>
              <w:t>4</w:t>
            </w:r>
          </w:p>
        </w:tc>
        <w:tc>
          <w:tcPr>
            <w:tcW w:w="769" w:type="dxa"/>
          </w:tcPr>
          <w:p w:rsidR="00052C4C" w:rsidRDefault="00052C4C" w:rsidP="00B52EBA">
            <w:r>
              <w:t>4.0</w:t>
            </w:r>
          </w:p>
        </w:tc>
        <w:tc>
          <w:tcPr>
            <w:tcW w:w="5031" w:type="dxa"/>
          </w:tcPr>
          <w:p w:rsidR="00052C4C" w:rsidRDefault="00052C4C" w:rsidP="00B52EBA">
            <w:r>
              <w:t>Check Point added for Periodic program flow</w:t>
            </w:r>
          </w:p>
        </w:tc>
        <w:tc>
          <w:tcPr>
            <w:tcW w:w="986" w:type="dxa"/>
          </w:tcPr>
          <w:p w:rsidR="00052C4C" w:rsidRDefault="00052C4C" w:rsidP="00B52EBA">
            <w:r>
              <w:t>21-Sep-2012</w:t>
            </w:r>
          </w:p>
        </w:tc>
        <w:tc>
          <w:tcPr>
            <w:tcW w:w="910" w:type="dxa"/>
          </w:tcPr>
          <w:p w:rsidR="00052C4C" w:rsidRDefault="00052C4C" w:rsidP="00B52EBA">
            <w:proofErr w:type="spellStart"/>
            <w:r>
              <w:t>S</w:t>
            </w:r>
            <w:r w:rsidR="001308A4">
              <w:t>elva</w:t>
            </w:r>
            <w:proofErr w:type="spellEnd"/>
          </w:p>
        </w:tc>
      </w:tr>
      <w:tr w:rsidR="00A52B76" w:rsidTr="00052C4C">
        <w:trPr>
          <w:trHeight w:val="775"/>
          <w:ins w:id="3" w:author="Smith, Kevin" w:date="2014-01-28T15:44:00Z"/>
        </w:trPr>
        <w:tc>
          <w:tcPr>
            <w:tcW w:w="517" w:type="dxa"/>
          </w:tcPr>
          <w:p w:rsidR="00A52B76" w:rsidRDefault="00A52B76" w:rsidP="00B52EBA">
            <w:pPr>
              <w:rPr>
                <w:ins w:id="4" w:author="Smith, Kevin" w:date="2014-01-28T15:44:00Z"/>
              </w:rPr>
            </w:pPr>
            <w:ins w:id="5" w:author="Smith, Kevin" w:date="2014-01-28T15:44:00Z">
              <w:r>
                <w:t>5</w:t>
              </w:r>
            </w:ins>
          </w:p>
        </w:tc>
        <w:tc>
          <w:tcPr>
            <w:tcW w:w="769" w:type="dxa"/>
          </w:tcPr>
          <w:p w:rsidR="00A52B76" w:rsidRDefault="00A52B76" w:rsidP="00B52EBA">
            <w:pPr>
              <w:rPr>
                <w:ins w:id="6" w:author="Smith, Kevin" w:date="2014-01-28T15:44:00Z"/>
              </w:rPr>
            </w:pPr>
            <w:ins w:id="7" w:author="Smith, Kevin" w:date="2014-01-28T15:44:00Z">
              <w:r>
                <w:t>5.0</w:t>
              </w:r>
            </w:ins>
          </w:p>
        </w:tc>
        <w:tc>
          <w:tcPr>
            <w:tcW w:w="5031" w:type="dxa"/>
          </w:tcPr>
          <w:p w:rsidR="00A52B76" w:rsidRDefault="00A52B76" w:rsidP="00B52EBA">
            <w:pPr>
              <w:rPr>
                <w:ins w:id="8" w:author="Smith, Kevin" w:date="2014-01-28T15:44:00Z"/>
              </w:rPr>
            </w:pPr>
            <w:ins w:id="9" w:author="Smith, Kevin" w:date="2014-01-28T15:44:00Z">
              <w:r>
                <w:t xml:space="preserve">Added saturation to the </w:t>
              </w:r>
              <w:proofErr w:type="spellStart"/>
              <w:r>
                <w:t>PreLimit</w:t>
              </w:r>
              <w:proofErr w:type="spellEnd"/>
              <w:r>
                <w:t xml:space="preserve"> input</w:t>
              </w:r>
            </w:ins>
            <w:ins w:id="10" w:author="Smith, Kevin" w:date="2014-01-28T15:45:00Z">
              <w:r>
                <w:t xml:space="preserve"> described in revision 4 of the SF document</w:t>
              </w:r>
            </w:ins>
            <w:ins w:id="11" w:author="Smith, Kevin" w:date="2014-01-28T15:44:00Z">
              <w:r>
                <w:t>. ICR 4452</w:t>
              </w:r>
            </w:ins>
          </w:p>
        </w:tc>
        <w:tc>
          <w:tcPr>
            <w:tcW w:w="986" w:type="dxa"/>
          </w:tcPr>
          <w:p w:rsidR="00A52B76" w:rsidRDefault="00A52B76" w:rsidP="004376B1">
            <w:pPr>
              <w:rPr>
                <w:ins w:id="12" w:author="Smith, Kevin" w:date="2014-01-28T15:44:00Z"/>
              </w:rPr>
            </w:pPr>
            <w:ins w:id="13" w:author="Smith, Kevin" w:date="2014-01-28T15:45:00Z">
              <w:r>
                <w:t>28-Jan-1</w:t>
              </w:r>
            </w:ins>
            <w:ins w:id="14" w:author="Smith, Kevin" w:date="2014-01-28T16:10:00Z">
              <w:r w:rsidR="004376B1">
                <w:t>4</w:t>
              </w:r>
            </w:ins>
            <w:bookmarkStart w:id="15" w:name="_GoBack"/>
            <w:bookmarkEnd w:id="15"/>
          </w:p>
        </w:tc>
        <w:tc>
          <w:tcPr>
            <w:tcW w:w="910" w:type="dxa"/>
          </w:tcPr>
          <w:p w:rsidR="00A52B76" w:rsidRDefault="00A52B76" w:rsidP="00B52EBA">
            <w:pPr>
              <w:rPr>
                <w:ins w:id="16" w:author="Smith, Kevin" w:date="2014-01-28T15:44:00Z"/>
              </w:rPr>
            </w:pPr>
            <w:ins w:id="17" w:author="Smith, Kevin" w:date="2014-01-28T15:45:00Z">
              <w:r>
                <w:t>KJS</w:t>
              </w:r>
            </w:ins>
          </w:p>
        </w:tc>
      </w:tr>
    </w:tbl>
    <w:p w:rsidR="00D25CFA" w:rsidRDefault="00D25CFA" w:rsidP="00D25CFA"/>
    <w:p w:rsidR="00AE3C7E" w:rsidRDefault="00AE3C7E"/>
    <w:sectPr w:rsidR="00AE3C7E" w:rsidSect="00E41FA2">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151" w:rsidRDefault="00815151" w:rsidP="00D25CFA">
      <w:pPr>
        <w:spacing w:after="0"/>
      </w:pPr>
      <w:r>
        <w:separator/>
      </w:r>
    </w:p>
  </w:endnote>
  <w:endnote w:type="continuationSeparator" w:id="0">
    <w:p w:rsidR="00815151" w:rsidRDefault="00815151" w:rsidP="00D25C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76" w:rsidRDefault="00A52B7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5BF" w:rsidRDefault="00DF72EE">
    <w:pPr>
      <w:pStyle w:val="Footer"/>
    </w:pPr>
    <w:r>
      <w:rPr>
        <w:snapToGrid w:val="0"/>
      </w:rPr>
      <w:tab/>
      <w:t>DELPHI CONFIDENTIAL</w:t>
    </w:r>
    <w:r>
      <w:rPr>
        <w:snapToGrid w:val="0"/>
      </w:rPr>
      <w:tab/>
    </w:r>
    <w:r>
      <w:rPr>
        <w:snapToGrid w:val="0"/>
        <w:sz w:val="16"/>
      </w:rPr>
      <w:t>S/W module design template, Rev 2.2b</w:t>
    </w:r>
    <w:r w:rsidR="00D25CFA">
      <w:rPr>
        <w:snapToGrid w:val="0"/>
        <w:sz w:val="16"/>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76" w:rsidRDefault="00A52B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151" w:rsidRDefault="00815151" w:rsidP="00D25CFA">
      <w:pPr>
        <w:spacing w:after="0"/>
      </w:pPr>
      <w:r>
        <w:separator/>
      </w:r>
    </w:p>
  </w:footnote>
  <w:footnote w:type="continuationSeparator" w:id="0">
    <w:p w:rsidR="00815151" w:rsidRDefault="00815151" w:rsidP="00D25CF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76" w:rsidRDefault="00A52B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5BF" w:rsidRDefault="00DF72EE">
    <w:pPr>
      <w:pStyle w:val="Header"/>
      <w:pBdr>
        <w:bottom w:val="single" w:sz="4" w:space="1" w:color="auto"/>
      </w:pBdr>
      <w:jc w:val="center"/>
      <w:rPr>
        <w:b/>
      </w:rPr>
    </w:pPr>
    <w:r>
      <w:rPr>
        <w:b/>
      </w:rPr>
      <w:t>NEXT GENERATION SOFTWARE DESIGN– MODULE DESIGN SPECIFICATION</w:t>
    </w:r>
  </w:p>
  <w:tbl>
    <w:tblPr>
      <w:tblW w:w="8910" w:type="dxa"/>
      <w:tblInd w:w="18" w:type="dxa"/>
      <w:tblLayout w:type="fixed"/>
      <w:tblLook w:val="0000" w:firstRow="0" w:lastRow="0" w:firstColumn="0" w:lastColumn="0" w:noHBand="0" w:noVBand="0"/>
    </w:tblPr>
    <w:tblGrid>
      <w:gridCol w:w="990"/>
      <w:gridCol w:w="1530"/>
      <w:gridCol w:w="1260"/>
      <w:gridCol w:w="2610"/>
      <w:gridCol w:w="1170"/>
      <w:gridCol w:w="1350"/>
    </w:tblGrid>
    <w:tr w:rsidR="00C465BF" w:rsidTr="0090298B">
      <w:trPr>
        <w:cantSplit/>
      </w:trPr>
      <w:tc>
        <w:tcPr>
          <w:tcW w:w="990" w:type="dxa"/>
        </w:tcPr>
        <w:p w:rsidR="00C465BF" w:rsidRDefault="00DF72EE">
          <w:pPr>
            <w:pStyle w:val="Header"/>
          </w:pPr>
          <w:r>
            <w:t>Title:</w:t>
          </w:r>
        </w:p>
      </w:tc>
      <w:tc>
        <w:tcPr>
          <w:tcW w:w="5400" w:type="dxa"/>
          <w:gridSpan w:val="3"/>
          <w:vMerge w:val="restart"/>
        </w:tcPr>
        <w:p w:rsidR="00C465BF" w:rsidRDefault="00F40AB6">
          <w:pPr>
            <w:pStyle w:val="Header"/>
          </w:pPr>
          <w:r>
            <w:t>High Stall Limit</w:t>
          </w:r>
        </w:p>
        <w:p w:rsidR="00C465BF" w:rsidRDefault="00DF72EE">
          <w:pPr>
            <w:pStyle w:val="Header"/>
          </w:pPr>
          <w:r>
            <w:t>Gen II+ EPS</w:t>
          </w:r>
        </w:p>
      </w:tc>
      <w:tc>
        <w:tcPr>
          <w:tcW w:w="1170" w:type="dxa"/>
        </w:tcPr>
        <w:p w:rsidR="00C465BF" w:rsidRDefault="00DF72EE">
          <w:pPr>
            <w:pStyle w:val="Header"/>
          </w:pPr>
          <w:r>
            <w:t>Revision:</w:t>
          </w:r>
        </w:p>
      </w:tc>
      <w:tc>
        <w:tcPr>
          <w:tcW w:w="1350" w:type="dxa"/>
        </w:tcPr>
        <w:p w:rsidR="00C465BF" w:rsidRPr="00FF13CF" w:rsidRDefault="00A52B76" w:rsidP="000D2326">
          <w:pPr>
            <w:pStyle w:val="Header"/>
          </w:pPr>
          <w:ins w:id="18" w:author="Smith, Kevin" w:date="2014-01-28T15:45:00Z">
            <w:r>
              <w:t>5</w:t>
            </w:r>
          </w:ins>
        </w:p>
      </w:tc>
    </w:tr>
    <w:tr w:rsidR="00C465BF" w:rsidTr="0090298B">
      <w:trPr>
        <w:cantSplit/>
      </w:trPr>
      <w:tc>
        <w:tcPr>
          <w:tcW w:w="990" w:type="dxa"/>
        </w:tcPr>
        <w:p w:rsidR="00C465BF" w:rsidRDefault="00DF72EE">
          <w:pPr>
            <w:pStyle w:val="Header"/>
          </w:pPr>
          <w:r>
            <w:t xml:space="preserve">Product:     </w:t>
          </w:r>
        </w:p>
      </w:tc>
      <w:tc>
        <w:tcPr>
          <w:tcW w:w="5400" w:type="dxa"/>
          <w:gridSpan w:val="3"/>
          <w:vMerge/>
        </w:tcPr>
        <w:p w:rsidR="00C465BF" w:rsidRDefault="00815151">
          <w:pPr>
            <w:pStyle w:val="Header"/>
            <w:jc w:val="center"/>
          </w:pPr>
        </w:p>
      </w:tc>
      <w:tc>
        <w:tcPr>
          <w:tcW w:w="1170" w:type="dxa"/>
        </w:tcPr>
        <w:p w:rsidR="00C465BF" w:rsidRDefault="00DF72EE">
          <w:pPr>
            <w:pStyle w:val="Header"/>
          </w:pPr>
          <w:r>
            <w:t>Rev. Date:</w:t>
          </w:r>
        </w:p>
      </w:tc>
      <w:tc>
        <w:tcPr>
          <w:tcW w:w="1350" w:type="dxa"/>
        </w:tcPr>
        <w:p w:rsidR="00C465BF" w:rsidRDefault="00A52B76" w:rsidP="00A52B76">
          <w:ins w:id="19" w:author="Smith, Kevin" w:date="2014-01-28T15:45:00Z">
            <w:r>
              <w:t>28</w:t>
            </w:r>
          </w:ins>
          <w:r w:rsidR="008525BA">
            <w:t>-</w:t>
          </w:r>
          <w:ins w:id="20" w:author="Smith, Kevin" w:date="2014-01-28T15:45:00Z">
            <w:r>
              <w:t>Jan</w:t>
            </w:r>
          </w:ins>
          <w:r w:rsidR="008525BA">
            <w:t>-</w:t>
          </w:r>
          <w:ins w:id="21" w:author="Smith, Kevin" w:date="2014-01-28T15:45:00Z">
            <w:r>
              <w:t>2014</w:t>
            </w:r>
          </w:ins>
        </w:p>
      </w:tc>
    </w:tr>
    <w:tr w:rsidR="00C465BF" w:rsidTr="0090298B">
      <w:trPr>
        <w:cantSplit/>
      </w:trPr>
      <w:tc>
        <w:tcPr>
          <w:tcW w:w="990" w:type="dxa"/>
        </w:tcPr>
        <w:p w:rsidR="00C465BF" w:rsidRDefault="00DF72EE">
          <w:pPr>
            <w:pStyle w:val="Header"/>
          </w:pPr>
          <w:r>
            <w:t>Group:</w:t>
          </w:r>
        </w:p>
      </w:tc>
      <w:tc>
        <w:tcPr>
          <w:tcW w:w="1530" w:type="dxa"/>
        </w:tcPr>
        <w:p w:rsidR="00C465BF" w:rsidRDefault="00DF72EE">
          <w:pPr>
            <w:pStyle w:val="Header"/>
          </w:pPr>
          <w:r>
            <w:t>ESG</w:t>
          </w:r>
        </w:p>
      </w:tc>
      <w:tc>
        <w:tcPr>
          <w:tcW w:w="1260" w:type="dxa"/>
        </w:tcPr>
        <w:p w:rsidR="00C465BF" w:rsidRDefault="00DF72EE">
          <w:pPr>
            <w:pStyle w:val="Header"/>
          </w:pPr>
          <w:r>
            <w:t>Originator:</w:t>
          </w:r>
        </w:p>
      </w:tc>
      <w:tc>
        <w:tcPr>
          <w:tcW w:w="2610" w:type="dxa"/>
        </w:tcPr>
        <w:p w:rsidR="00C465BF" w:rsidRDefault="008525BA">
          <w:pPr>
            <w:pStyle w:val="Header"/>
          </w:pPr>
          <w:proofErr w:type="spellStart"/>
          <w:r>
            <w:t>Selva</w:t>
          </w:r>
          <w:proofErr w:type="spellEnd"/>
          <w:r>
            <w:t xml:space="preserve"> </w:t>
          </w:r>
          <w:proofErr w:type="spellStart"/>
          <w:r>
            <w:t>Sengottaiyan</w:t>
          </w:r>
          <w:proofErr w:type="spellEnd"/>
        </w:p>
      </w:tc>
      <w:tc>
        <w:tcPr>
          <w:tcW w:w="1170" w:type="dxa"/>
        </w:tcPr>
        <w:p w:rsidR="00C465BF" w:rsidRDefault="00DF72EE">
          <w:pPr>
            <w:pStyle w:val="Header"/>
          </w:pPr>
          <w:r>
            <w:t>Page:</w:t>
          </w:r>
        </w:p>
      </w:tc>
      <w:tc>
        <w:tcPr>
          <w:tcW w:w="1350" w:type="dxa"/>
        </w:tcPr>
        <w:p w:rsidR="00C465BF" w:rsidRDefault="00787FE7">
          <w:pPr>
            <w:pStyle w:val="Header"/>
          </w:pPr>
          <w:r>
            <w:rPr>
              <w:rStyle w:val="PageNumber"/>
            </w:rPr>
            <w:fldChar w:fldCharType="begin"/>
          </w:r>
          <w:r w:rsidR="00DF72EE">
            <w:rPr>
              <w:rStyle w:val="PageNumber"/>
            </w:rPr>
            <w:instrText xml:space="preserve"> PAGE </w:instrText>
          </w:r>
          <w:r>
            <w:rPr>
              <w:rStyle w:val="PageNumber"/>
            </w:rPr>
            <w:fldChar w:fldCharType="separate"/>
          </w:r>
          <w:r w:rsidR="004376B1">
            <w:rPr>
              <w:rStyle w:val="PageNumber"/>
              <w:noProof/>
            </w:rPr>
            <w:t>12</w:t>
          </w:r>
          <w:r>
            <w:rPr>
              <w:rStyle w:val="PageNumber"/>
            </w:rPr>
            <w:fldChar w:fldCharType="end"/>
          </w:r>
          <w:r w:rsidR="00DF72EE">
            <w:rPr>
              <w:rStyle w:val="PageNumber"/>
            </w:rPr>
            <w:t xml:space="preserve"> of </w:t>
          </w:r>
          <w:r>
            <w:rPr>
              <w:rStyle w:val="PageNumber"/>
            </w:rPr>
            <w:fldChar w:fldCharType="begin"/>
          </w:r>
          <w:r w:rsidR="00DF72EE">
            <w:rPr>
              <w:rStyle w:val="PageNumber"/>
            </w:rPr>
            <w:instrText xml:space="preserve"> NUMPAGES </w:instrText>
          </w:r>
          <w:r>
            <w:rPr>
              <w:rStyle w:val="PageNumber"/>
            </w:rPr>
            <w:fldChar w:fldCharType="separate"/>
          </w:r>
          <w:r w:rsidR="004376B1">
            <w:rPr>
              <w:rStyle w:val="PageNumber"/>
              <w:noProof/>
            </w:rPr>
            <w:t>12</w:t>
          </w:r>
          <w:r>
            <w:rPr>
              <w:rStyle w:val="PageNumber"/>
            </w:rPr>
            <w:fldChar w:fldCharType="end"/>
          </w:r>
        </w:p>
      </w:tc>
    </w:tr>
    <w:tr w:rsidR="008525BA" w:rsidTr="0090298B">
      <w:trPr>
        <w:cantSplit/>
      </w:trPr>
      <w:tc>
        <w:tcPr>
          <w:tcW w:w="990" w:type="dxa"/>
        </w:tcPr>
        <w:p w:rsidR="008525BA" w:rsidRDefault="008525BA">
          <w:pPr>
            <w:pStyle w:val="Header"/>
          </w:pPr>
        </w:p>
      </w:tc>
      <w:tc>
        <w:tcPr>
          <w:tcW w:w="1530" w:type="dxa"/>
        </w:tcPr>
        <w:p w:rsidR="008525BA" w:rsidRDefault="008525BA">
          <w:pPr>
            <w:pStyle w:val="Header"/>
          </w:pPr>
        </w:p>
      </w:tc>
      <w:tc>
        <w:tcPr>
          <w:tcW w:w="1260" w:type="dxa"/>
        </w:tcPr>
        <w:p w:rsidR="008525BA" w:rsidRDefault="008525BA">
          <w:pPr>
            <w:pStyle w:val="Header"/>
          </w:pPr>
        </w:p>
      </w:tc>
      <w:tc>
        <w:tcPr>
          <w:tcW w:w="2610" w:type="dxa"/>
        </w:tcPr>
        <w:p w:rsidR="008525BA" w:rsidDel="008525BA" w:rsidRDefault="008525BA">
          <w:pPr>
            <w:pStyle w:val="Header"/>
          </w:pPr>
        </w:p>
      </w:tc>
      <w:tc>
        <w:tcPr>
          <w:tcW w:w="1170" w:type="dxa"/>
        </w:tcPr>
        <w:p w:rsidR="008525BA" w:rsidRDefault="008525BA">
          <w:pPr>
            <w:pStyle w:val="Header"/>
          </w:pPr>
        </w:p>
      </w:tc>
      <w:tc>
        <w:tcPr>
          <w:tcW w:w="1350" w:type="dxa"/>
        </w:tcPr>
        <w:p w:rsidR="008525BA" w:rsidRDefault="008525BA">
          <w:pPr>
            <w:pStyle w:val="Header"/>
            <w:rPr>
              <w:rStyle w:val="PageNumber"/>
            </w:rPr>
          </w:pPr>
        </w:p>
      </w:tc>
    </w:tr>
  </w:tbl>
  <w:p w:rsidR="00C465BF" w:rsidRDefault="00815151">
    <w:pPr>
      <w:pStyle w:val="Header"/>
      <w:pBdr>
        <w:top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76" w:rsidRDefault="00A52B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7D975107"/>
    <w:multiLevelType w:val="multilevel"/>
    <w:tmpl w:val="5ACA63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954"/>
        </w:tabs>
        <w:ind w:left="95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25CFA"/>
    <w:rsid w:val="000108C3"/>
    <w:rsid w:val="00011A71"/>
    <w:rsid w:val="00021286"/>
    <w:rsid w:val="00030D0D"/>
    <w:rsid w:val="000331B4"/>
    <w:rsid w:val="000421FF"/>
    <w:rsid w:val="00042B97"/>
    <w:rsid w:val="000472E8"/>
    <w:rsid w:val="00052C4C"/>
    <w:rsid w:val="000711DB"/>
    <w:rsid w:val="0007457C"/>
    <w:rsid w:val="00081F0D"/>
    <w:rsid w:val="0008306D"/>
    <w:rsid w:val="00086DEF"/>
    <w:rsid w:val="00096C6A"/>
    <w:rsid w:val="000A3AD3"/>
    <w:rsid w:val="000B115D"/>
    <w:rsid w:val="000C1B4F"/>
    <w:rsid w:val="000C625F"/>
    <w:rsid w:val="000F5238"/>
    <w:rsid w:val="000F7AFB"/>
    <w:rsid w:val="0013017D"/>
    <w:rsid w:val="001308A4"/>
    <w:rsid w:val="00160D77"/>
    <w:rsid w:val="00163A71"/>
    <w:rsid w:val="00166CC5"/>
    <w:rsid w:val="00171825"/>
    <w:rsid w:val="00173299"/>
    <w:rsid w:val="001A0884"/>
    <w:rsid w:val="001A0E9B"/>
    <w:rsid w:val="001A3BA4"/>
    <w:rsid w:val="001A4629"/>
    <w:rsid w:val="001E7446"/>
    <w:rsid w:val="001F572D"/>
    <w:rsid w:val="002269D2"/>
    <w:rsid w:val="00232C31"/>
    <w:rsid w:val="00232CC8"/>
    <w:rsid w:val="002511BF"/>
    <w:rsid w:val="00262892"/>
    <w:rsid w:val="002732EE"/>
    <w:rsid w:val="0029373C"/>
    <w:rsid w:val="002968F5"/>
    <w:rsid w:val="002C7A80"/>
    <w:rsid w:val="002E75AD"/>
    <w:rsid w:val="002F3A84"/>
    <w:rsid w:val="00313F3F"/>
    <w:rsid w:val="00326F97"/>
    <w:rsid w:val="00334CF3"/>
    <w:rsid w:val="00383522"/>
    <w:rsid w:val="003B6344"/>
    <w:rsid w:val="003C1CC0"/>
    <w:rsid w:val="003C6E91"/>
    <w:rsid w:val="003E1783"/>
    <w:rsid w:val="0042452D"/>
    <w:rsid w:val="00424C79"/>
    <w:rsid w:val="004376B1"/>
    <w:rsid w:val="00440230"/>
    <w:rsid w:val="00447CF2"/>
    <w:rsid w:val="00465E34"/>
    <w:rsid w:val="00467BE6"/>
    <w:rsid w:val="00471EC3"/>
    <w:rsid w:val="00485EE9"/>
    <w:rsid w:val="00497D2A"/>
    <w:rsid w:val="004A0F82"/>
    <w:rsid w:val="004B05D2"/>
    <w:rsid w:val="004C61C2"/>
    <w:rsid w:val="004E20A1"/>
    <w:rsid w:val="004E7A57"/>
    <w:rsid w:val="004F3D14"/>
    <w:rsid w:val="00520006"/>
    <w:rsid w:val="00530C5A"/>
    <w:rsid w:val="005532BD"/>
    <w:rsid w:val="00557183"/>
    <w:rsid w:val="005638EC"/>
    <w:rsid w:val="00577C99"/>
    <w:rsid w:val="00580672"/>
    <w:rsid w:val="005D390E"/>
    <w:rsid w:val="006419E7"/>
    <w:rsid w:val="00647112"/>
    <w:rsid w:val="006549BA"/>
    <w:rsid w:val="00654DC9"/>
    <w:rsid w:val="00694E95"/>
    <w:rsid w:val="00704971"/>
    <w:rsid w:val="007120C8"/>
    <w:rsid w:val="00714FA9"/>
    <w:rsid w:val="00766B6B"/>
    <w:rsid w:val="00787FE7"/>
    <w:rsid w:val="007A1299"/>
    <w:rsid w:val="007A2850"/>
    <w:rsid w:val="007A2D85"/>
    <w:rsid w:val="007B228D"/>
    <w:rsid w:val="007C6044"/>
    <w:rsid w:val="007E4C6A"/>
    <w:rsid w:val="007F06AD"/>
    <w:rsid w:val="00802AF6"/>
    <w:rsid w:val="00815151"/>
    <w:rsid w:val="008270B2"/>
    <w:rsid w:val="0083791D"/>
    <w:rsid w:val="00842204"/>
    <w:rsid w:val="008525BA"/>
    <w:rsid w:val="008543D8"/>
    <w:rsid w:val="00855262"/>
    <w:rsid w:val="00856EE6"/>
    <w:rsid w:val="008B4BDA"/>
    <w:rsid w:val="008C5B86"/>
    <w:rsid w:val="00933CF4"/>
    <w:rsid w:val="009636D2"/>
    <w:rsid w:val="009C1D12"/>
    <w:rsid w:val="009E1632"/>
    <w:rsid w:val="009E3000"/>
    <w:rsid w:val="009F0091"/>
    <w:rsid w:val="009F188F"/>
    <w:rsid w:val="009F26B5"/>
    <w:rsid w:val="009F54DC"/>
    <w:rsid w:val="00A12C93"/>
    <w:rsid w:val="00A142BD"/>
    <w:rsid w:val="00A17FDD"/>
    <w:rsid w:val="00A24E58"/>
    <w:rsid w:val="00A26574"/>
    <w:rsid w:val="00A30ACD"/>
    <w:rsid w:val="00A32058"/>
    <w:rsid w:val="00A3714E"/>
    <w:rsid w:val="00A40F6D"/>
    <w:rsid w:val="00A45DFC"/>
    <w:rsid w:val="00A50FE6"/>
    <w:rsid w:val="00A52B76"/>
    <w:rsid w:val="00A91612"/>
    <w:rsid w:val="00AA6DB4"/>
    <w:rsid w:val="00AD559C"/>
    <w:rsid w:val="00AE0030"/>
    <w:rsid w:val="00AE1109"/>
    <w:rsid w:val="00AE3C7E"/>
    <w:rsid w:val="00B052B9"/>
    <w:rsid w:val="00B44E22"/>
    <w:rsid w:val="00B65066"/>
    <w:rsid w:val="00B773A6"/>
    <w:rsid w:val="00B773E4"/>
    <w:rsid w:val="00B9370E"/>
    <w:rsid w:val="00B964C9"/>
    <w:rsid w:val="00BA0143"/>
    <w:rsid w:val="00BD1DC6"/>
    <w:rsid w:val="00C11620"/>
    <w:rsid w:val="00C364B4"/>
    <w:rsid w:val="00C4161C"/>
    <w:rsid w:val="00C42EEF"/>
    <w:rsid w:val="00C51A01"/>
    <w:rsid w:val="00C528E5"/>
    <w:rsid w:val="00CA17A5"/>
    <w:rsid w:val="00CA536B"/>
    <w:rsid w:val="00CB5988"/>
    <w:rsid w:val="00CC4C50"/>
    <w:rsid w:val="00D01D7F"/>
    <w:rsid w:val="00D071B0"/>
    <w:rsid w:val="00D13E8F"/>
    <w:rsid w:val="00D25CFA"/>
    <w:rsid w:val="00D35DDB"/>
    <w:rsid w:val="00D41DA0"/>
    <w:rsid w:val="00D53662"/>
    <w:rsid w:val="00D547AF"/>
    <w:rsid w:val="00D57CFA"/>
    <w:rsid w:val="00D63A04"/>
    <w:rsid w:val="00D73782"/>
    <w:rsid w:val="00D75BBD"/>
    <w:rsid w:val="00D83301"/>
    <w:rsid w:val="00D86755"/>
    <w:rsid w:val="00D92EA3"/>
    <w:rsid w:val="00DA25FB"/>
    <w:rsid w:val="00DF72EE"/>
    <w:rsid w:val="00E1780F"/>
    <w:rsid w:val="00E26C1C"/>
    <w:rsid w:val="00E427F2"/>
    <w:rsid w:val="00E44187"/>
    <w:rsid w:val="00E5113C"/>
    <w:rsid w:val="00E6202C"/>
    <w:rsid w:val="00E77AB5"/>
    <w:rsid w:val="00EA1602"/>
    <w:rsid w:val="00EB3B11"/>
    <w:rsid w:val="00EE689C"/>
    <w:rsid w:val="00EF0214"/>
    <w:rsid w:val="00EF155F"/>
    <w:rsid w:val="00F01B6A"/>
    <w:rsid w:val="00F3001E"/>
    <w:rsid w:val="00F40AB6"/>
    <w:rsid w:val="00F900E4"/>
    <w:rsid w:val="00FA6C1B"/>
    <w:rsid w:val="00FB1610"/>
    <w:rsid w:val="00FC3B29"/>
    <w:rsid w:val="00FC427D"/>
    <w:rsid w:val="00FE7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5CFA"/>
    <w:pPr>
      <w:spacing w:after="12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D25CFA"/>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D25CFA"/>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D25CFA"/>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D25CFA"/>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D25CFA"/>
    <w:pPr>
      <w:numPr>
        <w:ilvl w:val="4"/>
        <w:numId w:val="1"/>
      </w:numPr>
      <w:spacing w:before="240" w:after="60"/>
      <w:outlineLvl w:val="4"/>
    </w:pPr>
    <w:rPr>
      <w:sz w:val="22"/>
    </w:rPr>
  </w:style>
  <w:style w:type="paragraph" w:styleId="Heading6">
    <w:name w:val="heading 6"/>
    <w:basedOn w:val="Normal"/>
    <w:next w:val="Normal"/>
    <w:link w:val="Heading6Char"/>
    <w:qFormat/>
    <w:rsid w:val="00D25CFA"/>
    <w:pPr>
      <w:numPr>
        <w:ilvl w:val="5"/>
        <w:numId w:val="1"/>
      </w:numPr>
      <w:spacing w:before="240" w:after="60"/>
      <w:outlineLvl w:val="5"/>
    </w:pPr>
    <w:rPr>
      <w:i/>
      <w:sz w:val="22"/>
    </w:rPr>
  </w:style>
  <w:style w:type="paragraph" w:styleId="Heading7">
    <w:name w:val="heading 7"/>
    <w:basedOn w:val="Normal"/>
    <w:next w:val="Normal"/>
    <w:link w:val="Heading7Char"/>
    <w:qFormat/>
    <w:rsid w:val="00D25CFA"/>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D25CFA"/>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D25CFA"/>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5CFA"/>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D25CFA"/>
    <w:rPr>
      <w:rFonts w:ascii="Arial" w:eastAsia="Times New Roman" w:hAnsi="Arial" w:cs="Times New Roman"/>
      <w:b/>
      <w:sz w:val="24"/>
      <w:szCs w:val="20"/>
    </w:rPr>
  </w:style>
  <w:style w:type="character" w:customStyle="1" w:styleId="Heading3Char">
    <w:name w:val="Heading 3 Char"/>
    <w:basedOn w:val="DefaultParagraphFont"/>
    <w:link w:val="Heading3"/>
    <w:rsid w:val="00D25CFA"/>
    <w:rPr>
      <w:rFonts w:ascii="Arial" w:eastAsia="Times New Roman" w:hAnsi="Arial" w:cs="Times New Roman"/>
      <w:b/>
      <w:sz w:val="24"/>
      <w:szCs w:val="20"/>
    </w:rPr>
  </w:style>
  <w:style w:type="character" w:customStyle="1" w:styleId="Heading4Char">
    <w:name w:val="Heading 4 Char"/>
    <w:basedOn w:val="DefaultParagraphFont"/>
    <w:link w:val="Heading4"/>
    <w:rsid w:val="00D25CFA"/>
    <w:rPr>
      <w:rFonts w:ascii="Arial" w:eastAsia="Times New Roman" w:hAnsi="Arial" w:cs="Times New Roman"/>
      <w:b/>
      <w:sz w:val="24"/>
      <w:szCs w:val="20"/>
    </w:rPr>
  </w:style>
  <w:style w:type="character" w:customStyle="1" w:styleId="Heading5Char">
    <w:name w:val="Heading 5 Char"/>
    <w:basedOn w:val="DefaultParagraphFont"/>
    <w:link w:val="Heading5"/>
    <w:rsid w:val="00D25CFA"/>
    <w:rPr>
      <w:rFonts w:ascii="Times New Roman" w:eastAsia="Times New Roman" w:hAnsi="Times New Roman" w:cs="Times New Roman"/>
      <w:szCs w:val="20"/>
    </w:rPr>
  </w:style>
  <w:style w:type="character" w:customStyle="1" w:styleId="Heading6Char">
    <w:name w:val="Heading 6 Char"/>
    <w:basedOn w:val="DefaultParagraphFont"/>
    <w:link w:val="Heading6"/>
    <w:rsid w:val="00D25CFA"/>
    <w:rPr>
      <w:rFonts w:ascii="Times New Roman" w:eastAsia="Times New Roman" w:hAnsi="Times New Roman" w:cs="Times New Roman"/>
      <w:i/>
      <w:szCs w:val="20"/>
    </w:rPr>
  </w:style>
  <w:style w:type="character" w:customStyle="1" w:styleId="Heading7Char">
    <w:name w:val="Heading 7 Char"/>
    <w:basedOn w:val="DefaultParagraphFont"/>
    <w:link w:val="Heading7"/>
    <w:rsid w:val="00D25CFA"/>
    <w:rPr>
      <w:rFonts w:ascii="Arial" w:eastAsia="Times New Roman" w:hAnsi="Arial" w:cs="Times New Roman"/>
      <w:sz w:val="20"/>
      <w:szCs w:val="20"/>
    </w:rPr>
  </w:style>
  <w:style w:type="character" w:customStyle="1" w:styleId="Heading8Char">
    <w:name w:val="Heading 8 Char"/>
    <w:basedOn w:val="DefaultParagraphFont"/>
    <w:link w:val="Heading8"/>
    <w:rsid w:val="00D25CFA"/>
    <w:rPr>
      <w:rFonts w:ascii="Arial" w:eastAsia="Times New Roman" w:hAnsi="Arial" w:cs="Times New Roman"/>
      <w:i/>
      <w:sz w:val="20"/>
      <w:szCs w:val="20"/>
    </w:rPr>
  </w:style>
  <w:style w:type="character" w:customStyle="1" w:styleId="Heading9Char">
    <w:name w:val="Heading 9 Char"/>
    <w:basedOn w:val="DefaultParagraphFont"/>
    <w:link w:val="Heading9"/>
    <w:rsid w:val="00D25CFA"/>
    <w:rPr>
      <w:rFonts w:ascii="Arial" w:eastAsia="Times New Roman" w:hAnsi="Arial" w:cs="Times New Roman"/>
      <w:b/>
      <w:i/>
      <w:sz w:val="18"/>
      <w:szCs w:val="20"/>
    </w:rPr>
  </w:style>
  <w:style w:type="paragraph" w:styleId="Header">
    <w:name w:val="header"/>
    <w:basedOn w:val="Normal"/>
    <w:link w:val="HeaderChar"/>
    <w:rsid w:val="00D25CFA"/>
    <w:pPr>
      <w:tabs>
        <w:tab w:val="center" w:pos="4320"/>
        <w:tab w:val="right" w:pos="8640"/>
      </w:tabs>
    </w:pPr>
    <w:rPr>
      <w:rFonts w:ascii="Arial" w:hAnsi="Arial"/>
    </w:rPr>
  </w:style>
  <w:style w:type="character" w:customStyle="1" w:styleId="HeaderChar">
    <w:name w:val="Header Char"/>
    <w:basedOn w:val="DefaultParagraphFont"/>
    <w:link w:val="Header"/>
    <w:rsid w:val="00D25CFA"/>
    <w:rPr>
      <w:rFonts w:ascii="Arial" w:eastAsia="Times New Roman" w:hAnsi="Arial" w:cs="Times New Roman"/>
      <w:sz w:val="20"/>
      <w:szCs w:val="20"/>
    </w:rPr>
  </w:style>
  <w:style w:type="paragraph" w:styleId="Footer">
    <w:name w:val="footer"/>
    <w:basedOn w:val="Normal"/>
    <w:link w:val="FooterChar"/>
    <w:rsid w:val="00D25CFA"/>
    <w:pPr>
      <w:tabs>
        <w:tab w:val="center" w:pos="4320"/>
        <w:tab w:val="right" w:pos="8640"/>
      </w:tabs>
    </w:pPr>
  </w:style>
  <w:style w:type="character" w:customStyle="1" w:styleId="FooterChar">
    <w:name w:val="Footer Char"/>
    <w:basedOn w:val="DefaultParagraphFont"/>
    <w:link w:val="Footer"/>
    <w:rsid w:val="00D25CFA"/>
    <w:rPr>
      <w:rFonts w:ascii="Times New Roman" w:eastAsia="Times New Roman" w:hAnsi="Times New Roman" w:cs="Times New Roman"/>
      <w:sz w:val="20"/>
      <w:szCs w:val="20"/>
    </w:rPr>
  </w:style>
  <w:style w:type="character" w:styleId="PageNumber">
    <w:name w:val="page number"/>
    <w:basedOn w:val="DefaultParagraphFont"/>
    <w:rsid w:val="00D25CFA"/>
  </w:style>
  <w:style w:type="table" w:styleId="TableGrid">
    <w:name w:val="Table Grid"/>
    <w:basedOn w:val="TableNormal"/>
    <w:rsid w:val="00D25CFA"/>
    <w:pPr>
      <w:spacing w:after="12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3">
    <w:name w:val="Body Text 3"/>
    <w:basedOn w:val="Normal"/>
    <w:link w:val="BodyText3Char"/>
    <w:rsid w:val="00D25CFA"/>
    <w:rPr>
      <w:color w:val="FF0000"/>
    </w:rPr>
  </w:style>
  <w:style w:type="character" w:customStyle="1" w:styleId="BodyText3Char">
    <w:name w:val="Body Text 3 Char"/>
    <w:basedOn w:val="DefaultParagraphFont"/>
    <w:link w:val="BodyText3"/>
    <w:rsid w:val="00D25CFA"/>
    <w:rPr>
      <w:rFonts w:ascii="Times New Roman" w:eastAsia="Times New Roman" w:hAnsi="Times New Roman" w:cs="Times New Roman"/>
      <w:color w:val="FF0000"/>
      <w:sz w:val="20"/>
      <w:szCs w:val="20"/>
    </w:rPr>
  </w:style>
  <w:style w:type="paragraph" w:styleId="BalloonText">
    <w:name w:val="Balloon Text"/>
    <w:basedOn w:val="Normal"/>
    <w:link w:val="BalloonTextChar"/>
    <w:uiPriority w:val="99"/>
    <w:semiHidden/>
    <w:unhideWhenUsed/>
    <w:rsid w:val="009F26B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6B5"/>
    <w:rPr>
      <w:rFonts w:ascii="Tahoma" w:eastAsia="Times New Roman" w:hAnsi="Tahoma" w:cs="Tahoma"/>
      <w:sz w:val="16"/>
      <w:szCs w:val="16"/>
    </w:rPr>
  </w:style>
  <w:style w:type="paragraph" w:styleId="Revision">
    <w:name w:val="Revision"/>
    <w:hidden/>
    <w:uiPriority w:val="99"/>
    <w:semiHidden/>
    <w:rsid w:val="00E26C1C"/>
    <w:pPr>
      <w:spacing w:after="0" w:line="240" w:lineRule="auto"/>
    </w:pPr>
    <w:rPr>
      <w:rFonts w:ascii="Times New Roman" w:eastAsia="Times New Roman" w:hAnsi="Times New Roman"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footer" Target="footer2.xml"/><Relationship Id="rId3" Type="http://schemas.microsoft.com/office/2007/relationships/stylesWithEffects" Target="stylesWithEffect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Microsoft_Excel_97-2003_Worksheet1.xls"/><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oleObject" Target="embeddings/oleObject1.bin"/><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Microsoft_Excel_97-2003_Worksheet2.xls"/><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1194</TotalTime>
  <Pages>12</Pages>
  <Words>947</Words>
  <Characters>5399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Nexteer Automotive</Company>
  <LinksUpToDate>false</LinksUpToDate>
  <CharactersWithSpaces>6334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Smith, Kevin</cp:lastModifiedBy>
  <cp:revision>55</cp:revision>
  <dcterms:created xsi:type="dcterms:W3CDTF">2011-11-18T13:44:00Z</dcterms:created>
  <dcterms:modified xsi:type="dcterms:W3CDTF">2014-01-28T21:10:00Z</dcterms:modified>
</cp:coreProperties>
</file>