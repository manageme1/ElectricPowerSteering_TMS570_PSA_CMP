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666" w:rsidRDefault="00983F1B">
      <w:pPr>
        <w:pStyle w:val="Heading1"/>
        <w:numPr>
          <w:ilvl w:val="0"/>
          <w:numId w:val="0"/>
        </w:numPr>
      </w:pPr>
      <w:r>
        <w:t>Module –</w:t>
      </w:r>
      <w:r w:rsidR="00B24666">
        <w:t xml:space="preserve"> </w:t>
      </w:r>
      <w:r>
        <w:t>Motor Temperature Estimation</w:t>
      </w:r>
    </w:p>
    <w:p w:rsidR="00B24666" w:rsidRDefault="00B24666">
      <w:pPr>
        <w:pStyle w:val="Heading1"/>
      </w:pPr>
      <w:r>
        <w:t>High-Level Description</w:t>
      </w:r>
    </w:p>
    <w:p w:rsidR="00B24666" w:rsidRDefault="00983F1B">
      <w:r>
        <w:t>This module details out the estimation functions (first order lead lag filters) used to estimate the controller Silicon, motor magnet and the motor copper winding temperatures based on the measured substrate temperature and the variation in ambient temperature.  The variation in ambient temperature is added as a correction term to the outputs of the lead lag filters and is separate for Si, Magnet and Cu.  The correction term representing the variation of temperature above ambient is based off the measured motor current representing the Q-and D axes and uses a first order low pass filter structure.</w:t>
      </w:r>
    </w:p>
    <w:p w:rsidR="00B24666" w:rsidRDefault="00B24666">
      <w:pPr>
        <w:pStyle w:val="Heading1"/>
      </w:pPr>
      <w:r>
        <w:t>Figures</w:t>
      </w:r>
    </w:p>
    <w:p w:rsidR="005E6CAE" w:rsidRDefault="00BE3BAD" w:rsidP="005E6CAE">
      <w:r>
        <w:rPr>
          <w:noProof/>
        </w:rPr>
        <w:drawing>
          <wp:inline distT="0" distB="0" distL="0" distR="0" wp14:anchorId="7A518696" wp14:editId="24A515BD">
            <wp:extent cx="2190750"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324100"/>
                    </a:xfrm>
                    <a:prstGeom prst="rect">
                      <a:avLst/>
                    </a:prstGeom>
                    <a:noFill/>
                    <a:ln>
                      <a:noFill/>
                    </a:ln>
                  </pic:spPr>
                </pic:pic>
              </a:graphicData>
            </a:graphic>
          </wp:inline>
        </w:drawing>
      </w:r>
    </w:p>
    <w:p w:rsidR="005E6CAE" w:rsidRDefault="005E6CAE" w:rsidP="005E6CAE">
      <w:pPr>
        <w:jc w:val="center"/>
      </w:pPr>
    </w:p>
    <w:p w:rsidR="005E6CAE" w:rsidRPr="005E6CAE" w:rsidRDefault="005E6CAE" w:rsidP="005E6CAE"/>
    <w:p w:rsidR="00B24666" w:rsidRDefault="00B24666">
      <w:pPr>
        <w:pStyle w:val="Heading2"/>
      </w:pPr>
      <w:r>
        <w:t>Diagram – Function Data Sharing</w:t>
      </w:r>
    </w:p>
    <w:p w:rsidR="00B24666" w:rsidRDefault="00B24666">
      <w:r>
        <w:t>This diagram shows all data that is shared between functions within the module.</w:t>
      </w:r>
    </w:p>
    <w:p w:rsidR="00B24666" w:rsidRDefault="00B24666"/>
    <w:p w:rsidR="00B24666" w:rsidRDefault="00B24666">
      <w:pPr>
        <w:pStyle w:val="Heading3"/>
      </w:pPr>
      <w:r>
        <w:t xml:space="preserve">Diagram – </w:t>
      </w:r>
      <w:r w:rsidR="001B1294">
        <w:t>None</w:t>
      </w:r>
    </w:p>
    <w:p w:rsidR="00B24666" w:rsidRDefault="00B24666">
      <w:r>
        <w:t>This diagram describes the functional characteristics and data flow of a given function.</w:t>
      </w:r>
    </w:p>
    <w:p w:rsidR="00B24666" w:rsidRDefault="00B24666"/>
    <w:p w:rsidR="00B24666" w:rsidRDefault="00B24666">
      <w:r>
        <w:t xml:space="preserve"> </w:t>
      </w:r>
    </w:p>
    <w:p w:rsidR="00B24666" w:rsidRDefault="00B24666"/>
    <w:p w:rsidR="00B24666" w:rsidRDefault="00B24666"/>
    <w:p w:rsidR="00B24666" w:rsidRDefault="00B24666"/>
    <w:p w:rsidR="00B24666" w:rsidRDefault="00B24666">
      <w:pPr>
        <w:pStyle w:val="Heading1"/>
      </w:pPr>
      <w:r>
        <w:br w:type="page"/>
      </w:r>
      <w:r>
        <w:lastRenderedPageBreak/>
        <w:t>Variable Data Dictionary</w:t>
      </w:r>
    </w:p>
    <w:p w:rsidR="00B24666" w:rsidRDefault="00B24666">
      <w:r>
        <w:t xml:space="preserve">For details on module input / output variable, refer to the Data Dictionary for the application.  Input / output variable names are listed here for reference.  </w:t>
      </w:r>
    </w:p>
    <w:p w:rsidR="00B24666" w:rsidRDefault="00B24666">
      <w:r>
        <w:t>(Note: Full variable names required in table.)</w:t>
      </w:r>
    </w:p>
    <w:p w:rsidR="00B24666" w:rsidRDefault="00B24666">
      <w:r>
        <w:t xml:space="preserve">(Note: All global variables including End </w:t>
      </w:r>
      <w:proofErr w:type="gramStart"/>
      <w:r>
        <w:t>Of</w:t>
      </w:r>
      <w:proofErr w:type="gramEnd"/>
      <w:r>
        <w:t xml:space="preserve"> Line data used should be shown here)</w:t>
      </w:r>
    </w:p>
    <w:tbl>
      <w:tblPr>
        <w:tblW w:w="98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0"/>
        <w:gridCol w:w="5220"/>
      </w:tblGrid>
      <w:tr w:rsidR="00B24666">
        <w:tc>
          <w:tcPr>
            <w:tcW w:w="4590" w:type="dxa"/>
            <w:shd w:val="clear" w:color="auto" w:fill="FFFF99"/>
          </w:tcPr>
          <w:p w:rsidR="00B24666" w:rsidRDefault="00B24666">
            <w:r>
              <w:t>Module Inputs (Global Variable Name)</w:t>
            </w:r>
          </w:p>
        </w:tc>
        <w:tc>
          <w:tcPr>
            <w:tcW w:w="5220" w:type="dxa"/>
            <w:shd w:val="clear" w:color="auto" w:fill="FFFF99"/>
          </w:tcPr>
          <w:p w:rsidR="00B24666" w:rsidRDefault="00B24666">
            <w:r>
              <w:t>Module Outputs (Global Variable Name)</w:t>
            </w:r>
          </w:p>
        </w:tc>
      </w:tr>
      <w:tr w:rsidR="00B24666">
        <w:tc>
          <w:tcPr>
            <w:tcW w:w="4590" w:type="dxa"/>
          </w:tcPr>
          <w:p w:rsidR="00B24666" w:rsidRPr="00407CB5" w:rsidRDefault="00983F1B">
            <w:r w:rsidRPr="00983F1B">
              <w:t>CtrlTempFinal_DegC_f32</w:t>
            </w:r>
          </w:p>
        </w:tc>
        <w:tc>
          <w:tcPr>
            <w:tcW w:w="5220" w:type="dxa"/>
          </w:tcPr>
          <w:p w:rsidR="00B24666" w:rsidRDefault="00983F1B">
            <w:r w:rsidRPr="00983F1B">
              <w:t>CuTempEst_DegC_f32</w:t>
            </w:r>
          </w:p>
        </w:tc>
      </w:tr>
      <w:tr w:rsidR="00B24666">
        <w:tc>
          <w:tcPr>
            <w:tcW w:w="4590" w:type="dxa"/>
          </w:tcPr>
          <w:p w:rsidR="00B24666" w:rsidRDefault="00407CB5">
            <w:r w:rsidRPr="00407CB5">
              <w:t>EstPkCurr_AmpSq_f32</w:t>
            </w:r>
          </w:p>
        </w:tc>
        <w:tc>
          <w:tcPr>
            <w:tcW w:w="5220" w:type="dxa"/>
          </w:tcPr>
          <w:p w:rsidR="00B24666" w:rsidRDefault="00983F1B">
            <w:r w:rsidRPr="00983F1B">
              <w:t>MagTempEst_DegC_f32</w:t>
            </w:r>
          </w:p>
        </w:tc>
      </w:tr>
      <w:tr w:rsidR="006237E1">
        <w:tc>
          <w:tcPr>
            <w:tcW w:w="4590" w:type="dxa"/>
          </w:tcPr>
          <w:p w:rsidR="006237E1" w:rsidRDefault="006237E1">
            <w:r>
              <w:t>EngTemp_DegC_f32</w:t>
            </w:r>
          </w:p>
        </w:tc>
        <w:tc>
          <w:tcPr>
            <w:tcW w:w="5220" w:type="dxa"/>
          </w:tcPr>
          <w:p w:rsidR="006237E1" w:rsidRDefault="006237E1">
            <w:r w:rsidRPr="00983F1B">
              <w:t>SiTempEst_DegC_f32</w:t>
            </w:r>
          </w:p>
        </w:tc>
      </w:tr>
      <w:tr w:rsidR="006237E1">
        <w:tc>
          <w:tcPr>
            <w:tcW w:w="4590" w:type="dxa"/>
          </w:tcPr>
          <w:p w:rsidR="006237E1" w:rsidRPr="00983F1B" w:rsidRDefault="006237E1">
            <w:r>
              <w:t>AmbTemp_DegC_f32</w:t>
            </w:r>
          </w:p>
        </w:tc>
        <w:tc>
          <w:tcPr>
            <w:tcW w:w="5220" w:type="dxa"/>
          </w:tcPr>
          <w:p w:rsidR="006237E1" w:rsidRPr="00983F1B" w:rsidRDefault="006237E1">
            <w:r>
              <w:t>AssistMechTemp</w:t>
            </w:r>
            <w:r w:rsidRPr="00791E80">
              <w:t>Est</w:t>
            </w:r>
            <w:r>
              <w:t>_DegC_f32</w:t>
            </w:r>
          </w:p>
        </w:tc>
      </w:tr>
      <w:tr w:rsidR="006237E1">
        <w:tc>
          <w:tcPr>
            <w:tcW w:w="4590" w:type="dxa"/>
          </w:tcPr>
          <w:p w:rsidR="006237E1" w:rsidRPr="00983F1B" w:rsidRDefault="006237E1">
            <w:r w:rsidRPr="00153225">
              <w:t>HwVel_HwRadpS_f32</w:t>
            </w:r>
          </w:p>
        </w:tc>
        <w:tc>
          <w:tcPr>
            <w:tcW w:w="5220" w:type="dxa"/>
          </w:tcPr>
          <w:p w:rsidR="006237E1" w:rsidRPr="00983F1B" w:rsidRDefault="006237E1"/>
        </w:tc>
      </w:tr>
      <w:tr w:rsidR="004778E3">
        <w:tc>
          <w:tcPr>
            <w:tcW w:w="4590" w:type="dxa"/>
          </w:tcPr>
          <w:p w:rsidR="004778E3" w:rsidRPr="00153225" w:rsidRDefault="004778E3">
            <w:proofErr w:type="spellStart"/>
            <w:r w:rsidRPr="004778E3">
              <w:t>ScomTempDataRcvd_Cnt_lgc</w:t>
            </w:r>
            <w:proofErr w:type="spellEnd"/>
          </w:p>
        </w:tc>
        <w:tc>
          <w:tcPr>
            <w:tcW w:w="5220" w:type="dxa"/>
          </w:tcPr>
          <w:p w:rsidR="004778E3" w:rsidRPr="00983F1B" w:rsidRDefault="004778E3"/>
        </w:tc>
      </w:tr>
      <w:tr w:rsidR="00D8097F">
        <w:tc>
          <w:tcPr>
            <w:tcW w:w="4590" w:type="dxa"/>
          </w:tcPr>
          <w:p w:rsidR="00D8097F" w:rsidRPr="004778E3" w:rsidRDefault="00462E3B" w:rsidP="00462E3B">
            <w:proofErr w:type="spellStart"/>
            <w:r>
              <w:t>ScomAMDefeat</w:t>
            </w:r>
            <w:r w:rsidR="00D8097F" w:rsidRPr="00D8097F">
              <w:t>_Cnt_lgc</w:t>
            </w:r>
            <w:proofErr w:type="spellEnd"/>
          </w:p>
        </w:tc>
        <w:tc>
          <w:tcPr>
            <w:tcW w:w="5220" w:type="dxa"/>
          </w:tcPr>
          <w:p w:rsidR="00D8097F" w:rsidRPr="00983F1B" w:rsidRDefault="00D8097F"/>
        </w:tc>
      </w:tr>
    </w:tbl>
    <w:p w:rsidR="00B24666" w:rsidRDefault="00B24666">
      <w:pPr>
        <w:pStyle w:val="Heading2"/>
      </w:pPr>
      <w:r>
        <w:t>Module Internal Variables</w:t>
      </w:r>
    </w:p>
    <w:p w:rsidR="00B24666" w:rsidRDefault="00B24666">
      <w:r>
        <w:t xml:space="preserve">This section identifies the name, range and resolutions for module specific data created by this module.  If there are no range restrictions on the variable, the term “FULL” is placed into the table for legal range. </w:t>
      </w:r>
    </w:p>
    <w:tbl>
      <w:tblPr>
        <w:tblW w:w="98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528"/>
        <w:gridCol w:w="1440"/>
        <w:gridCol w:w="1350"/>
        <w:gridCol w:w="1260"/>
        <w:gridCol w:w="2250"/>
      </w:tblGrid>
      <w:tr w:rsidR="007519FB" w:rsidTr="008B4545">
        <w:tc>
          <w:tcPr>
            <w:tcW w:w="3528"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pPr>
              <w:spacing w:before="60"/>
              <w:jc w:val="center"/>
              <w:rPr>
                <w:rFonts w:ascii="Arial" w:hAnsi="Arial" w:cs="Arial"/>
                <w:sz w:val="16"/>
              </w:rPr>
            </w:pPr>
            <w:r>
              <w:rPr>
                <w:rFonts w:ascii="Arial" w:hAnsi="Arial" w:cs="Arial"/>
                <w:sz w:val="16"/>
              </w:rPr>
              <w:t>Resolution</w:t>
            </w:r>
          </w:p>
        </w:tc>
        <w:tc>
          <w:tcPr>
            <w:tcW w:w="1350"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rsidP="003A36B6">
            <w:pPr>
              <w:spacing w:before="60"/>
              <w:jc w:val="center"/>
              <w:rPr>
                <w:rFonts w:ascii="Arial" w:hAnsi="Arial" w:cs="Arial"/>
                <w:sz w:val="16"/>
              </w:rPr>
            </w:pPr>
            <w:r>
              <w:rPr>
                <w:rFonts w:ascii="Arial" w:hAnsi="Arial" w:cs="Arial"/>
                <w:sz w:val="16"/>
              </w:rPr>
              <w:t>Legal Range</w:t>
            </w:r>
          </w:p>
          <w:p w:rsidR="007519FB" w:rsidRDefault="007519FB">
            <w:pPr>
              <w:spacing w:before="60"/>
              <w:jc w:val="center"/>
              <w:rPr>
                <w:rFonts w:ascii="Arial" w:hAnsi="Arial" w:cs="Arial"/>
                <w:sz w:val="16"/>
              </w:rPr>
            </w:pPr>
            <w:r>
              <w:rPr>
                <w:rFonts w:ascii="Arial" w:hAnsi="Arial" w:cs="Arial"/>
                <w:sz w:val="16"/>
              </w:rPr>
              <w:t>(min)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rsidP="003A36B6">
            <w:pPr>
              <w:spacing w:before="60"/>
              <w:jc w:val="center"/>
              <w:rPr>
                <w:rFonts w:ascii="Arial" w:hAnsi="Arial" w:cs="Arial"/>
                <w:sz w:val="16"/>
              </w:rPr>
            </w:pPr>
            <w:r>
              <w:rPr>
                <w:rFonts w:ascii="Arial" w:hAnsi="Arial" w:cs="Arial"/>
                <w:sz w:val="16"/>
              </w:rPr>
              <w:t>Legal Range</w:t>
            </w:r>
          </w:p>
          <w:p w:rsidR="007519FB" w:rsidRDefault="007519FB">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7519FB" w:rsidRDefault="007519FB">
            <w:pPr>
              <w:spacing w:before="60"/>
              <w:jc w:val="center"/>
              <w:rPr>
                <w:rFonts w:ascii="Arial" w:hAnsi="Arial" w:cs="Arial"/>
                <w:sz w:val="16"/>
              </w:rPr>
            </w:pPr>
            <w:r>
              <w:rPr>
                <w:rFonts w:ascii="Arial" w:hAnsi="Arial" w:cs="Arial"/>
                <w:sz w:val="16"/>
              </w:rPr>
              <w:t>Software Segment</w:t>
            </w:r>
          </w:p>
        </w:tc>
      </w:tr>
      <w:tr w:rsidR="00983F1B" w:rsidTr="008B4545">
        <w:tc>
          <w:tcPr>
            <w:tcW w:w="3528" w:type="dxa"/>
            <w:tcBorders>
              <w:top w:val="single" w:sz="6" w:space="0" w:color="auto"/>
              <w:left w:val="single" w:sz="6" w:space="0" w:color="auto"/>
              <w:bottom w:val="single" w:sz="6" w:space="0" w:color="auto"/>
              <w:right w:val="single" w:sz="6" w:space="0" w:color="auto"/>
            </w:tcBorders>
          </w:tcPr>
          <w:p w:rsidR="00983F1B" w:rsidRPr="00983F1B" w:rsidRDefault="00513063">
            <w:pPr>
              <w:spacing w:before="60"/>
              <w:rPr>
                <w:rFonts w:ascii="Arial" w:hAnsi="Arial" w:cs="Arial"/>
                <w:sz w:val="16"/>
              </w:rPr>
            </w:pPr>
            <w:r>
              <w:rPr>
                <w:rFonts w:ascii="Arial" w:hAnsi="Arial" w:cs="Arial"/>
                <w:sz w:val="16"/>
              </w:rPr>
              <w:t>MtrTempEst_</w:t>
            </w:r>
            <w:r w:rsidR="00983F1B" w:rsidRPr="00983F1B">
              <w:rPr>
                <w:rFonts w:ascii="Arial" w:hAnsi="Arial" w:cs="Arial"/>
                <w:sz w:val="16"/>
              </w:rPr>
              <w:t>CuCorr_DegC</w:t>
            </w:r>
            <w:r w:rsidR="005F5BEB">
              <w:rPr>
                <w:rFonts w:ascii="Arial" w:hAnsi="Arial" w:cs="Arial"/>
                <w:sz w:val="16"/>
              </w:rPr>
              <w:t>_</w:t>
            </w:r>
            <w:r w:rsidR="004C43C3">
              <w:rPr>
                <w:rFonts w:ascii="Arial" w:hAnsi="Arial" w:cs="Arial"/>
                <w:sz w:val="16"/>
              </w:rPr>
              <w:t>D</w:t>
            </w:r>
            <w:r w:rsidR="00983F1B"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983F1B" w:rsidRDefault="008B4545">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983F1B" w:rsidRDefault="00513063">
            <w:pPr>
              <w:spacing w:before="60"/>
              <w:rPr>
                <w:rFonts w:ascii="Arial" w:hAnsi="Arial" w:cs="Arial"/>
                <w:sz w:val="16"/>
              </w:rPr>
            </w:pPr>
            <w:r>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983F1B" w:rsidRDefault="00513063">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983F1B" w:rsidRDefault="00DE4012">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pPr>
              <w:spacing w:before="60"/>
              <w:rPr>
                <w:rFonts w:ascii="Arial" w:hAnsi="Arial" w:cs="Arial"/>
                <w:sz w:val="16"/>
              </w:rPr>
            </w:pPr>
            <w:r>
              <w:rPr>
                <w:rFonts w:ascii="Arial" w:hAnsi="Arial" w:cs="Arial"/>
                <w:sz w:val="16"/>
              </w:rPr>
              <w:t>MtrTempEst_</w:t>
            </w:r>
            <w:r w:rsidRPr="00983F1B">
              <w:rPr>
                <w:rFonts w:ascii="Arial" w:hAnsi="Arial" w:cs="Arial"/>
                <w:sz w:val="16"/>
              </w:rPr>
              <w:t>CuLLFiltSV_DegC</w:t>
            </w:r>
            <w:r>
              <w:rPr>
                <w:rFonts w:ascii="Arial" w:hAnsi="Arial" w:cs="Arial"/>
                <w:sz w:val="16"/>
              </w:rPr>
              <w:t>_M</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pPr>
              <w:spacing w:before="60"/>
              <w:rPr>
                <w:rFonts w:ascii="Arial" w:hAnsi="Arial" w:cs="Arial"/>
                <w:sz w:val="16"/>
              </w:rPr>
            </w:pPr>
            <w:proofErr w:type="spellStart"/>
            <w:r>
              <w:rPr>
                <w:rFonts w:ascii="Arial" w:hAnsi="Arial" w:cs="Arial"/>
                <w:sz w:val="16"/>
              </w:rPr>
              <w:t>MtrTempEst_</w:t>
            </w:r>
            <w:r w:rsidRPr="00983F1B">
              <w:rPr>
                <w:rFonts w:ascii="Arial" w:hAnsi="Arial" w:cs="Arial"/>
                <w:sz w:val="16"/>
              </w:rPr>
              <w:t>CuAmbLPFiltSV_Watts_M_</w:t>
            </w:r>
            <w:r>
              <w:rPr>
                <w:rFonts w:ascii="Arial" w:hAnsi="Arial" w:cs="Arial"/>
                <w:sz w:val="16"/>
              </w:rPr>
              <w:t>str</w:t>
            </w:r>
            <w:proofErr w:type="spellEnd"/>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Pr>
                <w:rFonts w:ascii="Arial" w:hAnsi="Arial" w:cs="Arial"/>
                <w:sz w:val="16"/>
                <w:szCs w:val="16"/>
              </w:rPr>
              <w:t>N/A</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Pr="00DE4012" w:rsidRDefault="00513063" w:rsidP="003021FE">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UNSPECIFIED</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rsidP="00062641">
            <w:pPr>
              <w:spacing w:before="60"/>
              <w:rPr>
                <w:rFonts w:ascii="Arial" w:hAnsi="Arial" w:cs="Arial"/>
                <w:sz w:val="16"/>
              </w:rPr>
            </w:pPr>
            <w:proofErr w:type="spellStart"/>
            <w:r>
              <w:rPr>
                <w:rFonts w:ascii="Arial" w:hAnsi="Arial" w:cs="Arial"/>
                <w:sz w:val="16"/>
              </w:rPr>
              <w:t>MtrTempEst_</w:t>
            </w:r>
            <w:r w:rsidRPr="00983F1B">
              <w:rPr>
                <w:rFonts w:ascii="Arial" w:hAnsi="Arial" w:cs="Arial"/>
                <w:sz w:val="16"/>
              </w:rPr>
              <w:t>CuAmbLPFiltSV_Watts_M_</w:t>
            </w:r>
            <w:r>
              <w:rPr>
                <w:rFonts w:ascii="Arial" w:hAnsi="Arial" w:cs="Arial"/>
                <w:sz w:val="16"/>
              </w:rPr>
              <w:t>str</w:t>
            </w:r>
            <w:proofErr w:type="spellEnd"/>
            <w:r>
              <w:rPr>
                <w:rFonts w:ascii="Arial" w:hAnsi="Arial" w:cs="Arial"/>
                <w:sz w:val="16"/>
              </w:rPr>
              <w:t xml:space="preserve"> .K_Uls_f32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B356EB">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Pr="008B4545" w:rsidRDefault="00513063" w:rsidP="008B4545">
            <w:pPr>
              <w:spacing w:before="60" w:line="360" w:lineRule="auto"/>
              <w:rPr>
                <w:rFonts w:ascii="Arial" w:hAnsi="Arial" w:cs="Arial"/>
                <w:sz w:val="16"/>
                <w:szCs w:val="16"/>
              </w:rPr>
            </w:pPr>
            <w:r w:rsidRPr="00B356EB">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rsidP="00BD48AE">
            <w:pPr>
              <w:spacing w:before="60"/>
              <w:rPr>
                <w:rFonts w:ascii="Arial" w:hAnsi="Arial" w:cs="Arial"/>
                <w:sz w:val="16"/>
              </w:rPr>
            </w:pPr>
            <w:proofErr w:type="spellStart"/>
            <w:r>
              <w:rPr>
                <w:rFonts w:ascii="Arial" w:hAnsi="Arial" w:cs="Arial"/>
                <w:sz w:val="16"/>
              </w:rPr>
              <w:t>MtrTempEst_</w:t>
            </w:r>
            <w:r w:rsidRPr="00983F1B">
              <w:rPr>
                <w:rFonts w:ascii="Arial" w:hAnsi="Arial" w:cs="Arial"/>
                <w:sz w:val="16"/>
              </w:rPr>
              <w:t>CuAmbLPFiltSV_Watts_M_</w:t>
            </w:r>
            <w:r>
              <w:rPr>
                <w:rFonts w:ascii="Arial" w:hAnsi="Arial" w:cs="Arial"/>
                <w:sz w:val="16"/>
              </w:rPr>
              <w:t>str</w:t>
            </w:r>
            <w:proofErr w:type="spellEnd"/>
            <w:r>
              <w:rPr>
                <w:rFonts w:ascii="Arial" w:hAnsi="Arial" w:cs="Arial"/>
                <w:sz w:val="16"/>
              </w:rPr>
              <w:t xml:space="preserve"> .SV_Uls_f32</w:t>
            </w:r>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pPr>
              <w:spacing w:before="60"/>
              <w:rPr>
                <w:rFonts w:ascii="Arial" w:hAnsi="Arial" w:cs="Arial"/>
                <w:sz w:val="16"/>
              </w:rPr>
            </w:pPr>
            <w:r>
              <w:rPr>
                <w:rFonts w:ascii="Arial" w:hAnsi="Arial" w:cs="Arial"/>
                <w:sz w:val="16"/>
              </w:rPr>
              <w:t>MtrTempEst_</w:t>
            </w:r>
            <w:r w:rsidRPr="00983F1B">
              <w:rPr>
                <w:rFonts w:ascii="Arial" w:hAnsi="Arial" w:cs="Arial"/>
                <w:sz w:val="16"/>
              </w:rPr>
              <w:t>MagCorr_DegC</w:t>
            </w:r>
            <w:r>
              <w:rPr>
                <w:rFonts w:ascii="Arial" w:hAnsi="Arial" w:cs="Arial"/>
                <w:sz w:val="16"/>
              </w:rPr>
              <w:t>_D</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Pr>
                <w:rFonts w:ascii="Arial" w:hAnsi="Arial" w:cs="Arial"/>
                <w:sz w:val="16"/>
              </w:rPr>
              <w:t>MtrTempEst_</w:t>
            </w:r>
            <w:r w:rsidRPr="00983F1B">
              <w:rPr>
                <w:rFonts w:ascii="Arial" w:hAnsi="Arial" w:cs="Arial"/>
                <w:sz w:val="16"/>
              </w:rPr>
              <w:t>MagLLFiltSV_DegC</w:t>
            </w:r>
            <w:r>
              <w:rPr>
                <w:rFonts w:ascii="Arial" w:hAnsi="Arial" w:cs="Arial"/>
                <w:sz w:val="16"/>
              </w:rPr>
              <w:t>_M</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pPr>
              <w:spacing w:before="60"/>
              <w:rPr>
                <w:rFonts w:ascii="Arial" w:hAnsi="Arial" w:cs="Arial"/>
                <w:sz w:val="16"/>
              </w:rPr>
            </w:pPr>
            <w:proofErr w:type="spellStart"/>
            <w:r>
              <w:rPr>
                <w:rFonts w:ascii="Arial" w:hAnsi="Arial" w:cs="Arial"/>
                <w:sz w:val="16"/>
              </w:rPr>
              <w:t>MtrTempEst_</w:t>
            </w:r>
            <w:r w:rsidRPr="00983F1B">
              <w:rPr>
                <w:rFonts w:ascii="Arial" w:hAnsi="Arial" w:cs="Arial"/>
                <w:sz w:val="16"/>
              </w:rPr>
              <w:t>MagAmbLPFiltSV_Watts_M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r>
              <w:rPr>
                <w:rFonts w:ascii="Arial" w:hAnsi="Arial" w:cs="Arial"/>
                <w:sz w:val="16"/>
              </w:rPr>
              <w:t xml:space="preserve"> </w:t>
            </w:r>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7D72C8">
              <w:rPr>
                <w:rFonts w:ascii="Arial" w:hAnsi="Arial" w:cs="Arial"/>
                <w:sz w:val="16"/>
                <w:szCs w:val="16"/>
              </w:rPr>
              <w:t>N/A</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B356EB">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Pr="00DE4012" w:rsidRDefault="00513063">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UNSPECIFIED</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rsidP="00062641">
            <w:pPr>
              <w:spacing w:before="60"/>
              <w:rPr>
                <w:rFonts w:ascii="Arial" w:hAnsi="Arial" w:cs="Arial"/>
                <w:sz w:val="16"/>
              </w:rPr>
            </w:pPr>
            <w:proofErr w:type="spellStart"/>
            <w:r>
              <w:rPr>
                <w:rFonts w:ascii="Arial" w:hAnsi="Arial" w:cs="Arial"/>
                <w:sz w:val="16"/>
              </w:rPr>
              <w:t>MtrTempEst_</w:t>
            </w:r>
            <w:r w:rsidRPr="00983F1B">
              <w:rPr>
                <w:rFonts w:ascii="Arial" w:hAnsi="Arial" w:cs="Arial"/>
                <w:sz w:val="16"/>
              </w:rPr>
              <w:t>MagAmbLPFiltSV_Watts_M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r>
              <w:rPr>
                <w:rFonts w:ascii="Arial" w:hAnsi="Arial" w:cs="Arial"/>
                <w:sz w:val="16"/>
              </w:rPr>
              <w:t xml:space="preserve"> </w:t>
            </w:r>
            <w:r>
              <w:rPr>
                <w:rFonts w:ascii="Arial" w:hAnsi="Arial" w:cs="Arial"/>
                <w:sz w:val="16"/>
              </w:rPr>
              <w:lastRenderedPageBreak/>
              <w:t>.K_Uls_f32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B66E0E">
              <w:rPr>
                <w:rFonts w:ascii="Arial" w:hAnsi="Arial" w:cs="Arial"/>
                <w:sz w:val="16"/>
                <w:szCs w:val="16"/>
              </w:rPr>
              <w:lastRenderedPageBreak/>
              <w:t xml:space="preserve">Single Precision </w:t>
            </w:r>
            <w:r w:rsidRPr="00B66E0E">
              <w:rPr>
                <w:rFonts w:ascii="Arial" w:hAnsi="Arial" w:cs="Arial"/>
                <w:sz w:val="16"/>
                <w:szCs w:val="16"/>
              </w:rPr>
              <w:lastRenderedPageBreak/>
              <w:t>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lastRenderedPageBreak/>
              <w:t xml:space="preserve">See data </w:t>
            </w:r>
            <w:r w:rsidRPr="00DA46E5">
              <w:rPr>
                <w:rFonts w:ascii="Arial" w:hAnsi="Arial" w:cs="Arial"/>
                <w:sz w:val="16"/>
              </w:rPr>
              <w:lastRenderedPageBreak/>
              <w:t>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lastRenderedPageBreak/>
              <w:t xml:space="preserve">See data </w:t>
            </w:r>
            <w:r w:rsidRPr="00DA46E5">
              <w:rPr>
                <w:rFonts w:ascii="Arial" w:hAnsi="Arial" w:cs="Arial"/>
                <w:sz w:val="16"/>
              </w:rPr>
              <w:lastRenderedPageBreak/>
              <w:t>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pPr>
              <w:spacing w:before="60"/>
              <w:rPr>
                <w:rFonts w:ascii="Arial" w:hAnsi="Arial" w:cs="Arial"/>
                <w:sz w:val="16"/>
              </w:rPr>
            </w:pPr>
            <w:proofErr w:type="spellStart"/>
            <w:r>
              <w:rPr>
                <w:rFonts w:ascii="Arial" w:hAnsi="Arial" w:cs="Arial"/>
                <w:sz w:val="16"/>
              </w:rPr>
              <w:lastRenderedPageBreak/>
              <w:t>MtrTempEst_</w:t>
            </w:r>
            <w:r w:rsidRPr="00983F1B">
              <w:rPr>
                <w:rFonts w:ascii="Arial" w:hAnsi="Arial" w:cs="Arial"/>
                <w:sz w:val="16"/>
              </w:rPr>
              <w:t>CuAmbLPFiltSV_Watts_M_</w:t>
            </w:r>
            <w:r>
              <w:rPr>
                <w:rFonts w:ascii="Arial" w:hAnsi="Arial" w:cs="Arial"/>
                <w:sz w:val="16"/>
              </w:rPr>
              <w:t>str</w:t>
            </w:r>
            <w:proofErr w:type="spellEnd"/>
            <w:r>
              <w:rPr>
                <w:rFonts w:ascii="Arial" w:hAnsi="Arial" w:cs="Arial"/>
                <w:sz w:val="16"/>
              </w:rPr>
              <w:t xml:space="preserve"> .SV_Uls_f32</w:t>
            </w:r>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DA46E5">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DA46E5">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pPr>
              <w:spacing w:before="60"/>
              <w:rPr>
                <w:rFonts w:ascii="Arial" w:hAnsi="Arial" w:cs="Arial"/>
                <w:sz w:val="16"/>
              </w:rPr>
            </w:pPr>
            <w:r>
              <w:rPr>
                <w:rFonts w:ascii="Arial" w:hAnsi="Arial" w:cs="Arial"/>
                <w:sz w:val="16"/>
              </w:rPr>
              <w:t>MtrTempEst_</w:t>
            </w:r>
            <w:r w:rsidRPr="00983F1B">
              <w:rPr>
                <w:rFonts w:ascii="Arial" w:hAnsi="Arial" w:cs="Arial"/>
                <w:sz w:val="16"/>
              </w:rPr>
              <w:t>SiCorr_DegC</w:t>
            </w:r>
            <w:r>
              <w:rPr>
                <w:rFonts w:ascii="Arial" w:hAnsi="Arial" w:cs="Arial"/>
                <w:sz w:val="16"/>
              </w:rPr>
              <w:t>_D</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DA46E5">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DA46E5">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pPr>
              <w:spacing w:before="60"/>
              <w:rPr>
                <w:rFonts w:ascii="Arial" w:hAnsi="Arial" w:cs="Arial"/>
                <w:sz w:val="16"/>
              </w:rPr>
            </w:pPr>
            <w:r>
              <w:rPr>
                <w:rFonts w:ascii="Arial" w:hAnsi="Arial" w:cs="Arial"/>
                <w:sz w:val="16"/>
              </w:rPr>
              <w:t>MtrTempEst_</w:t>
            </w:r>
            <w:r w:rsidRPr="00983F1B">
              <w:rPr>
                <w:rFonts w:ascii="Arial" w:hAnsi="Arial" w:cs="Arial"/>
                <w:sz w:val="16"/>
              </w:rPr>
              <w:t>SiLLFiltSV_DegC</w:t>
            </w:r>
            <w:r>
              <w:rPr>
                <w:rFonts w:ascii="Arial" w:hAnsi="Arial" w:cs="Arial"/>
                <w:sz w:val="16"/>
              </w:rPr>
              <w:t>_M</w:t>
            </w:r>
            <w:r w:rsidRPr="00983F1B">
              <w:rPr>
                <w:rFonts w:ascii="Arial" w:hAnsi="Arial" w:cs="Arial"/>
                <w:sz w:val="16"/>
              </w:rPr>
              <w:t>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DA46E5">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DA46E5">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pPr>
              <w:spacing w:before="60"/>
              <w:rPr>
                <w:rFonts w:ascii="Arial" w:hAnsi="Arial" w:cs="Arial"/>
                <w:sz w:val="16"/>
              </w:rPr>
            </w:pPr>
            <w:proofErr w:type="spellStart"/>
            <w:r>
              <w:rPr>
                <w:rFonts w:ascii="Arial" w:hAnsi="Arial" w:cs="Arial"/>
                <w:sz w:val="16"/>
              </w:rPr>
              <w:t>MtrTempEst_</w:t>
            </w:r>
            <w:r w:rsidRPr="00983F1B">
              <w:rPr>
                <w:rFonts w:ascii="Arial" w:hAnsi="Arial" w:cs="Arial"/>
                <w:sz w:val="16"/>
              </w:rPr>
              <w:t>SiAmbLPFiltSV_Watts_M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FC5B89">
              <w:rPr>
                <w:rFonts w:ascii="Arial" w:hAnsi="Arial" w:cs="Arial"/>
                <w:sz w:val="16"/>
                <w:szCs w:val="16"/>
              </w:rPr>
              <w:t>N/A</w:t>
            </w:r>
          </w:p>
        </w:tc>
        <w:tc>
          <w:tcPr>
            <w:tcW w:w="135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DA46E5">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rsidP="00D5633C">
            <w:pPr>
              <w:spacing w:before="60"/>
              <w:rPr>
                <w:rFonts w:ascii="Arial" w:hAnsi="Arial" w:cs="Arial"/>
                <w:sz w:val="16"/>
              </w:rPr>
            </w:pPr>
            <w:r w:rsidRPr="00DA46E5">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Pr="00DE4012" w:rsidRDefault="00513063">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UNSPECIFIED</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rsidP="00062641">
            <w:pPr>
              <w:spacing w:before="60"/>
              <w:rPr>
                <w:rFonts w:ascii="Arial" w:hAnsi="Arial" w:cs="Arial"/>
                <w:sz w:val="16"/>
              </w:rPr>
            </w:pPr>
            <w:proofErr w:type="spellStart"/>
            <w:r>
              <w:rPr>
                <w:rFonts w:ascii="Arial" w:hAnsi="Arial" w:cs="Arial"/>
                <w:sz w:val="16"/>
              </w:rPr>
              <w:t>MtrTempEst_</w:t>
            </w:r>
            <w:r w:rsidRPr="00983F1B">
              <w:rPr>
                <w:rFonts w:ascii="Arial" w:hAnsi="Arial" w:cs="Arial"/>
                <w:sz w:val="16"/>
              </w:rPr>
              <w:t>SiAmbLPFiltSV_Watts_M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r>
              <w:rPr>
                <w:rFonts w:ascii="Arial" w:hAnsi="Arial" w:cs="Arial"/>
                <w:sz w:val="16"/>
              </w:rPr>
              <w:t xml:space="preserve"> .K_Uls_f32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rsidP="008B4545">
            <w:pPr>
              <w:spacing w:before="60"/>
              <w:rPr>
                <w:rFonts w:ascii="Arial" w:hAnsi="Arial" w:cs="Arial"/>
                <w:sz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Default="00513063" w:rsidP="00BD48AE">
            <w:pPr>
              <w:spacing w:before="60"/>
              <w:rPr>
                <w:rFonts w:ascii="Arial" w:hAnsi="Arial" w:cs="Arial"/>
                <w:color w:val="000000"/>
                <w:sz w:val="16"/>
                <w:szCs w:val="16"/>
              </w:rPr>
            </w:pPr>
            <w:proofErr w:type="spellStart"/>
            <w:r>
              <w:rPr>
                <w:rFonts w:ascii="Arial" w:hAnsi="Arial" w:cs="Arial"/>
                <w:sz w:val="16"/>
              </w:rPr>
              <w:t>MtrTempEst_</w:t>
            </w:r>
            <w:r w:rsidRPr="00983F1B">
              <w:rPr>
                <w:rFonts w:ascii="Arial" w:hAnsi="Arial" w:cs="Arial"/>
                <w:sz w:val="16"/>
              </w:rPr>
              <w:t>SiAmbLPFiltSV_Watts_M</w:t>
            </w:r>
            <w:proofErr w:type="spellEnd"/>
            <w:r w:rsidRPr="00983F1B">
              <w:rPr>
                <w:rFonts w:ascii="Arial" w:hAnsi="Arial" w:cs="Arial"/>
                <w:sz w:val="16"/>
              </w:rPr>
              <w:t>_</w:t>
            </w:r>
            <w:r>
              <w:rPr>
                <w:rFonts w:ascii="Arial" w:hAnsi="Arial" w:cs="Arial"/>
                <w:sz w:val="16"/>
              </w:rPr>
              <w:t xml:space="preserve"> </w:t>
            </w:r>
            <w:proofErr w:type="spellStart"/>
            <w:r>
              <w:rPr>
                <w:rFonts w:ascii="Arial" w:hAnsi="Arial" w:cs="Arial"/>
                <w:sz w:val="16"/>
              </w:rPr>
              <w:t>str</w:t>
            </w:r>
            <w:proofErr w:type="spellEnd"/>
            <w:r>
              <w:rPr>
                <w:rFonts w:ascii="Arial" w:hAnsi="Arial" w:cs="Arial"/>
                <w:sz w:val="16"/>
              </w:rPr>
              <w:t xml:space="preserve"> .SV_Uls_f32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rsidP="00BD48AE">
            <w:pPr>
              <w:spacing w:before="60"/>
              <w:rPr>
                <w:rFonts w:ascii="Arial" w:hAnsi="Arial" w:cs="Arial"/>
                <w:sz w:val="16"/>
              </w:rPr>
            </w:pPr>
            <w:proofErr w:type="spellStart"/>
            <w:r>
              <w:rPr>
                <w:rFonts w:ascii="Arial" w:hAnsi="Arial" w:cs="Arial"/>
                <w:sz w:val="16"/>
              </w:rPr>
              <w:t>MtrTempEst_</w:t>
            </w:r>
            <w:r>
              <w:rPr>
                <w:rFonts w:ascii="Arial" w:hAnsi="Arial" w:cs="Arial"/>
                <w:color w:val="000000"/>
                <w:sz w:val="16"/>
                <w:szCs w:val="16"/>
              </w:rPr>
              <w:t>AsstMechLPFiltSV_Watts_M_str</w:t>
            </w:r>
            <w:proofErr w:type="spellEnd"/>
            <w:r>
              <w:rPr>
                <w:rFonts w:ascii="Arial" w:hAnsi="Arial" w:cs="Arial"/>
                <w:sz w:val="16"/>
              </w:rPr>
              <w:t>.</w:t>
            </w:r>
          </w:p>
        </w:tc>
        <w:tc>
          <w:tcPr>
            <w:tcW w:w="1440" w:type="dxa"/>
            <w:tcBorders>
              <w:top w:val="single" w:sz="6" w:space="0" w:color="auto"/>
              <w:left w:val="single" w:sz="6" w:space="0" w:color="auto"/>
              <w:bottom w:val="single" w:sz="6" w:space="0" w:color="auto"/>
              <w:right w:val="single" w:sz="6" w:space="0" w:color="auto"/>
            </w:tcBorders>
          </w:tcPr>
          <w:p w:rsidR="00513063" w:rsidRPr="00B66E0E" w:rsidRDefault="00513063">
            <w:pPr>
              <w:spacing w:before="60"/>
              <w:rPr>
                <w:rFonts w:ascii="Arial" w:hAnsi="Arial" w:cs="Arial"/>
                <w:sz w:val="16"/>
                <w:szCs w:val="16"/>
              </w:rPr>
            </w:pPr>
            <w:r w:rsidRPr="006229FD">
              <w:rPr>
                <w:rFonts w:ascii="Arial" w:hAnsi="Arial" w:cs="Arial"/>
                <w:sz w:val="16"/>
                <w:szCs w:val="16"/>
              </w:rPr>
              <w:t>N/A</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UNSPECIFIED</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83F1B" w:rsidRDefault="00513063" w:rsidP="00062641">
            <w:pPr>
              <w:spacing w:before="60"/>
              <w:rPr>
                <w:rFonts w:ascii="Arial" w:hAnsi="Arial" w:cs="Arial"/>
                <w:sz w:val="16"/>
              </w:rPr>
            </w:pPr>
            <w:r>
              <w:rPr>
                <w:rFonts w:ascii="Arial" w:hAnsi="Arial" w:cs="Arial"/>
                <w:sz w:val="16"/>
              </w:rPr>
              <w:t>MtrTempEst_</w:t>
            </w:r>
            <w:r>
              <w:rPr>
                <w:rFonts w:ascii="Arial" w:hAnsi="Arial" w:cs="Arial"/>
                <w:color w:val="000000"/>
                <w:sz w:val="16"/>
                <w:szCs w:val="16"/>
              </w:rPr>
              <w:t>AsstMechLPFiltSV_Watts_M_str</w:t>
            </w:r>
            <w:r>
              <w:rPr>
                <w:rFonts w:ascii="Arial" w:hAnsi="Arial" w:cs="Arial"/>
                <w:sz w:val="16"/>
              </w:rPr>
              <w:t>.K_Uls_f32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D033D8" w:rsidRDefault="00513063" w:rsidP="00BD48AE">
            <w:pPr>
              <w:spacing w:before="60"/>
              <w:rPr>
                <w:rFonts w:ascii="Arial" w:hAnsi="Arial" w:cs="Arial"/>
                <w:sz w:val="16"/>
                <w:szCs w:val="16"/>
              </w:rPr>
            </w:pPr>
            <w:r>
              <w:rPr>
                <w:rFonts w:ascii="Arial" w:hAnsi="Arial" w:cs="Arial"/>
                <w:sz w:val="16"/>
              </w:rPr>
              <w:t>MtrTempEst_</w:t>
            </w:r>
            <w:r>
              <w:rPr>
                <w:rFonts w:ascii="Arial" w:hAnsi="Arial" w:cs="Arial"/>
                <w:color w:val="000000"/>
                <w:sz w:val="16"/>
                <w:szCs w:val="16"/>
              </w:rPr>
              <w:t>AsstMechLPFiltSV_Watts_M_str</w:t>
            </w:r>
            <w:r>
              <w:rPr>
                <w:rFonts w:ascii="Arial" w:hAnsi="Arial" w:cs="Arial"/>
                <w:sz w:val="16"/>
              </w:rPr>
              <w:t>.SV_Uls_f32</w:t>
            </w:r>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B66E0E">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A46E5">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D033D8" w:rsidRDefault="00513063">
            <w:pPr>
              <w:spacing w:before="60"/>
              <w:rPr>
                <w:rFonts w:ascii="Arial" w:hAnsi="Arial" w:cs="Arial"/>
                <w:sz w:val="16"/>
                <w:szCs w:val="16"/>
              </w:rPr>
            </w:pPr>
            <w:r>
              <w:rPr>
                <w:rFonts w:ascii="Arial" w:hAnsi="Arial" w:cs="Arial"/>
                <w:sz w:val="16"/>
              </w:rPr>
              <w:t>MtrTempEst_</w:t>
            </w:r>
            <w:r w:rsidRPr="00D033D8">
              <w:rPr>
                <w:rFonts w:ascii="Arial" w:hAnsi="Arial" w:cs="Arial"/>
                <w:sz w:val="16"/>
                <w:szCs w:val="16"/>
              </w:rPr>
              <w:t>AmCorr_DegC_</w:t>
            </w:r>
            <w:r>
              <w:rPr>
                <w:rFonts w:ascii="Arial" w:hAnsi="Arial" w:cs="Arial"/>
                <w:sz w:val="16"/>
                <w:szCs w:val="16"/>
              </w:rPr>
              <w:t>D</w:t>
            </w:r>
            <w:r w:rsidRPr="00D033D8">
              <w:rPr>
                <w:rFonts w:ascii="Arial" w:hAnsi="Arial" w:cs="Arial"/>
                <w:sz w:val="16"/>
                <w:szCs w:val="16"/>
              </w:rPr>
              <w:t>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9C70E8">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Pr="008B4545" w:rsidRDefault="00513063">
            <w:pPr>
              <w:spacing w:before="60"/>
              <w:rPr>
                <w:rFonts w:ascii="Arial" w:hAnsi="Arial" w:cs="Arial"/>
                <w:sz w:val="16"/>
                <w:szCs w:val="16"/>
              </w:rPr>
            </w:pPr>
            <w:r w:rsidRPr="009C70E8">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D033D8" w:rsidRDefault="00513063">
            <w:pPr>
              <w:spacing w:before="60"/>
              <w:rPr>
                <w:rFonts w:ascii="Arial" w:hAnsi="Arial" w:cs="Arial"/>
                <w:sz w:val="16"/>
                <w:szCs w:val="16"/>
              </w:rPr>
            </w:pPr>
            <w:r>
              <w:rPr>
                <w:rFonts w:ascii="Arial" w:hAnsi="Arial" w:cs="Arial"/>
                <w:sz w:val="16"/>
              </w:rPr>
              <w:t>MtrTempEst_</w:t>
            </w:r>
            <w:r w:rsidRPr="00D033D8">
              <w:rPr>
                <w:rFonts w:ascii="Arial" w:hAnsi="Arial" w:cs="Arial"/>
                <w:sz w:val="16"/>
                <w:szCs w:val="16"/>
              </w:rPr>
              <w:t>AMTempEst_DegC_M_f32</w:t>
            </w:r>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9C70E8">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9C70E8">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D033D8" w:rsidRDefault="00513063">
            <w:pPr>
              <w:spacing w:before="60"/>
              <w:rPr>
                <w:rFonts w:ascii="Arial" w:hAnsi="Arial" w:cs="Arial"/>
                <w:sz w:val="16"/>
                <w:szCs w:val="16"/>
              </w:rPr>
            </w:pPr>
            <w:r>
              <w:rPr>
                <w:rFonts w:ascii="Arial" w:hAnsi="Arial" w:cs="Arial"/>
                <w:sz w:val="16"/>
              </w:rPr>
              <w:t>MtrTempEst_</w:t>
            </w:r>
            <w:r w:rsidRPr="00D033D8">
              <w:rPr>
                <w:rFonts w:ascii="Arial" w:hAnsi="Arial" w:cs="Arial"/>
                <w:sz w:val="16"/>
                <w:szCs w:val="16"/>
              </w:rPr>
              <w:t>AssMechFiltSV_DegC_M_f32</w:t>
            </w:r>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9C70E8">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9C70E8">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D033D8" w:rsidRDefault="00513063">
            <w:pPr>
              <w:spacing w:before="60"/>
              <w:rPr>
                <w:rFonts w:ascii="Arial" w:hAnsi="Arial" w:cs="Arial"/>
                <w:sz w:val="16"/>
                <w:szCs w:val="16"/>
              </w:rPr>
            </w:pPr>
            <w:r>
              <w:rPr>
                <w:rFonts w:ascii="Arial" w:hAnsi="Arial" w:cs="Arial"/>
                <w:sz w:val="16"/>
              </w:rPr>
              <w:t>MtrTempEst_</w:t>
            </w:r>
            <w:r>
              <w:rPr>
                <w:rFonts w:ascii="Arial" w:hAnsi="Arial" w:cs="Arial"/>
                <w:sz w:val="16"/>
                <w:szCs w:val="16"/>
              </w:rPr>
              <w:t>AmbPwr_Watts_D</w:t>
            </w:r>
            <w:r w:rsidRPr="00995C91">
              <w:rPr>
                <w:rFonts w:ascii="Arial" w:hAnsi="Arial" w:cs="Arial"/>
                <w:sz w:val="16"/>
                <w:szCs w:val="16"/>
              </w:rPr>
              <w:t>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rsidP="00800ED6">
            <w:pPr>
              <w:tabs>
                <w:tab w:val="left" w:pos="678"/>
              </w:tabs>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9C70E8">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r w:rsidRPr="009C70E8">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r>
              <w:rPr>
                <w:rFonts w:ascii="Arial" w:hAnsi="Arial" w:cs="Arial"/>
                <w:sz w:val="16"/>
              </w:rPr>
              <w:t>MtrTempEst_</w:t>
            </w:r>
            <w:r w:rsidRPr="00995C91">
              <w:rPr>
                <w:rFonts w:ascii="Arial" w:hAnsi="Arial" w:cs="Arial"/>
                <w:sz w:val="16"/>
                <w:szCs w:val="16"/>
              </w:rPr>
              <w:t>ScaledAmbTemp_DegC_D_f32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9C70E8">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r w:rsidRPr="009C70E8">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995C91" w:rsidRDefault="00513063">
            <w:pPr>
              <w:spacing w:before="60"/>
              <w:rPr>
                <w:rFonts w:ascii="Arial" w:hAnsi="Arial" w:cs="Arial"/>
                <w:sz w:val="16"/>
                <w:szCs w:val="16"/>
              </w:rPr>
            </w:pPr>
            <w:r>
              <w:rPr>
                <w:rFonts w:ascii="Arial" w:hAnsi="Arial" w:cs="Arial"/>
                <w:sz w:val="16"/>
              </w:rPr>
              <w:t>MtrTempEst_</w:t>
            </w:r>
            <w:r>
              <w:rPr>
                <w:rFonts w:ascii="Arial" w:hAnsi="Arial" w:cs="Arial"/>
                <w:sz w:val="16"/>
                <w:szCs w:val="16"/>
              </w:rPr>
              <w:t>ScaledEng</w:t>
            </w:r>
            <w:r w:rsidRPr="00800ED6">
              <w:rPr>
                <w:rFonts w:ascii="Arial" w:hAnsi="Arial" w:cs="Arial"/>
                <w:sz w:val="16"/>
                <w:szCs w:val="16"/>
              </w:rPr>
              <w:t>Temp_DegC_D_f32</w:t>
            </w:r>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9C70E8">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9C70E8">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800ED6" w:rsidRDefault="00513063">
            <w:pPr>
              <w:spacing w:before="60"/>
              <w:rPr>
                <w:rFonts w:ascii="Arial" w:hAnsi="Arial" w:cs="Arial"/>
                <w:sz w:val="16"/>
                <w:szCs w:val="16"/>
              </w:rPr>
            </w:pPr>
            <w:r>
              <w:rPr>
                <w:rFonts w:ascii="Arial" w:hAnsi="Arial" w:cs="Arial"/>
                <w:sz w:val="16"/>
              </w:rPr>
              <w:t>MtrTempEst_</w:t>
            </w:r>
            <w:r w:rsidRPr="00800ED6">
              <w:rPr>
                <w:rFonts w:ascii="Arial" w:hAnsi="Arial" w:cs="Arial"/>
                <w:sz w:val="16"/>
                <w:szCs w:val="16"/>
              </w:rPr>
              <w:t>EstMech_Watts_D_f32</w:t>
            </w:r>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FB05DF">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FB05DF">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Pr="00800ED6" w:rsidRDefault="00513063">
            <w:pPr>
              <w:spacing w:before="60"/>
              <w:rPr>
                <w:rFonts w:ascii="Arial" w:hAnsi="Arial" w:cs="Arial"/>
                <w:sz w:val="16"/>
                <w:szCs w:val="16"/>
              </w:rPr>
            </w:pPr>
            <w:proofErr w:type="spellStart"/>
            <w:r>
              <w:rPr>
                <w:rFonts w:ascii="Arial" w:hAnsi="Arial" w:cs="Arial"/>
                <w:sz w:val="16"/>
              </w:rPr>
              <w:t>MtrTempEst_</w:t>
            </w:r>
            <w:r>
              <w:rPr>
                <w:rFonts w:ascii="Arial" w:hAnsi="Arial" w:cs="Arial"/>
                <w:sz w:val="16"/>
                <w:szCs w:val="16"/>
              </w:rPr>
              <w:t>AssMechInitComp_Cnt_M_lgc</w:t>
            </w:r>
            <w:proofErr w:type="spellEnd"/>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Pr>
                <w:rFonts w:ascii="Arial" w:hAnsi="Arial" w:cs="Arial"/>
                <w:sz w:val="16"/>
              </w:rPr>
              <w:t>1</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FB05DF">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r w:rsidRPr="00FB05DF">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rsidP="00DE4012">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BOOLEAN</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proofErr w:type="spellStart"/>
            <w:r>
              <w:rPr>
                <w:rFonts w:ascii="Arial" w:hAnsi="Arial" w:cs="Arial"/>
                <w:sz w:val="16"/>
              </w:rPr>
              <w:t>MtrTempEst_</w:t>
            </w:r>
            <w:r w:rsidRPr="002F6B46">
              <w:rPr>
                <w:rFonts w:ascii="Arial" w:hAnsi="Arial" w:cs="Arial"/>
                <w:sz w:val="16"/>
                <w:szCs w:val="16"/>
              </w:rPr>
              <w:t>PrevScomTempDataRcvd_Cnt_M_lgc</w:t>
            </w:r>
            <w:proofErr w:type="spellEnd"/>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Pr>
                <w:rFonts w:ascii="Arial" w:hAnsi="Arial" w:cs="Arial"/>
                <w:sz w:val="16"/>
              </w:rPr>
              <w:t>1</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FB05DF">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r w:rsidRPr="00FB05DF">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Pr="00DE4012" w:rsidRDefault="00513063" w:rsidP="00DE4012">
            <w:pPr>
              <w:spacing w:before="60"/>
              <w:rPr>
                <w:rFonts w:ascii="Arial" w:hAnsi="Arial" w:cs="Arial"/>
                <w:sz w:val="16"/>
              </w:rPr>
            </w:pPr>
            <w:r w:rsidRPr="00DE4012">
              <w:rPr>
                <w:rFonts w:ascii="Arial" w:hAnsi="Arial" w:cs="Arial"/>
                <w:sz w:val="16"/>
              </w:rPr>
              <w:t>MTRTEMPEST_START_SEC_VAR_CLEARED_</w:t>
            </w:r>
            <w:r>
              <w:rPr>
                <w:rFonts w:ascii="Arial" w:hAnsi="Arial" w:cs="Arial"/>
                <w:sz w:val="16"/>
              </w:rPr>
              <w:t>BOOLEAN</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r>
              <w:rPr>
                <w:rFonts w:ascii="Arial" w:hAnsi="Arial" w:cs="Arial"/>
                <w:sz w:val="16"/>
              </w:rPr>
              <w:t>MtrTempEst_</w:t>
            </w:r>
            <w:r>
              <w:rPr>
                <w:rFonts w:ascii="Arial" w:hAnsi="Arial" w:cs="Arial"/>
                <w:sz w:val="16"/>
                <w:szCs w:val="16"/>
              </w:rPr>
              <w:t>AssistMechSlew_DegC</w:t>
            </w:r>
            <w:r w:rsidRPr="00160E81">
              <w:rPr>
                <w:rFonts w:ascii="Arial" w:hAnsi="Arial" w:cs="Arial"/>
                <w:sz w:val="16"/>
                <w:szCs w:val="16"/>
              </w:rPr>
              <w:t>_M_f32</w:t>
            </w:r>
          </w:p>
        </w:tc>
        <w:tc>
          <w:tcPr>
            <w:tcW w:w="144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FB05DF">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r w:rsidRPr="00FB05DF">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r w:rsidR="00513063" w:rsidTr="008B4545">
        <w:tc>
          <w:tcPr>
            <w:tcW w:w="3528"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r>
              <w:rPr>
                <w:rFonts w:ascii="Arial" w:hAnsi="Arial" w:cs="Arial"/>
                <w:sz w:val="16"/>
              </w:rPr>
              <w:lastRenderedPageBreak/>
              <w:t>MtrTempEst_</w:t>
            </w:r>
            <w:r w:rsidRPr="00BA17F1">
              <w:rPr>
                <w:rFonts w:ascii="Arial" w:hAnsi="Arial" w:cs="Arial"/>
                <w:sz w:val="16"/>
                <w:szCs w:val="16"/>
              </w:rPr>
              <w:t>AssistMechFilt_DegC_D_f32</w:t>
            </w:r>
          </w:p>
        </w:tc>
        <w:tc>
          <w:tcPr>
            <w:tcW w:w="1440" w:type="dxa"/>
            <w:tcBorders>
              <w:top w:val="single" w:sz="6" w:space="0" w:color="auto"/>
              <w:left w:val="single" w:sz="6" w:space="0" w:color="auto"/>
              <w:bottom w:val="single" w:sz="6" w:space="0" w:color="auto"/>
              <w:right w:val="single" w:sz="6" w:space="0" w:color="auto"/>
            </w:tcBorders>
          </w:tcPr>
          <w:p w:rsidR="00513063" w:rsidRPr="008248FC" w:rsidRDefault="00513063">
            <w:pPr>
              <w:spacing w:before="60"/>
              <w:rPr>
                <w:rFonts w:ascii="Arial" w:hAnsi="Arial" w:cs="Arial"/>
                <w:sz w:val="16"/>
                <w:szCs w:val="16"/>
              </w:rPr>
            </w:pPr>
            <w:r w:rsidRPr="008248FC">
              <w:rPr>
                <w:rFonts w:ascii="Arial" w:hAnsi="Arial" w:cs="Arial"/>
                <w:sz w:val="16"/>
                <w:szCs w:val="16"/>
              </w:rPr>
              <w:t>Single Precision Floating Point</w:t>
            </w:r>
          </w:p>
        </w:tc>
        <w:tc>
          <w:tcPr>
            <w:tcW w:w="13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FB05DF">
              <w:rPr>
                <w:rFonts w:ascii="Arial" w:hAnsi="Arial" w:cs="Arial"/>
                <w:sz w:val="16"/>
              </w:rPr>
              <w:t>See data dictionary</w:t>
            </w:r>
          </w:p>
        </w:tc>
        <w:tc>
          <w:tcPr>
            <w:tcW w:w="126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szCs w:val="16"/>
              </w:rPr>
            </w:pPr>
            <w:r w:rsidRPr="00FB05DF">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513063" w:rsidRDefault="00513063">
            <w:pPr>
              <w:spacing w:before="60"/>
              <w:rPr>
                <w:rFonts w:ascii="Arial" w:hAnsi="Arial" w:cs="Arial"/>
                <w:sz w:val="16"/>
              </w:rPr>
            </w:pPr>
            <w:r w:rsidRPr="00DE4012">
              <w:rPr>
                <w:rFonts w:ascii="Arial" w:hAnsi="Arial" w:cs="Arial"/>
                <w:sz w:val="16"/>
              </w:rPr>
              <w:t>MTRTEMPEST_START_SEC_VAR_CLEARED_32</w:t>
            </w:r>
          </w:p>
        </w:tc>
      </w:tr>
    </w:tbl>
    <w:p w:rsidR="00506F53" w:rsidRDefault="00506F53" w:rsidP="00506F53">
      <w:pPr>
        <w:pStyle w:val="Heading3"/>
        <w:tabs>
          <w:tab w:val="clear" w:pos="720"/>
        </w:tabs>
      </w:pPr>
      <w:bookmarkStart w:id="0" w:name="_Ref368383393"/>
      <w:r>
        <w:t>Unit testing considerations</w:t>
      </w:r>
      <w:bookmarkEnd w:id="0"/>
    </w:p>
    <w:p w:rsidR="00506F53" w:rsidRDefault="00506F53" w:rsidP="00506F53">
      <w:pPr>
        <w:spacing w:after="0"/>
      </w:pPr>
      <w:r>
        <w:t xml:space="preserve">Due to the lead/lag filter implementation in this module, absolute ranges are difficult to determine without pre-defined knowledge on the combination of coefficient values (A1, B0, </w:t>
      </w:r>
      <w:proofErr w:type="gramStart"/>
      <w:r>
        <w:t>B1</w:t>
      </w:r>
      <w:proofErr w:type="gramEnd"/>
      <w:r>
        <w:t>).  Because of this</w:t>
      </w:r>
      <w:r w:rsidR="00E45DB0" w:rsidRPr="00E45DB0">
        <w:t xml:space="preserve"> </w:t>
      </w:r>
      <w:r w:rsidR="00E45DB0">
        <w:t>the “Filter Design and Analysis 1GP1-B” worksheet (attached to this MDD)</w:t>
      </w:r>
      <w:r w:rsidR="004651FA">
        <w:t xml:space="preserve"> was used to calculate combinations of coefficient values to be used in unit test</w:t>
      </w:r>
      <w:r w:rsidR="00E45DB0">
        <w:t>.</w:t>
      </w:r>
      <w:r>
        <w:t xml:space="preserve">  </w:t>
      </w:r>
      <w:r w:rsidR="004651FA">
        <w:t xml:space="preserve">For unit test purposes, the four sets of </w:t>
      </w:r>
      <w:r w:rsidR="00E45DB0">
        <w:t>lead/lag filter coefficient calibrations (</w:t>
      </w:r>
      <w:r w:rsidR="00E45DB0" w:rsidRPr="002F15D3">
        <w:t>k_MagLLFiltKxx_Uls_f32,</w:t>
      </w:r>
      <w:r w:rsidR="00E45DB0">
        <w:t xml:space="preserve"> </w:t>
      </w:r>
      <w:r w:rsidR="00E45DB0" w:rsidRPr="004779E9">
        <w:t>k_</w:t>
      </w:r>
      <w:r w:rsidR="00E45DB0">
        <w:t>Si</w:t>
      </w:r>
      <w:r w:rsidR="00E45DB0" w:rsidRPr="004779E9">
        <w:t>LLFiltKxx_Uls_f32</w:t>
      </w:r>
      <w:proofErr w:type="gramStart"/>
      <w:r w:rsidR="00E45DB0">
        <w:t xml:space="preserve">,  </w:t>
      </w:r>
      <w:r w:rsidR="00E45DB0" w:rsidRPr="004779E9">
        <w:t>k</w:t>
      </w:r>
      <w:proofErr w:type="gramEnd"/>
      <w:r w:rsidR="00E45DB0" w:rsidRPr="004779E9">
        <w:t>_</w:t>
      </w:r>
      <w:r w:rsidR="00E45DB0">
        <w:t>Cu</w:t>
      </w:r>
      <w:r w:rsidR="00E45DB0" w:rsidRPr="004779E9">
        <w:t>LLFiltKxx_Uls_f32, k_</w:t>
      </w:r>
      <w:r w:rsidR="00E45DB0" w:rsidRPr="002F15D3">
        <w:t>AMLLFiltCoef</w:t>
      </w:r>
      <w:r w:rsidR="00E45DB0" w:rsidRPr="004779E9">
        <w:t>xx_Uls_f32</w:t>
      </w:r>
      <w:r w:rsidR="00E45DB0">
        <w:t>)</w:t>
      </w:r>
      <w:r w:rsidR="00E45DB0" w:rsidRPr="002F15D3">
        <w:t xml:space="preserve"> </w:t>
      </w:r>
      <w:r w:rsidR="004651FA">
        <w:t xml:space="preserve">should be tested </w:t>
      </w:r>
      <w:r w:rsidR="00E45DB0">
        <w:t>using</w:t>
      </w:r>
      <w:r w:rsidR="004651FA">
        <w:t xml:space="preserve"> </w:t>
      </w:r>
      <w:r w:rsidR="00E45DB0">
        <w:t>the</w:t>
      </w:r>
      <w:r w:rsidR="004651FA">
        <w:t xml:space="preserve"> combinations of coefficient values in the table below, as well as the default values of the filter coefficient</w:t>
      </w:r>
      <w:r w:rsidR="00E45DB0">
        <w:t xml:space="preserve"> calibration</w:t>
      </w:r>
      <w:r w:rsidR="004651FA">
        <w:t xml:space="preserve">s as given in the data dictionary.  </w:t>
      </w:r>
      <w:r>
        <w:t xml:space="preserve">The ranges given throughout this module were taken as the worst case results of </w:t>
      </w:r>
      <w:proofErr w:type="gramStart"/>
      <w:r>
        <w:t>all of the</w:t>
      </w:r>
      <w:proofErr w:type="gramEnd"/>
      <w:r>
        <w:t xml:space="preserve"> given </w:t>
      </w:r>
      <w:r w:rsidR="004651FA">
        <w:t>filter coefficient sets</w:t>
      </w:r>
      <w:r>
        <w:t>.</w:t>
      </w:r>
    </w:p>
    <w:p w:rsidR="00506F53" w:rsidRDefault="00506F53" w:rsidP="00506F53">
      <w:pPr>
        <w:spacing w:after="0"/>
      </w:pPr>
    </w:p>
    <w:tbl>
      <w:tblPr>
        <w:tblW w:w="703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75"/>
        <w:gridCol w:w="1710"/>
        <w:gridCol w:w="1350"/>
        <w:gridCol w:w="1440"/>
      </w:tblGrid>
      <w:tr w:rsidR="00E45DB0" w:rsidRPr="00E45DB0" w:rsidTr="002F15D3">
        <w:trPr>
          <w:trHeight w:val="300"/>
        </w:trPr>
        <w:tc>
          <w:tcPr>
            <w:tcW w:w="960" w:type="dxa"/>
            <w:shd w:val="clear" w:color="auto" w:fill="auto"/>
            <w:noWrap/>
            <w:vAlign w:val="bottom"/>
            <w:hideMark/>
          </w:tcPr>
          <w:p w:rsidR="00E45DB0" w:rsidRPr="00E45DB0" w:rsidRDefault="00E45DB0" w:rsidP="00E45DB0">
            <w:pPr>
              <w:spacing w:after="0"/>
              <w:rPr>
                <w:rFonts w:ascii="Calibri" w:hAnsi="Calibri"/>
                <w:color w:val="000000"/>
                <w:sz w:val="22"/>
                <w:szCs w:val="22"/>
              </w:rPr>
            </w:pPr>
            <w:proofErr w:type="spellStart"/>
            <w:r w:rsidRPr="00E45DB0">
              <w:rPr>
                <w:rFonts w:ascii="Calibri" w:hAnsi="Calibri"/>
                <w:color w:val="000000"/>
                <w:sz w:val="22"/>
                <w:szCs w:val="22"/>
              </w:rPr>
              <w:t>Fz</w:t>
            </w:r>
            <w:proofErr w:type="spellEnd"/>
          </w:p>
        </w:tc>
        <w:tc>
          <w:tcPr>
            <w:tcW w:w="1575"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0.0045</w:t>
            </w:r>
          </w:p>
        </w:tc>
        <w:tc>
          <w:tcPr>
            <w:tcW w:w="171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0.0045</w:t>
            </w:r>
          </w:p>
        </w:tc>
        <w:tc>
          <w:tcPr>
            <w:tcW w:w="135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0.00003</w:t>
            </w:r>
          </w:p>
        </w:tc>
        <w:tc>
          <w:tcPr>
            <w:tcW w:w="144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0.00003</w:t>
            </w:r>
          </w:p>
        </w:tc>
      </w:tr>
      <w:tr w:rsidR="00E45DB0" w:rsidRPr="00E45DB0" w:rsidTr="002F15D3">
        <w:trPr>
          <w:trHeight w:val="300"/>
        </w:trPr>
        <w:tc>
          <w:tcPr>
            <w:tcW w:w="960" w:type="dxa"/>
            <w:shd w:val="clear" w:color="auto" w:fill="auto"/>
            <w:noWrap/>
            <w:vAlign w:val="bottom"/>
            <w:hideMark/>
          </w:tcPr>
          <w:p w:rsidR="00E45DB0" w:rsidRPr="00E45DB0" w:rsidRDefault="00E45DB0" w:rsidP="00E45DB0">
            <w:pPr>
              <w:spacing w:after="0"/>
              <w:rPr>
                <w:rFonts w:ascii="Calibri" w:hAnsi="Calibri"/>
                <w:color w:val="000000"/>
                <w:sz w:val="22"/>
                <w:szCs w:val="22"/>
              </w:rPr>
            </w:pPr>
            <w:proofErr w:type="spellStart"/>
            <w:r w:rsidRPr="00E45DB0">
              <w:rPr>
                <w:rFonts w:ascii="Calibri" w:hAnsi="Calibri"/>
                <w:color w:val="000000"/>
                <w:sz w:val="22"/>
                <w:szCs w:val="22"/>
              </w:rPr>
              <w:t>Fp</w:t>
            </w:r>
            <w:proofErr w:type="spellEnd"/>
          </w:p>
        </w:tc>
        <w:tc>
          <w:tcPr>
            <w:tcW w:w="1575"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0.0045</w:t>
            </w:r>
          </w:p>
        </w:tc>
        <w:tc>
          <w:tcPr>
            <w:tcW w:w="171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0.00003</w:t>
            </w:r>
          </w:p>
        </w:tc>
        <w:tc>
          <w:tcPr>
            <w:tcW w:w="135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0.0045</w:t>
            </w:r>
          </w:p>
        </w:tc>
        <w:tc>
          <w:tcPr>
            <w:tcW w:w="144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0.00003</w:t>
            </w:r>
          </w:p>
        </w:tc>
      </w:tr>
      <w:tr w:rsidR="00E45DB0" w:rsidRPr="00E45DB0" w:rsidTr="002F15D3">
        <w:trPr>
          <w:trHeight w:val="300"/>
        </w:trPr>
        <w:tc>
          <w:tcPr>
            <w:tcW w:w="960" w:type="dxa"/>
            <w:shd w:val="clear" w:color="auto" w:fill="auto"/>
            <w:noWrap/>
            <w:vAlign w:val="bottom"/>
            <w:hideMark/>
          </w:tcPr>
          <w:p w:rsidR="00E45DB0" w:rsidRPr="00E45DB0" w:rsidRDefault="00E45DB0" w:rsidP="00E45DB0">
            <w:pPr>
              <w:spacing w:after="0"/>
              <w:rPr>
                <w:rFonts w:ascii="Calibri" w:hAnsi="Calibri"/>
                <w:color w:val="000000"/>
                <w:sz w:val="22"/>
                <w:szCs w:val="22"/>
              </w:rPr>
            </w:pPr>
          </w:p>
        </w:tc>
        <w:tc>
          <w:tcPr>
            <w:tcW w:w="1575" w:type="dxa"/>
            <w:shd w:val="clear" w:color="auto" w:fill="auto"/>
            <w:noWrap/>
            <w:vAlign w:val="bottom"/>
            <w:hideMark/>
          </w:tcPr>
          <w:p w:rsidR="00E45DB0" w:rsidRPr="00E45DB0" w:rsidRDefault="00E45DB0" w:rsidP="00E45DB0">
            <w:pPr>
              <w:spacing w:after="0"/>
              <w:rPr>
                <w:rFonts w:ascii="Calibri" w:hAnsi="Calibri"/>
                <w:color w:val="000000"/>
                <w:sz w:val="22"/>
                <w:szCs w:val="22"/>
              </w:rPr>
            </w:pPr>
          </w:p>
        </w:tc>
        <w:tc>
          <w:tcPr>
            <w:tcW w:w="1710" w:type="dxa"/>
            <w:shd w:val="clear" w:color="auto" w:fill="auto"/>
            <w:noWrap/>
            <w:vAlign w:val="bottom"/>
            <w:hideMark/>
          </w:tcPr>
          <w:p w:rsidR="00E45DB0" w:rsidRPr="00E45DB0" w:rsidRDefault="00E45DB0" w:rsidP="00E45DB0">
            <w:pPr>
              <w:spacing w:after="0"/>
              <w:rPr>
                <w:rFonts w:ascii="Calibri" w:hAnsi="Calibri"/>
                <w:color w:val="000000"/>
                <w:sz w:val="22"/>
                <w:szCs w:val="22"/>
              </w:rPr>
            </w:pPr>
          </w:p>
        </w:tc>
        <w:tc>
          <w:tcPr>
            <w:tcW w:w="1350" w:type="dxa"/>
            <w:shd w:val="clear" w:color="auto" w:fill="auto"/>
            <w:noWrap/>
            <w:vAlign w:val="bottom"/>
            <w:hideMark/>
          </w:tcPr>
          <w:p w:rsidR="00E45DB0" w:rsidRPr="00E45DB0" w:rsidRDefault="00E45DB0" w:rsidP="00E45DB0">
            <w:pPr>
              <w:spacing w:after="0"/>
              <w:rPr>
                <w:rFonts w:ascii="Calibri" w:hAnsi="Calibri"/>
                <w:color w:val="000000"/>
                <w:sz w:val="22"/>
                <w:szCs w:val="22"/>
              </w:rPr>
            </w:pPr>
          </w:p>
        </w:tc>
        <w:tc>
          <w:tcPr>
            <w:tcW w:w="1440" w:type="dxa"/>
            <w:shd w:val="clear" w:color="auto" w:fill="auto"/>
            <w:noWrap/>
            <w:vAlign w:val="bottom"/>
            <w:hideMark/>
          </w:tcPr>
          <w:p w:rsidR="00E45DB0" w:rsidRPr="00E45DB0" w:rsidRDefault="00E45DB0" w:rsidP="00E45DB0">
            <w:pPr>
              <w:spacing w:after="0"/>
              <w:rPr>
                <w:rFonts w:ascii="Calibri" w:hAnsi="Calibri"/>
                <w:color w:val="000000"/>
                <w:sz w:val="22"/>
                <w:szCs w:val="22"/>
              </w:rPr>
            </w:pPr>
          </w:p>
        </w:tc>
      </w:tr>
      <w:tr w:rsidR="00E45DB0" w:rsidRPr="00E45DB0" w:rsidTr="002F15D3">
        <w:trPr>
          <w:trHeight w:val="300"/>
        </w:trPr>
        <w:tc>
          <w:tcPr>
            <w:tcW w:w="960" w:type="dxa"/>
            <w:shd w:val="clear" w:color="auto" w:fill="auto"/>
            <w:noWrap/>
            <w:vAlign w:val="bottom"/>
            <w:hideMark/>
          </w:tcPr>
          <w:p w:rsidR="00E45DB0" w:rsidRPr="00E45DB0" w:rsidRDefault="00E45DB0" w:rsidP="00E45DB0">
            <w:pPr>
              <w:spacing w:after="0"/>
              <w:rPr>
                <w:rFonts w:ascii="Calibri" w:hAnsi="Calibri"/>
                <w:color w:val="000000"/>
                <w:sz w:val="22"/>
                <w:szCs w:val="22"/>
              </w:rPr>
            </w:pPr>
            <w:r w:rsidRPr="00E45DB0">
              <w:rPr>
                <w:rFonts w:ascii="Calibri" w:hAnsi="Calibri"/>
                <w:color w:val="000000"/>
                <w:sz w:val="22"/>
                <w:szCs w:val="22"/>
              </w:rPr>
              <w:t>B0</w:t>
            </w:r>
          </w:p>
        </w:tc>
        <w:tc>
          <w:tcPr>
            <w:tcW w:w="1575"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1</w:t>
            </w:r>
          </w:p>
        </w:tc>
        <w:tc>
          <w:tcPr>
            <w:tcW w:w="171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0.0066760330</w:t>
            </w:r>
          </w:p>
        </w:tc>
        <w:tc>
          <w:tcPr>
            <w:tcW w:w="135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149.78955</w:t>
            </w:r>
          </w:p>
        </w:tc>
        <w:tc>
          <w:tcPr>
            <w:tcW w:w="144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1</w:t>
            </w:r>
          </w:p>
        </w:tc>
      </w:tr>
      <w:tr w:rsidR="00E45DB0" w:rsidRPr="00E45DB0" w:rsidTr="002F15D3">
        <w:trPr>
          <w:trHeight w:val="300"/>
        </w:trPr>
        <w:tc>
          <w:tcPr>
            <w:tcW w:w="960" w:type="dxa"/>
            <w:shd w:val="clear" w:color="auto" w:fill="auto"/>
            <w:noWrap/>
            <w:vAlign w:val="bottom"/>
            <w:hideMark/>
          </w:tcPr>
          <w:p w:rsidR="00E45DB0" w:rsidRPr="00E45DB0" w:rsidRDefault="00E45DB0" w:rsidP="00E45DB0">
            <w:pPr>
              <w:spacing w:after="0"/>
              <w:rPr>
                <w:rFonts w:ascii="Calibri" w:hAnsi="Calibri"/>
                <w:color w:val="000000"/>
                <w:sz w:val="22"/>
                <w:szCs w:val="22"/>
              </w:rPr>
            </w:pPr>
            <w:r w:rsidRPr="00E45DB0">
              <w:rPr>
                <w:rFonts w:ascii="Calibri" w:hAnsi="Calibri"/>
                <w:color w:val="000000"/>
                <w:sz w:val="22"/>
                <w:szCs w:val="22"/>
              </w:rPr>
              <w:t>B1</w:t>
            </w:r>
          </w:p>
        </w:tc>
        <w:tc>
          <w:tcPr>
            <w:tcW w:w="1575"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-0.99717656</w:t>
            </w:r>
          </w:p>
        </w:tc>
        <w:tc>
          <w:tcPr>
            <w:tcW w:w="171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-0.0066571836</w:t>
            </w:r>
          </w:p>
        </w:tc>
        <w:tc>
          <w:tcPr>
            <w:tcW w:w="135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-149.78673</w:t>
            </w:r>
          </w:p>
        </w:tc>
        <w:tc>
          <w:tcPr>
            <w:tcW w:w="144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-0.99998115</w:t>
            </w:r>
          </w:p>
        </w:tc>
      </w:tr>
      <w:tr w:rsidR="00E45DB0" w:rsidRPr="00E45DB0" w:rsidTr="002F15D3">
        <w:trPr>
          <w:trHeight w:val="300"/>
        </w:trPr>
        <w:tc>
          <w:tcPr>
            <w:tcW w:w="960" w:type="dxa"/>
            <w:shd w:val="clear" w:color="auto" w:fill="auto"/>
            <w:noWrap/>
            <w:vAlign w:val="bottom"/>
            <w:hideMark/>
          </w:tcPr>
          <w:p w:rsidR="00E45DB0" w:rsidRPr="00E45DB0" w:rsidRDefault="00E45DB0" w:rsidP="00E45DB0">
            <w:pPr>
              <w:spacing w:after="0"/>
              <w:rPr>
                <w:rFonts w:ascii="Calibri" w:hAnsi="Calibri"/>
                <w:color w:val="000000"/>
                <w:sz w:val="22"/>
                <w:szCs w:val="22"/>
              </w:rPr>
            </w:pPr>
            <w:r w:rsidRPr="00E45DB0">
              <w:rPr>
                <w:rFonts w:ascii="Calibri" w:hAnsi="Calibri"/>
                <w:color w:val="000000"/>
                <w:sz w:val="22"/>
                <w:szCs w:val="22"/>
              </w:rPr>
              <w:t>A1</w:t>
            </w:r>
          </w:p>
        </w:tc>
        <w:tc>
          <w:tcPr>
            <w:tcW w:w="1575"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0.99717656</w:t>
            </w:r>
          </w:p>
        </w:tc>
        <w:tc>
          <w:tcPr>
            <w:tcW w:w="171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0.99998115</w:t>
            </w:r>
          </w:p>
        </w:tc>
        <w:tc>
          <w:tcPr>
            <w:tcW w:w="135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0.99717656</w:t>
            </w:r>
          </w:p>
        </w:tc>
        <w:tc>
          <w:tcPr>
            <w:tcW w:w="1440" w:type="dxa"/>
            <w:shd w:val="clear" w:color="auto" w:fill="auto"/>
            <w:noWrap/>
            <w:vAlign w:val="bottom"/>
            <w:hideMark/>
          </w:tcPr>
          <w:p w:rsidR="00E45DB0" w:rsidRPr="00E45DB0" w:rsidRDefault="00E45DB0" w:rsidP="00E45DB0">
            <w:pPr>
              <w:spacing w:after="0"/>
              <w:jc w:val="right"/>
              <w:rPr>
                <w:rFonts w:ascii="Calibri" w:hAnsi="Calibri"/>
                <w:color w:val="000000"/>
                <w:sz w:val="22"/>
                <w:szCs w:val="22"/>
              </w:rPr>
            </w:pPr>
            <w:r w:rsidRPr="00E45DB0">
              <w:rPr>
                <w:rFonts w:ascii="Calibri" w:hAnsi="Calibri"/>
                <w:color w:val="000000"/>
                <w:sz w:val="22"/>
                <w:szCs w:val="22"/>
              </w:rPr>
              <w:t>0.99998115</w:t>
            </w:r>
          </w:p>
        </w:tc>
      </w:tr>
    </w:tbl>
    <w:p w:rsidR="004651FA" w:rsidRDefault="004651FA" w:rsidP="00506F53">
      <w:pPr>
        <w:spacing w:after="0"/>
      </w:pPr>
    </w:p>
    <w:p w:rsidR="00506F53" w:rsidRDefault="00506F53" w:rsidP="00062641">
      <w:pPr>
        <w:pStyle w:val="Heading3"/>
        <w:numPr>
          <w:ilvl w:val="0"/>
          <w:numId w:val="0"/>
        </w:numPr>
        <w:ind w:left="720"/>
      </w:pPr>
    </w:p>
    <w:p w:rsidR="00B24666" w:rsidRDefault="00B24666" w:rsidP="002F15D3">
      <w:pPr>
        <w:pStyle w:val="Heading2"/>
      </w:pPr>
      <w:r>
        <w:t xml:space="preserve">User defined </w:t>
      </w:r>
      <w:proofErr w:type="spellStart"/>
      <w:r>
        <w:t>typedef</w:t>
      </w:r>
      <w:proofErr w:type="spellEnd"/>
      <w:r>
        <w:t xml:space="preserve"> definition/declaration </w:t>
      </w:r>
    </w:p>
    <w:p w:rsidR="00B24666" w:rsidRDefault="00B24666">
      <w:r>
        <w:t>This section documents any user types uniquely used for the module.</w:t>
      </w:r>
    </w:p>
    <w:tbl>
      <w:tblPr>
        <w:tblW w:w="98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3097"/>
        <w:gridCol w:w="1126"/>
        <w:gridCol w:w="1126"/>
        <w:gridCol w:w="1126"/>
      </w:tblGrid>
      <w:tr w:rsidR="00B24666">
        <w:tc>
          <w:tcPr>
            <w:tcW w:w="3348" w:type="dxa"/>
            <w:shd w:val="pct30" w:color="FFFF00" w:fill="FFFFFF"/>
          </w:tcPr>
          <w:p w:rsidR="00B24666" w:rsidRDefault="00B24666">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3097" w:type="dxa"/>
            <w:shd w:val="pct30" w:color="FFFF00" w:fill="FFFFFF"/>
          </w:tcPr>
          <w:p w:rsidR="00B24666" w:rsidRDefault="00B24666">
            <w:pPr>
              <w:spacing w:before="60"/>
              <w:jc w:val="center"/>
              <w:rPr>
                <w:rFonts w:ascii="Arial" w:hAnsi="Arial" w:cs="Arial"/>
                <w:sz w:val="16"/>
              </w:rPr>
            </w:pPr>
            <w:r>
              <w:rPr>
                <w:rFonts w:ascii="Arial" w:hAnsi="Arial" w:cs="Arial"/>
                <w:sz w:val="16"/>
              </w:rPr>
              <w:t>Element Name</w:t>
            </w:r>
          </w:p>
        </w:tc>
        <w:tc>
          <w:tcPr>
            <w:tcW w:w="1126" w:type="dxa"/>
            <w:shd w:val="pct30" w:color="FFFF00" w:fill="FFFFFF"/>
          </w:tcPr>
          <w:p w:rsidR="00B24666" w:rsidRDefault="00B24666">
            <w:pPr>
              <w:spacing w:before="60"/>
              <w:jc w:val="center"/>
              <w:rPr>
                <w:rFonts w:ascii="Arial" w:hAnsi="Arial" w:cs="Arial"/>
                <w:sz w:val="16"/>
              </w:rPr>
            </w:pPr>
            <w:r>
              <w:rPr>
                <w:rFonts w:ascii="Arial" w:hAnsi="Arial" w:cs="Arial"/>
                <w:sz w:val="16"/>
              </w:rPr>
              <w:t>User Defined Type</w:t>
            </w:r>
          </w:p>
        </w:tc>
        <w:tc>
          <w:tcPr>
            <w:tcW w:w="1126" w:type="dxa"/>
            <w:shd w:val="pct30" w:color="FFFF00" w:fill="FFFFFF"/>
          </w:tcPr>
          <w:p w:rsidR="00B24666" w:rsidRDefault="00B24666">
            <w:pPr>
              <w:spacing w:before="60"/>
              <w:jc w:val="center"/>
              <w:rPr>
                <w:rFonts w:ascii="Arial" w:hAnsi="Arial" w:cs="Arial"/>
                <w:sz w:val="16"/>
              </w:rPr>
            </w:pPr>
            <w:r>
              <w:rPr>
                <w:rFonts w:ascii="Arial" w:hAnsi="Arial" w:cs="Arial"/>
                <w:sz w:val="16"/>
              </w:rPr>
              <w:t>Legal Range</w:t>
            </w:r>
          </w:p>
          <w:p w:rsidR="00B24666" w:rsidRDefault="00B24666">
            <w:pPr>
              <w:spacing w:before="60"/>
              <w:jc w:val="center"/>
              <w:rPr>
                <w:rFonts w:ascii="Arial" w:hAnsi="Arial" w:cs="Arial"/>
                <w:sz w:val="16"/>
              </w:rPr>
            </w:pPr>
            <w:r>
              <w:rPr>
                <w:rFonts w:ascii="Arial" w:hAnsi="Arial" w:cs="Arial"/>
                <w:sz w:val="16"/>
              </w:rPr>
              <w:t>(min)</w:t>
            </w:r>
          </w:p>
        </w:tc>
        <w:tc>
          <w:tcPr>
            <w:tcW w:w="1126" w:type="dxa"/>
            <w:shd w:val="pct30" w:color="FFFF00" w:fill="FFFFFF"/>
          </w:tcPr>
          <w:p w:rsidR="00B24666" w:rsidRDefault="00B24666">
            <w:pPr>
              <w:spacing w:before="60"/>
              <w:jc w:val="center"/>
              <w:rPr>
                <w:rFonts w:ascii="Arial" w:hAnsi="Arial" w:cs="Arial"/>
                <w:sz w:val="16"/>
              </w:rPr>
            </w:pPr>
            <w:r>
              <w:rPr>
                <w:rFonts w:ascii="Arial" w:hAnsi="Arial" w:cs="Arial"/>
                <w:sz w:val="16"/>
              </w:rPr>
              <w:t>Legal Range</w:t>
            </w:r>
          </w:p>
          <w:p w:rsidR="00B24666" w:rsidRDefault="00B24666">
            <w:pPr>
              <w:spacing w:before="60"/>
              <w:jc w:val="center"/>
              <w:rPr>
                <w:rFonts w:ascii="Arial" w:hAnsi="Arial" w:cs="Arial"/>
                <w:sz w:val="16"/>
              </w:rPr>
            </w:pPr>
            <w:r>
              <w:rPr>
                <w:rFonts w:ascii="Arial" w:hAnsi="Arial" w:cs="Arial"/>
                <w:sz w:val="16"/>
              </w:rPr>
              <w:t>(max)</w:t>
            </w:r>
          </w:p>
        </w:tc>
      </w:tr>
      <w:tr w:rsidR="00B24666">
        <w:tc>
          <w:tcPr>
            <w:tcW w:w="3348" w:type="dxa"/>
          </w:tcPr>
          <w:p w:rsidR="00B24666" w:rsidRDefault="00983F1B">
            <w:pPr>
              <w:spacing w:before="60"/>
              <w:rPr>
                <w:rFonts w:ascii="Arial" w:hAnsi="Arial" w:cs="Arial"/>
                <w:sz w:val="16"/>
              </w:rPr>
            </w:pPr>
            <w:r>
              <w:rPr>
                <w:rFonts w:ascii="Arial" w:hAnsi="Arial" w:cs="Arial"/>
                <w:sz w:val="16"/>
              </w:rPr>
              <w:t>None</w:t>
            </w:r>
          </w:p>
        </w:tc>
        <w:tc>
          <w:tcPr>
            <w:tcW w:w="3097" w:type="dxa"/>
          </w:tcPr>
          <w:p w:rsidR="00B24666" w:rsidRDefault="00B24666">
            <w:pPr>
              <w:spacing w:before="60"/>
              <w:rPr>
                <w:rFonts w:ascii="Arial" w:hAnsi="Arial" w:cs="Arial"/>
                <w:sz w:val="16"/>
              </w:rPr>
            </w:pPr>
          </w:p>
        </w:tc>
        <w:tc>
          <w:tcPr>
            <w:tcW w:w="1126" w:type="dxa"/>
          </w:tcPr>
          <w:p w:rsidR="00B24666" w:rsidRDefault="00B24666">
            <w:pPr>
              <w:spacing w:before="60"/>
              <w:rPr>
                <w:rFonts w:ascii="Arial" w:hAnsi="Arial" w:cs="Arial"/>
                <w:sz w:val="16"/>
              </w:rPr>
            </w:pPr>
          </w:p>
        </w:tc>
        <w:tc>
          <w:tcPr>
            <w:tcW w:w="1126" w:type="dxa"/>
          </w:tcPr>
          <w:p w:rsidR="00B24666" w:rsidRDefault="00B24666">
            <w:pPr>
              <w:spacing w:before="60"/>
              <w:rPr>
                <w:rFonts w:ascii="Arial" w:hAnsi="Arial" w:cs="Arial"/>
                <w:sz w:val="16"/>
              </w:rPr>
            </w:pPr>
          </w:p>
        </w:tc>
        <w:tc>
          <w:tcPr>
            <w:tcW w:w="1126" w:type="dxa"/>
          </w:tcPr>
          <w:p w:rsidR="00B24666" w:rsidRDefault="00B24666">
            <w:pPr>
              <w:spacing w:before="60"/>
              <w:rPr>
                <w:rFonts w:ascii="Arial" w:hAnsi="Arial" w:cs="Arial"/>
                <w:sz w:val="16"/>
              </w:rPr>
            </w:pPr>
          </w:p>
        </w:tc>
      </w:tr>
    </w:tbl>
    <w:p w:rsidR="00B24666" w:rsidRDefault="00B24666"/>
    <w:p w:rsidR="00B24666" w:rsidRDefault="00B24666">
      <w:pPr>
        <w:pStyle w:val="Heading1"/>
      </w:pPr>
      <w:r>
        <w:t>Constant Data Dictionary</w:t>
      </w:r>
    </w:p>
    <w:p w:rsidR="00B24666" w:rsidRDefault="00B24666">
      <w:pPr>
        <w:pStyle w:val="Heading2"/>
      </w:pPr>
      <w:r>
        <w:t>Calibration Constants</w:t>
      </w:r>
    </w:p>
    <w:p w:rsidR="00B24666" w:rsidRDefault="00B24666">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B24666">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Constant Name</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rsidP="00062641">
            <w:pPr>
              <w:spacing w:before="60"/>
              <w:rPr>
                <w:rFonts w:ascii="Arial" w:hAnsi="Arial" w:cs="Arial"/>
                <w:sz w:val="16"/>
              </w:rPr>
            </w:pPr>
            <w:r w:rsidRPr="00B359A1">
              <w:rPr>
                <w:rFonts w:ascii="Arial" w:hAnsi="Arial" w:cs="Arial"/>
                <w:sz w:val="16"/>
              </w:rPr>
              <w:t>k_SiAmbLPFKn_</w:t>
            </w:r>
            <w:r w:rsidR="00062641">
              <w:rPr>
                <w:rFonts w:ascii="Arial" w:hAnsi="Arial" w:cs="Arial"/>
                <w:sz w:val="16"/>
              </w:rPr>
              <w:t>Hz_f32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pPr>
              <w:spacing w:before="60"/>
              <w:rPr>
                <w:rFonts w:ascii="Arial" w:hAnsi="Arial" w:cs="Arial"/>
                <w:sz w:val="16"/>
              </w:rPr>
            </w:pPr>
            <w:r w:rsidRPr="00B359A1">
              <w:rPr>
                <w:rFonts w:ascii="Arial" w:hAnsi="Arial" w:cs="Arial"/>
                <w:sz w:val="16"/>
              </w:rPr>
              <w:t>k_SiAmbMult_DegCpWatt_f32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k_SiLLFiltKB0_Uls_f32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k_SiLLFiltKB1_Uls_f32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k_SiLLFiltKA1_Uls_f32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rsidP="00062641">
            <w:pPr>
              <w:spacing w:before="60"/>
              <w:rPr>
                <w:rFonts w:ascii="Arial" w:hAnsi="Arial" w:cs="Arial"/>
                <w:sz w:val="16"/>
              </w:rPr>
            </w:pPr>
            <w:r w:rsidRPr="00B359A1">
              <w:rPr>
                <w:rFonts w:ascii="Arial" w:hAnsi="Arial" w:cs="Arial"/>
                <w:sz w:val="16"/>
              </w:rPr>
              <w:lastRenderedPageBreak/>
              <w:t>k_MagAmbLPFKn_</w:t>
            </w:r>
            <w:r w:rsidR="00062641">
              <w:rPr>
                <w:rFonts w:ascii="Arial" w:hAnsi="Arial" w:cs="Arial"/>
                <w:sz w:val="16"/>
              </w:rPr>
              <w:t>Hz_f32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pPr>
              <w:spacing w:before="60"/>
              <w:rPr>
                <w:rFonts w:ascii="Arial" w:hAnsi="Arial" w:cs="Arial"/>
                <w:sz w:val="16"/>
              </w:rPr>
            </w:pPr>
            <w:r w:rsidRPr="00B359A1">
              <w:rPr>
                <w:rFonts w:ascii="Arial" w:hAnsi="Arial" w:cs="Arial"/>
                <w:sz w:val="16"/>
              </w:rPr>
              <w:t>k_MagAmbMult_DegCpWatt_f32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k_MagLLFiltKB0_Uls_f32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k_MagLLFiltKB1_Uls_f32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k_MagLLFiltKA1_Uls_f32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rsidP="00062641">
            <w:pPr>
              <w:spacing w:before="60"/>
              <w:rPr>
                <w:rFonts w:ascii="Arial" w:hAnsi="Arial" w:cs="Arial"/>
                <w:sz w:val="16"/>
              </w:rPr>
            </w:pPr>
            <w:r w:rsidRPr="00B359A1">
              <w:rPr>
                <w:rFonts w:ascii="Arial" w:hAnsi="Arial" w:cs="Arial"/>
                <w:sz w:val="16"/>
              </w:rPr>
              <w:t>k_CuAmbLPFKn_</w:t>
            </w:r>
            <w:r w:rsidR="00062641">
              <w:rPr>
                <w:rFonts w:ascii="Arial" w:hAnsi="Arial" w:cs="Arial"/>
                <w:sz w:val="16"/>
              </w:rPr>
              <w:t>Hz_f32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k_CuLLFiltKB0_Uls_f32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k_CuLLFiltKB1_Uls_f32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B359A1" w:rsidRDefault="008B690E">
            <w:pPr>
              <w:spacing w:before="60"/>
              <w:rPr>
                <w:rFonts w:ascii="Arial" w:hAnsi="Arial" w:cs="Arial"/>
                <w:sz w:val="16"/>
              </w:rPr>
            </w:pPr>
            <w:r w:rsidRPr="00B359A1">
              <w:rPr>
                <w:rFonts w:ascii="Arial" w:hAnsi="Arial" w:cs="Arial"/>
                <w:sz w:val="16"/>
              </w:rPr>
              <w:t>k_CuLLFiltKA1_Uls_f32</w:t>
            </w:r>
          </w:p>
        </w:tc>
      </w:tr>
      <w:tr w:rsidR="008B690E">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pPr>
              <w:spacing w:before="60"/>
              <w:rPr>
                <w:rFonts w:ascii="Arial" w:hAnsi="Arial" w:cs="Arial"/>
                <w:sz w:val="16"/>
              </w:rPr>
            </w:pPr>
            <w:r w:rsidRPr="00B359A1">
              <w:rPr>
                <w:rFonts w:ascii="Arial" w:hAnsi="Arial" w:cs="Arial"/>
                <w:sz w:val="16"/>
              </w:rPr>
              <w:t>k_AmbPwrMult_WtspAmpSq_f32</w:t>
            </w:r>
          </w:p>
        </w:tc>
      </w:tr>
      <w:tr w:rsidR="008B690E" w:rsidTr="00F0545F">
        <w:trPr>
          <w:jc w:val="center"/>
        </w:trPr>
        <w:tc>
          <w:tcPr>
            <w:tcW w:w="4608" w:type="dxa"/>
            <w:tcBorders>
              <w:top w:val="nil"/>
              <w:left w:val="single" w:sz="6" w:space="0" w:color="auto"/>
              <w:bottom w:val="single" w:sz="6" w:space="0" w:color="auto"/>
              <w:right w:val="single" w:sz="6" w:space="0" w:color="auto"/>
            </w:tcBorders>
          </w:tcPr>
          <w:p w:rsidR="008B690E" w:rsidRPr="008B690E" w:rsidRDefault="008B690E">
            <w:pPr>
              <w:spacing w:before="60"/>
              <w:rPr>
                <w:rFonts w:ascii="Arial" w:hAnsi="Arial" w:cs="Arial"/>
                <w:sz w:val="16"/>
              </w:rPr>
            </w:pPr>
            <w:r w:rsidRPr="00B359A1">
              <w:rPr>
                <w:rFonts w:ascii="Arial" w:hAnsi="Arial" w:cs="Arial"/>
                <w:sz w:val="16"/>
              </w:rPr>
              <w:t>k_CuAmbMult_DegCpWatt_f32</w:t>
            </w:r>
          </w:p>
        </w:tc>
      </w:tr>
      <w:tr w:rsidR="00C21E6C"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C21E6C" w:rsidRPr="00B359A1" w:rsidRDefault="00C21E6C" w:rsidP="00C21E6C">
            <w:pPr>
              <w:spacing w:before="60"/>
              <w:rPr>
                <w:rFonts w:ascii="Arial" w:hAnsi="Arial" w:cs="Arial"/>
                <w:sz w:val="16"/>
              </w:rPr>
            </w:pPr>
            <w:r w:rsidRPr="00B359A1">
              <w:rPr>
                <w:rFonts w:ascii="Arial" w:hAnsi="Arial" w:cs="Arial"/>
                <w:sz w:val="16"/>
              </w:rPr>
              <w:t>k_TrimTempSi_DegC_f32</w:t>
            </w:r>
          </w:p>
        </w:tc>
      </w:tr>
      <w:tr w:rsidR="0076075A" w:rsidRPr="0076075A" w:rsidTr="00620DD9">
        <w:trPr>
          <w:jc w:val="center"/>
        </w:trPr>
        <w:tc>
          <w:tcPr>
            <w:tcW w:w="4608" w:type="dxa"/>
            <w:tcBorders>
              <w:top w:val="single" w:sz="6" w:space="0" w:color="auto"/>
              <w:left w:val="single" w:sz="6" w:space="0" w:color="auto"/>
              <w:bottom w:val="single" w:sz="6" w:space="0" w:color="auto"/>
              <w:right w:val="single" w:sz="6" w:space="0" w:color="auto"/>
            </w:tcBorders>
          </w:tcPr>
          <w:p w:rsidR="0076075A" w:rsidRPr="00B359A1" w:rsidRDefault="0076075A" w:rsidP="00620DD9">
            <w:pPr>
              <w:spacing w:before="60"/>
              <w:rPr>
                <w:rFonts w:ascii="Arial" w:hAnsi="Arial" w:cs="Arial"/>
                <w:color w:val="FF0000"/>
                <w:sz w:val="16"/>
                <w:szCs w:val="16"/>
              </w:rPr>
            </w:pPr>
            <w:r w:rsidRPr="00B359A1">
              <w:rPr>
                <w:rFonts w:ascii="Arial" w:hAnsi="Arial" w:cs="Arial"/>
                <w:sz w:val="16"/>
              </w:rPr>
              <w:t>k_TrimTempCu_DegC_f32</w:t>
            </w:r>
          </w:p>
        </w:tc>
      </w:tr>
      <w:tr w:rsidR="0076075A" w:rsidRPr="0076075A" w:rsidTr="00620DD9">
        <w:trPr>
          <w:jc w:val="center"/>
        </w:trPr>
        <w:tc>
          <w:tcPr>
            <w:tcW w:w="4608" w:type="dxa"/>
            <w:tcBorders>
              <w:top w:val="single" w:sz="6" w:space="0" w:color="auto"/>
              <w:left w:val="single" w:sz="6" w:space="0" w:color="auto"/>
              <w:bottom w:val="single" w:sz="6" w:space="0" w:color="auto"/>
              <w:right w:val="single" w:sz="6" w:space="0" w:color="auto"/>
            </w:tcBorders>
          </w:tcPr>
          <w:p w:rsidR="0076075A" w:rsidRPr="00B359A1" w:rsidRDefault="0076075A" w:rsidP="00620DD9">
            <w:pPr>
              <w:spacing w:before="60"/>
              <w:rPr>
                <w:rFonts w:ascii="Arial" w:hAnsi="Arial" w:cs="Arial"/>
                <w:color w:val="FF0000"/>
                <w:sz w:val="16"/>
                <w:szCs w:val="16"/>
              </w:rPr>
            </w:pPr>
            <w:r w:rsidRPr="00B359A1">
              <w:rPr>
                <w:rFonts w:ascii="Arial" w:hAnsi="Arial" w:cs="Arial"/>
                <w:sz w:val="16"/>
              </w:rPr>
              <w:t>k_TrimTempMag_DegC_f32</w:t>
            </w:r>
          </w:p>
        </w:tc>
      </w:tr>
      <w:tr w:rsidR="0076075A" w:rsidRPr="0076075A" w:rsidTr="00620DD9">
        <w:trPr>
          <w:jc w:val="center"/>
        </w:trPr>
        <w:tc>
          <w:tcPr>
            <w:tcW w:w="4608" w:type="dxa"/>
            <w:tcBorders>
              <w:top w:val="single" w:sz="6" w:space="0" w:color="auto"/>
              <w:left w:val="single" w:sz="6" w:space="0" w:color="auto"/>
              <w:bottom w:val="single" w:sz="6" w:space="0" w:color="auto"/>
              <w:right w:val="single" w:sz="6" w:space="0" w:color="auto"/>
            </w:tcBorders>
          </w:tcPr>
          <w:p w:rsidR="0076075A" w:rsidRDefault="0076075A" w:rsidP="00620DD9">
            <w:pPr>
              <w:spacing w:before="60"/>
              <w:rPr>
                <w:rFonts w:ascii="Arial" w:hAnsi="Arial" w:cs="Arial"/>
                <w:sz w:val="16"/>
              </w:rPr>
            </w:pPr>
            <w:r w:rsidRPr="00B359A1">
              <w:rPr>
                <w:rFonts w:ascii="Arial" w:hAnsi="Arial" w:cs="Arial"/>
                <w:sz w:val="16"/>
              </w:rPr>
              <w:t>k_TrimTempAM_DegC_f32</w:t>
            </w:r>
          </w:p>
        </w:tc>
      </w:tr>
      <w:tr w:rsidR="00C02D55"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C02D55" w:rsidRDefault="00C02D55" w:rsidP="00C21E6C">
            <w:pPr>
              <w:spacing w:before="60"/>
              <w:rPr>
                <w:rFonts w:ascii="Arial" w:hAnsi="Arial" w:cs="Arial"/>
                <w:sz w:val="16"/>
              </w:rPr>
            </w:pPr>
            <w:r w:rsidRPr="00B359A1">
              <w:rPr>
                <w:rFonts w:ascii="Arial" w:hAnsi="Arial" w:cs="Arial"/>
                <w:sz w:val="16"/>
              </w:rPr>
              <w:t>k_EngTempScl_Uls_f32</w:t>
            </w:r>
          </w:p>
        </w:tc>
      </w:tr>
      <w:tr w:rsidR="00773491"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773491" w:rsidRPr="00D033D8" w:rsidRDefault="00773491" w:rsidP="00C21E6C">
            <w:pPr>
              <w:spacing w:before="60"/>
              <w:rPr>
                <w:rFonts w:ascii="Arial" w:hAnsi="Arial" w:cs="Arial"/>
                <w:sz w:val="16"/>
              </w:rPr>
            </w:pPr>
            <w:r w:rsidRPr="00D033D8">
              <w:rPr>
                <w:rFonts w:ascii="Arial" w:hAnsi="Arial" w:cs="Arial"/>
                <w:sz w:val="16"/>
                <w:szCs w:val="16"/>
              </w:rPr>
              <w:t>k_Am</w:t>
            </w:r>
            <w:r w:rsidR="00600241">
              <w:rPr>
                <w:rFonts w:ascii="Arial" w:hAnsi="Arial" w:cs="Arial"/>
                <w:sz w:val="16"/>
                <w:szCs w:val="16"/>
              </w:rPr>
              <w:t>b</w:t>
            </w:r>
            <w:r w:rsidRPr="00D033D8">
              <w:rPr>
                <w:rFonts w:ascii="Arial" w:hAnsi="Arial" w:cs="Arial"/>
                <w:sz w:val="16"/>
                <w:szCs w:val="16"/>
              </w:rPr>
              <w:t>TempScl_Uls_f32</w:t>
            </w:r>
          </w:p>
        </w:tc>
      </w:tr>
      <w:tr w:rsidR="00C02D55"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C02D55" w:rsidRPr="00B359A1" w:rsidRDefault="00F0545F" w:rsidP="00C21E6C">
            <w:pPr>
              <w:spacing w:before="60"/>
              <w:rPr>
                <w:rFonts w:ascii="Arial" w:hAnsi="Arial" w:cs="Arial"/>
                <w:sz w:val="16"/>
              </w:rPr>
            </w:pPr>
            <w:r w:rsidRPr="00B359A1">
              <w:rPr>
                <w:rFonts w:ascii="Arial" w:hAnsi="Arial" w:cs="Arial"/>
                <w:color w:val="000000"/>
                <w:sz w:val="16"/>
                <w:szCs w:val="16"/>
              </w:rPr>
              <w:t>k_AMLLFiltCoefB0_Uls_f32</w:t>
            </w:r>
          </w:p>
        </w:tc>
      </w:tr>
      <w:tr w:rsidR="00F0545F"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F0545F" w:rsidRPr="00B359A1" w:rsidRDefault="00F0545F" w:rsidP="00C21E6C">
            <w:pPr>
              <w:spacing w:before="60"/>
              <w:rPr>
                <w:rFonts w:ascii="Arial" w:hAnsi="Arial" w:cs="Arial"/>
                <w:color w:val="000000"/>
                <w:sz w:val="16"/>
                <w:szCs w:val="16"/>
              </w:rPr>
            </w:pPr>
            <w:r w:rsidRPr="00B359A1">
              <w:rPr>
                <w:rFonts w:ascii="Arial" w:hAnsi="Arial" w:cs="Arial"/>
                <w:color w:val="000000"/>
                <w:sz w:val="16"/>
                <w:szCs w:val="16"/>
              </w:rPr>
              <w:t>k_AMLLFiltCoefB1_Uls_f32</w:t>
            </w:r>
          </w:p>
        </w:tc>
      </w:tr>
      <w:tr w:rsidR="00F0545F"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F0545F" w:rsidRPr="00B359A1" w:rsidRDefault="00F0545F" w:rsidP="00C21E6C">
            <w:pPr>
              <w:spacing w:before="60"/>
              <w:rPr>
                <w:rFonts w:ascii="Arial" w:hAnsi="Arial" w:cs="Arial"/>
                <w:color w:val="000000"/>
                <w:sz w:val="16"/>
                <w:szCs w:val="16"/>
              </w:rPr>
            </w:pPr>
            <w:r w:rsidRPr="00B359A1">
              <w:rPr>
                <w:rFonts w:ascii="Arial" w:hAnsi="Arial" w:cs="Arial"/>
                <w:color w:val="000000"/>
                <w:sz w:val="16"/>
                <w:szCs w:val="16"/>
              </w:rPr>
              <w:t>k_AMLLFiltPoleA1_Uls_f32</w:t>
            </w:r>
          </w:p>
        </w:tc>
      </w:tr>
      <w:tr w:rsidR="002A3D6F"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2A3D6F" w:rsidRDefault="002A3D6F" w:rsidP="00062641">
            <w:pPr>
              <w:spacing w:before="60"/>
              <w:rPr>
                <w:rFonts w:ascii="Arial" w:hAnsi="Arial" w:cs="Arial"/>
                <w:color w:val="000000"/>
                <w:sz w:val="16"/>
                <w:szCs w:val="16"/>
              </w:rPr>
            </w:pPr>
            <w:r w:rsidRPr="00B359A1">
              <w:rPr>
                <w:rFonts w:ascii="Arial" w:hAnsi="Arial" w:cs="Arial"/>
                <w:color w:val="000000"/>
                <w:sz w:val="16"/>
                <w:szCs w:val="16"/>
              </w:rPr>
              <w:t>k_AMAmbLPFKn_</w:t>
            </w:r>
            <w:r w:rsidR="00062641">
              <w:rPr>
                <w:rFonts w:ascii="Arial" w:hAnsi="Arial" w:cs="Arial"/>
                <w:color w:val="000000"/>
                <w:sz w:val="16"/>
                <w:szCs w:val="16"/>
              </w:rPr>
              <w:t>Hz_f32</w:t>
            </w:r>
          </w:p>
        </w:tc>
      </w:tr>
      <w:tr w:rsidR="002A3D6F"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2A3D6F" w:rsidRDefault="002A3D6F" w:rsidP="00C21E6C">
            <w:pPr>
              <w:spacing w:before="60"/>
              <w:rPr>
                <w:rFonts w:ascii="Arial" w:hAnsi="Arial" w:cs="Arial"/>
                <w:color w:val="000000"/>
                <w:sz w:val="16"/>
                <w:szCs w:val="16"/>
              </w:rPr>
            </w:pPr>
            <w:r w:rsidRPr="00B359A1">
              <w:rPr>
                <w:rFonts w:ascii="Arial" w:hAnsi="Arial" w:cs="Arial"/>
                <w:color w:val="000000"/>
                <w:sz w:val="16"/>
                <w:szCs w:val="16"/>
              </w:rPr>
              <w:t>k_AMAmbMult_DegCpWatt_f32</w:t>
            </w:r>
          </w:p>
        </w:tc>
      </w:tr>
      <w:tr w:rsidR="00C151EA"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C151EA" w:rsidRPr="00D033D8" w:rsidRDefault="0076075A" w:rsidP="00C21E6C">
            <w:pPr>
              <w:spacing w:before="60"/>
              <w:rPr>
                <w:rFonts w:ascii="Arial" w:hAnsi="Arial" w:cs="Arial"/>
                <w:sz w:val="16"/>
                <w:szCs w:val="16"/>
              </w:rPr>
            </w:pPr>
            <w:r w:rsidRPr="00D033D8">
              <w:rPr>
                <w:rFonts w:ascii="Arial" w:hAnsi="Arial" w:cs="Arial"/>
                <w:sz w:val="16"/>
                <w:szCs w:val="16"/>
              </w:rPr>
              <w:t>k_AM</w:t>
            </w:r>
            <w:r w:rsidR="00A11FB1" w:rsidRPr="00D033D8">
              <w:rPr>
                <w:rFonts w:ascii="Arial" w:hAnsi="Arial" w:cs="Arial"/>
                <w:sz w:val="16"/>
                <w:szCs w:val="16"/>
              </w:rPr>
              <w:t>Da</w:t>
            </w:r>
            <w:r w:rsidR="00C151EA" w:rsidRPr="00D033D8">
              <w:rPr>
                <w:rFonts w:ascii="Arial" w:hAnsi="Arial" w:cs="Arial"/>
                <w:sz w:val="16"/>
                <w:szCs w:val="16"/>
              </w:rPr>
              <w:t>mpScl_Nm</w:t>
            </w:r>
            <w:r w:rsidR="00800ED6">
              <w:rPr>
                <w:rFonts w:ascii="Arial" w:hAnsi="Arial" w:cs="Arial"/>
                <w:sz w:val="16"/>
                <w:szCs w:val="16"/>
              </w:rPr>
              <w:t>p</w:t>
            </w:r>
            <w:r w:rsidR="00C151EA" w:rsidRPr="00D033D8">
              <w:rPr>
                <w:rFonts w:ascii="Arial" w:hAnsi="Arial" w:cs="Arial"/>
                <w:sz w:val="16"/>
                <w:szCs w:val="16"/>
              </w:rPr>
              <w:t>RadpS_f32</w:t>
            </w:r>
          </w:p>
        </w:tc>
      </w:tr>
      <w:tr w:rsidR="00892087"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892087" w:rsidRDefault="00B52854" w:rsidP="00C21E6C">
            <w:pPr>
              <w:spacing w:before="60"/>
              <w:rPr>
                <w:rFonts w:ascii="Arial" w:hAnsi="Arial" w:cs="Arial"/>
                <w:sz w:val="16"/>
              </w:rPr>
            </w:pPr>
            <w:r w:rsidRPr="00B52854">
              <w:rPr>
                <w:rFonts w:ascii="Arial" w:hAnsi="Arial" w:cs="Arial"/>
                <w:sz w:val="16"/>
              </w:rPr>
              <w:t>k_AMCorrLmt_DegC_f32</w:t>
            </w:r>
          </w:p>
        </w:tc>
      </w:tr>
      <w:tr w:rsidR="00600241" w:rsidTr="00F0545F">
        <w:trPr>
          <w:jc w:val="center"/>
        </w:trPr>
        <w:tc>
          <w:tcPr>
            <w:tcW w:w="4608" w:type="dxa"/>
            <w:tcBorders>
              <w:top w:val="single" w:sz="6" w:space="0" w:color="auto"/>
              <w:left w:val="single" w:sz="6" w:space="0" w:color="auto"/>
              <w:bottom w:val="single" w:sz="6" w:space="0" w:color="auto"/>
              <w:right w:val="single" w:sz="6" w:space="0" w:color="auto"/>
            </w:tcBorders>
          </w:tcPr>
          <w:p w:rsidR="00600241" w:rsidRPr="008B690E" w:rsidRDefault="00600241" w:rsidP="00C21E6C">
            <w:pPr>
              <w:spacing w:before="60"/>
              <w:rPr>
                <w:rFonts w:ascii="Arial" w:hAnsi="Arial" w:cs="Arial"/>
                <w:sz w:val="16"/>
              </w:rPr>
            </w:pPr>
            <w:r w:rsidRPr="00600241">
              <w:rPr>
                <w:rFonts w:ascii="Arial" w:hAnsi="Arial" w:cs="Arial"/>
                <w:sz w:val="16"/>
              </w:rPr>
              <w:t>k_AssistMechSlew_DegCpS_f32</w:t>
            </w:r>
          </w:p>
        </w:tc>
      </w:tr>
      <w:tr w:rsidR="00512534" w:rsidTr="0026202E">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512534" w:rsidRPr="00600241" w:rsidRDefault="00512534" w:rsidP="00C21E6C">
            <w:pPr>
              <w:spacing w:before="60"/>
              <w:rPr>
                <w:rFonts w:ascii="Arial" w:hAnsi="Arial" w:cs="Arial"/>
                <w:sz w:val="16"/>
              </w:rPr>
            </w:pPr>
            <w:r>
              <w:rPr>
                <w:rFonts w:ascii="Arial" w:hAnsi="Arial" w:cs="Arial"/>
                <w:sz w:val="16"/>
                <w:szCs w:val="16"/>
              </w:rPr>
              <w:t>k_SiCorrLmt_DegC_f32</w:t>
            </w:r>
          </w:p>
        </w:tc>
      </w:tr>
      <w:tr w:rsidR="00512534" w:rsidTr="0026202E">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512534" w:rsidRPr="00600241" w:rsidRDefault="00512534" w:rsidP="00C21E6C">
            <w:pPr>
              <w:spacing w:before="60"/>
              <w:rPr>
                <w:rFonts w:ascii="Arial" w:hAnsi="Arial" w:cs="Arial"/>
                <w:sz w:val="16"/>
              </w:rPr>
            </w:pPr>
            <w:r>
              <w:rPr>
                <w:rFonts w:ascii="Arial" w:hAnsi="Arial" w:cs="Arial"/>
                <w:sz w:val="16"/>
                <w:szCs w:val="16"/>
              </w:rPr>
              <w:t>k_MagCorrLmt_DegC_f32</w:t>
            </w:r>
          </w:p>
        </w:tc>
      </w:tr>
      <w:tr w:rsidR="00512534" w:rsidTr="0026202E">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512534" w:rsidRDefault="00512534" w:rsidP="00512534">
            <w:pPr>
              <w:rPr>
                <w:rFonts w:ascii="Arial" w:hAnsi="Arial" w:cs="Arial"/>
                <w:sz w:val="16"/>
                <w:szCs w:val="16"/>
              </w:rPr>
            </w:pPr>
            <w:r>
              <w:rPr>
                <w:rFonts w:ascii="Arial" w:hAnsi="Arial" w:cs="Arial"/>
                <w:sz w:val="16"/>
                <w:szCs w:val="16"/>
              </w:rPr>
              <w:t>k_CuCorrLmt_DegC_f32</w:t>
            </w:r>
          </w:p>
        </w:tc>
      </w:tr>
      <w:tr w:rsidR="00D8097F" w:rsidTr="0026202E">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D8097F" w:rsidRDefault="00887A65" w:rsidP="00512534">
            <w:pPr>
              <w:rPr>
                <w:rFonts w:ascii="Arial" w:hAnsi="Arial" w:cs="Arial"/>
                <w:sz w:val="16"/>
                <w:szCs w:val="16"/>
              </w:rPr>
            </w:pPr>
            <w:r w:rsidRPr="00887A65">
              <w:rPr>
                <w:rFonts w:ascii="Arial" w:hAnsi="Arial" w:cs="Arial"/>
                <w:sz w:val="16"/>
                <w:szCs w:val="16"/>
              </w:rPr>
              <w:t>k_AMDefaultTemp_DegC_f32</w:t>
            </w:r>
          </w:p>
        </w:tc>
      </w:tr>
      <w:tr w:rsidR="002F6B46" w:rsidTr="0026202E">
        <w:trPr>
          <w:jc w:val="center"/>
        </w:trPr>
        <w:tc>
          <w:tcPr>
            <w:tcW w:w="4608" w:type="dxa"/>
            <w:tcBorders>
              <w:top w:val="single" w:sz="6" w:space="0" w:color="auto"/>
              <w:left w:val="single" w:sz="6" w:space="0" w:color="auto"/>
              <w:bottom w:val="single" w:sz="6" w:space="0" w:color="auto"/>
              <w:right w:val="single" w:sz="6" w:space="0" w:color="auto"/>
            </w:tcBorders>
            <w:vAlign w:val="center"/>
          </w:tcPr>
          <w:p w:rsidR="002F6B46" w:rsidRPr="00D8097F" w:rsidRDefault="002F6B46" w:rsidP="00512534">
            <w:pPr>
              <w:rPr>
                <w:rFonts w:ascii="Arial" w:hAnsi="Arial" w:cs="Arial"/>
                <w:sz w:val="16"/>
                <w:szCs w:val="16"/>
              </w:rPr>
            </w:pPr>
            <w:proofErr w:type="spellStart"/>
            <w:r w:rsidRPr="002F6B46">
              <w:rPr>
                <w:rFonts w:ascii="Arial" w:hAnsi="Arial" w:cs="Arial"/>
                <w:sz w:val="16"/>
                <w:szCs w:val="16"/>
              </w:rPr>
              <w:t>k_WtAvgTempDFt_Cnt_lgc</w:t>
            </w:r>
            <w:proofErr w:type="spellEnd"/>
          </w:p>
        </w:tc>
      </w:tr>
    </w:tbl>
    <w:p w:rsidR="00B24666" w:rsidRDefault="00B24666">
      <w:pPr>
        <w:pStyle w:val="Heading2"/>
      </w:pPr>
      <w:proofErr w:type="gramStart"/>
      <w:r>
        <w:lastRenderedPageBreak/>
        <w:t>Program(</w:t>
      </w:r>
      <w:proofErr w:type="gramEnd"/>
      <w:r>
        <w:t>fixed) Constants</w:t>
      </w:r>
    </w:p>
    <w:p w:rsidR="00B24666" w:rsidRDefault="00B24666">
      <w:pPr>
        <w:pStyle w:val="Heading3"/>
      </w:pPr>
      <w:r>
        <w:t>Embedded Constants</w:t>
      </w:r>
    </w:p>
    <w:p w:rsidR="00B24666" w:rsidRDefault="00B24666">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B24666" w:rsidRDefault="00B24666">
      <w:pPr>
        <w:pStyle w:val="Heading4"/>
      </w:pPr>
      <w:r>
        <w:t>Local</w:t>
      </w:r>
    </w:p>
    <w:tbl>
      <w:tblPr>
        <w:tblW w:w="757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710"/>
        <w:gridCol w:w="1980"/>
      </w:tblGrid>
      <w:tr w:rsidR="00EF52E7" w:rsidTr="002F15D3">
        <w:tc>
          <w:tcPr>
            <w:tcW w:w="3888"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Constant Name</w:t>
            </w:r>
          </w:p>
        </w:tc>
        <w:tc>
          <w:tcPr>
            <w:tcW w:w="171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Resolution</w:t>
            </w:r>
          </w:p>
        </w:tc>
        <w:tc>
          <w:tcPr>
            <w:tcW w:w="198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Value</w:t>
            </w:r>
          </w:p>
        </w:tc>
      </w:tr>
      <w:tr w:rsidR="00513063" w:rsidTr="002F15D3">
        <w:tc>
          <w:tcPr>
            <w:tcW w:w="3888" w:type="dxa"/>
            <w:tcBorders>
              <w:top w:val="single" w:sz="6" w:space="0" w:color="auto"/>
              <w:left w:val="single" w:sz="6" w:space="0" w:color="auto"/>
              <w:bottom w:val="single" w:sz="6" w:space="0" w:color="auto"/>
              <w:right w:val="single" w:sz="6" w:space="0" w:color="auto"/>
            </w:tcBorders>
            <w:shd w:val="clear" w:color="FFFF00" w:fill="FFFFFF"/>
          </w:tcPr>
          <w:p w:rsidR="00513063" w:rsidRPr="000C4F14" w:rsidRDefault="00513063" w:rsidP="00DD0BEC">
            <w:pPr>
              <w:spacing w:before="60"/>
              <w:rPr>
                <w:rFonts w:ascii="Arial" w:hAnsi="Arial" w:cs="Arial"/>
                <w:sz w:val="16"/>
              </w:rPr>
            </w:pPr>
            <w:r w:rsidRPr="000C4F14">
              <w:rPr>
                <w:rFonts w:ascii="Arial" w:hAnsi="Arial" w:cs="Arial"/>
                <w:sz w:val="16"/>
              </w:rPr>
              <w:t>D_</w:t>
            </w:r>
            <w:r>
              <w:rPr>
                <w:rFonts w:ascii="Arial" w:hAnsi="Arial" w:cs="Arial"/>
                <w:sz w:val="16"/>
              </w:rPr>
              <w:t>MAG</w:t>
            </w:r>
            <w:r w:rsidRPr="000C4F14">
              <w:rPr>
                <w:rFonts w:ascii="Arial" w:hAnsi="Arial" w:cs="Arial"/>
                <w:sz w:val="16"/>
              </w:rPr>
              <w:t>TEMPESTLOLMT_DEGC_F32</w:t>
            </w:r>
          </w:p>
        </w:tc>
        <w:tc>
          <w:tcPr>
            <w:tcW w:w="1710" w:type="dxa"/>
            <w:tcBorders>
              <w:top w:val="single" w:sz="6" w:space="0" w:color="auto"/>
              <w:left w:val="single" w:sz="6" w:space="0" w:color="auto"/>
              <w:bottom w:val="single" w:sz="6" w:space="0" w:color="auto"/>
              <w:right w:val="single" w:sz="6" w:space="0" w:color="auto"/>
            </w:tcBorders>
            <w:shd w:val="clear" w:color="FFFF00" w:fill="FFFFFF"/>
          </w:tcPr>
          <w:p w:rsidR="00513063" w:rsidRDefault="00513063" w:rsidP="00DD0BEC">
            <w:pPr>
              <w:spacing w:before="60"/>
              <w:rPr>
                <w:rFonts w:ascii="Arial" w:hAnsi="Arial" w:cs="Arial"/>
                <w:sz w:val="16"/>
              </w:rPr>
            </w:pPr>
            <w:r w:rsidRPr="00513063">
              <w:rPr>
                <w:rFonts w:ascii="Arial" w:hAnsi="Arial" w:cs="Arial"/>
                <w:sz w:val="16"/>
              </w:rPr>
              <w:t>Single Precision Floating Point</w:t>
            </w:r>
          </w:p>
        </w:tc>
        <w:tc>
          <w:tcPr>
            <w:tcW w:w="1980" w:type="dxa"/>
            <w:tcBorders>
              <w:top w:val="single" w:sz="6" w:space="0" w:color="auto"/>
              <w:left w:val="single" w:sz="6" w:space="0" w:color="auto"/>
              <w:bottom w:val="single" w:sz="6" w:space="0" w:color="auto"/>
              <w:right w:val="single" w:sz="6" w:space="0" w:color="auto"/>
            </w:tcBorders>
            <w:shd w:val="clear" w:color="FFFF00" w:fill="FFFFFF"/>
          </w:tcPr>
          <w:p w:rsidR="00513063" w:rsidRDefault="00513063" w:rsidP="00DD0BEC">
            <w:pPr>
              <w:spacing w:before="60"/>
              <w:rPr>
                <w:rFonts w:ascii="Arial" w:hAnsi="Arial" w:cs="Arial"/>
                <w:sz w:val="16"/>
              </w:rPr>
            </w:pPr>
            <w:r w:rsidRPr="000C4F14">
              <w:rPr>
                <w:rFonts w:ascii="Arial" w:hAnsi="Arial" w:cs="Arial"/>
                <w:sz w:val="16"/>
              </w:rPr>
              <w:t>-</w:t>
            </w:r>
            <w:r>
              <w:rPr>
                <w:rFonts w:ascii="Arial" w:hAnsi="Arial" w:cs="Arial"/>
                <w:sz w:val="16"/>
              </w:rPr>
              <w:t>5</w:t>
            </w:r>
            <w:r w:rsidRPr="000C4F14">
              <w:rPr>
                <w:rFonts w:ascii="Arial" w:hAnsi="Arial" w:cs="Arial"/>
                <w:sz w:val="16"/>
              </w:rPr>
              <w:t>0.0</w:t>
            </w:r>
          </w:p>
        </w:tc>
      </w:tr>
      <w:tr w:rsidR="00513063" w:rsidTr="002F15D3">
        <w:tc>
          <w:tcPr>
            <w:tcW w:w="3888" w:type="dxa"/>
            <w:tcBorders>
              <w:top w:val="single" w:sz="6" w:space="0" w:color="auto"/>
              <w:left w:val="single" w:sz="6" w:space="0" w:color="auto"/>
              <w:bottom w:val="single" w:sz="6" w:space="0" w:color="auto"/>
              <w:right w:val="single" w:sz="6" w:space="0" w:color="auto"/>
            </w:tcBorders>
            <w:shd w:val="clear" w:color="FFFF00" w:fill="FFFFFF"/>
          </w:tcPr>
          <w:p w:rsidR="00513063" w:rsidRPr="000C4F14" w:rsidRDefault="00513063" w:rsidP="00DD0BEC">
            <w:pPr>
              <w:spacing w:before="60"/>
              <w:rPr>
                <w:rFonts w:ascii="Arial" w:hAnsi="Arial" w:cs="Arial"/>
                <w:sz w:val="16"/>
              </w:rPr>
            </w:pPr>
            <w:r w:rsidRPr="000C4F14">
              <w:rPr>
                <w:rFonts w:ascii="Arial" w:hAnsi="Arial" w:cs="Arial"/>
                <w:sz w:val="16"/>
              </w:rPr>
              <w:t>D_</w:t>
            </w:r>
            <w:r w:rsidR="00B40322">
              <w:rPr>
                <w:rFonts w:ascii="Arial" w:hAnsi="Arial" w:cs="Arial"/>
                <w:sz w:val="16"/>
              </w:rPr>
              <w:t>SI</w:t>
            </w:r>
            <w:r w:rsidRPr="000C4F14">
              <w:rPr>
                <w:rFonts w:ascii="Arial" w:hAnsi="Arial" w:cs="Arial"/>
                <w:sz w:val="16"/>
              </w:rPr>
              <w:t>TEMPESTLOLMT_DEGC_F32</w:t>
            </w:r>
          </w:p>
        </w:tc>
        <w:tc>
          <w:tcPr>
            <w:tcW w:w="1710" w:type="dxa"/>
            <w:tcBorders>
              <w:top w:val="single" w:sz="6" w:space="0" w:color="auto"/>
              <w:left w:val="single" w:sz="6" w:space="0" w:color="auto"/>
              <w:bottom w:val="single" w:sz="6" w:space="0" w:color="auto"/>
              <w:right w:val="single" w:sz="6" w:space="0" w:color="auto"/>
            </w:tcBorders>
            <w:shd w:val="clear" w:color="FFFF00" w:fill="FFFFFF"/>
          </w:tcPr>
          <w:p w:rsidR="00513063" w:rsidRDefault="00513063" w:rsidP="00DD0BEC">
            <w:pPr>
              <w:spacing w:before="60"/>
              <w:rPr>
                <w:rFonts w:ascii="Arial" w:hAnsi="Arial" w:cs="Arial"/>
                <w:sz w:val="16"/>
              </w:rPr>
            </w:pPr>
            <w:r w:rsidRPr="00513063">
              <w:rPr>
                <w:rFonts w:ascii="Arial" w:hAnsi="Arial" w:cs="Arial"/>
                <w:sz w:val="16"/>
              </w:rPr>
              <w:t>Single Precision Floating Point</w:t>
            </w:r>
          </w:p>
        </w:tc>
        <w:tc>
          <w:tcPr>
            <w:tcW w:w="1980" w:type="dxa"/>
            <w:tcBorders>
              <w:top w:val="single" w:sz="6" w:space="0" w:color="auto"/>
              <w:left w:val="single" w:sz="6" w:space="0" w:color="auto"/>
              <w:bottom w:val="single" w:sz="6" w:space="0" w:color="auto"/>
              <w:right w:val="single" w:sz="6" w:space="0" w:color="auto"/>
            </w:tcBorders>
            <w:shd w:val="clear" w:color="FFFF00" w:fill="FFFFFF"/>
          </w:tcPr>
          <w:p w:rsidR="00513063" w:rsidRDefault="00513063" w:rsidP="00DD0BEC">
            <w:pPr>
              <w:spacing w:before="60"/>
              <w:rPr>
                <w:rFonts w:ascii="Arial" w:hAnsi="Arial" w:cs="Arial"/>
                <w:sz w:val="16"/>
              </w:rPr>
            </w:pPr>
            <w:r w:rsidRPr="000C4F14">
              <w:rPr>
                <w:rFonts w:ascii="Arial" w:hAnsi="Arial" w:cs="Arial"/>
                <w:sz w:val="16"/>
              </w:rPr>
              <w:t>-</w:t>
            </w:r>
            <w:r>
              <w:rPr>
                <w:rFonts w:ascii="Arial" w:hAnsi="Arial" w:cs="Arial"/>
                <w:sz w:val="16"/>
              </w:rPr>
              <w:t>5</w:t>
            </w:r>
            <w:r w:rsidRPr="000C4F14">
              <w:rPr>
                <w:rFonts w:ascii="Arial" w:hAnsi="Arial" w:cs="Arial"/>
                <w:sz w:val="16"/>
              </w:rPr>
              <w:t>0.0</w:t>
            </w:r>
          </w:p>
        </w:tc>
      </w:tr>
      <w:tr w:rsidR="00513063" w:rsidTr="002F15D3">
        <w:tc>
          <w:tcPr>
            <w:tcW w:w="3888" w:type="dxa"/>
            <w:tcBorders>
              <w:top w:val="single" w:sz="6" w:space="0" w:color="auto"/>
              <w:left w:val="single" w:sz="6" w:space="0" w:color="auto"/>
              <w:bottom w:val="single" w:sz="6" w:space="0" w:color="auto"/>
              <w:right w:val="single" w:sz="6" w:space="0" w:color="auto"/>
            </w:tcBorders>
            <w:shd w:val="clear" w:color="FFFF00" w:fill="FFFFFF"/>
          </w:tcPr>
          <w:p w:rsidR="00513063" w:rsidRPr="000C4F14" w:rsidRDefault="00513063" w:rsidP="00DD0BEC">
            <w:pPr>
              <w:spacing w:before="60"/>
              <w:rPr>
                <w:rFonts w:ascii="Arial" w:hAnsi="Arial" w:cs="Arial"/>
                <w:sz w:val="16"/>
              </w:rPr>
            </w:pPr>
            <w:r w:rsidRPr="000C4F14">
              <w:rPr>
                <w:rFonts w:ascii="Arial" w:hAnsi="Arial" w:cs="Arial"/>
                <w:sz w:val="16"/>
              </w:rPr>
              <w:t>D_</w:t>
            </w:r>
            <w:r w:rsidR="00B40322">
              <w:rPr>
                <w:rFonts w:ascii="Arial" w:hAnsi="Arial" w:cs="Arial"/>
                <w:sz w:val="16"/>
              </w:rPr>
              <w:t>MAG</w:t>
            </w:r>
            <w:r w:rsidRPr="000C4F14">
              <w:rPr>
                <w:rFonts w:ascii="Arial" w:hAnsi="Arial" w:cs="Arial"/>
                <w:sz w:val="16"/>
              </w:rPr>
              <w:t>TEMPESTHILMT_DEGC_F32</w:t>
            </w:r>
          </w:p>
        </w:tc>
        <w:tc>
          <w:tcPr>
            <w:tcW w:w="1710" w:type="dxa"/>
            <w:tcBorders>
              <w:top w:val="single" w:sz="6" w:space="0" w:color="auto"/>
              <w:left w:val="single" w:sz="6" w:space="0" w:color="auto"/>
              <w:bottom w:val="single" w:sz="6" w:space="0" w:color="auto"/>
              <w:right w:val="single" w:sz="6" w:space="0" w:color="auto"/>
            </w:tcBorders>
            <w:shd w:val="clear" w:color="FFFF00" w:fill="FFFFFF"/>
          </w:tcPr>
          <w:p w:rsidR="00513063" w:rsidRDefault="00513063" w:rsidP="00DD0BEC">
            <w:pPr>
              <w:spacing w:before="60"/>
              <w:rPr>
                <w:rFonts w:ascii="Arial" w:hAnsi="Arial" w:cs="Arial"/>
                <w:sz w:val="16"/>
              </w:rPr>
            </w:pPr>
            <w:r w:rsidRPr="00513063">
              <w:rPr>
                <w:rFonts w:ascii="Arial" w:hAnsi="Arial" w:cs="Arial"/>
                <w:sz w:val="16"/>
              </w:rPr>
              <w:t>Single Precision Floating Point</w:t>
            </w:r>
          </w:p>
        </w:tc>
        <w:tc>
          <w:tcPr>
            <w:tcW w:w="1980" w:type="dxa"/>
            <w:tcBorders>
              <w:top w:val="single" w:sz="6" w:space="0" w:color="auto"/>
              <w:left w:val="single" w:sz="6" w:space="0" w:color="auto"/>
              <w:bottom w:val="single" w:sz="6" w:space="0" w:color="auto"/>
              <w:right w:val="single" w:sz="6" w:space="0" w:color="auto"/>
            </w:tcBorders>
            <w:shd w:val="clear" w:color="FFFF00" w:fill="FFFFFF"/>
          </w:tcPr>
          <w:p w:rsidR="00513063" w:rsidRDefault="00513063" w:rsidP="00DD0BEC">
            <w:pPr>
              <w:spacing w:before="60"/>
              <w:rPr>
                <w:rFonts w:ascii="Arial" w:hAnsi="Arial" w:cs="Arial"/>
                <w:sz w:val="16"/>
              </w:rPr>
            </w:pPr>
            <w:r w:rsidRPr="000C4F14">
              <w:rPr>
                <w:rFonts w:ascii="Arial" w:hAnsi="Arial" w:cs="Arial"/>
                <w:sz w:val="16"/>
              </w:rPr>
              <w:t>15</w:t>
            </w:r>
            <w:r>
              <w:rPr>
                <w:rFonts w:ascii="Arial" w:hAnsi="Arial" w:cs="Arial"/>
                <w:sz w:val="16"/>
              </w:rPr>
              <w:t>0</w:t>
            </w:r>
            <w:r w:rsidRPr="000C4F14">
              <w:rPr>
                <w:rFonts w:ascii="Arial" w:hAnsi="Arial" w:cs="Arial"/>
                <w:sz w:val="16"/>
              </w:rPr>
              <w:t>.0</w:t>
            </w:r>
          </w:p>
        </w:tc>
      </w:tr>
      <w:tr w:rsidR="00513063" w:rsidTr="002F15D3">
        <w:tc>
          <w:tcPr>
            <w:tcW w:w="3888" w:type="dxa"/>
            <w:tcBorders>
              <w:top w:val="single" w:sz="6" w:space="0" w:color="auto"/>
              <w:left w:val="single" w:sz="6" w:space="0" w:color="auto"/>
              <w:bottom w:val="single" w:sz="6" w:space="0" w:color="auto"/>
              <w:right w:val="single" w:sz="6" w:space="0" w:color="auto"/>
            </w:tcBorders>
            <w:shd w:val="clear" w:color="FFFF00" w:fill="FFFFFF"/>
          </w:tcPr>
          <w:p w:rsidR="00513063" w:rsidRPr="000C4F14" w:rsidRDefault="00513063" w:rsidP="00DD0BEC">
            <w:pPr>
              <w:spacing w:before="60"/>
              <w:rPr>
                <w:rFonts w:ascii="Arial" w:hAnsi="Arial" w:cs="Arial"/>
                <w:sz w:val="16"/>
              </w:rPr>
            </w:pPr>
            <w:r w:rsidRPr="000C4F14">
              <w:rPr>
                <w:rFonts w:ascii="Arial" w:hAnsi="Arial" w:cs="Arial"/>
                <w:sz w:val="16"/>
              </w:rPr>
              <w:t>D_</w:t>
            </w:r>
            <w:r>
              <w:rPr>
                <w:rFonts w:ascii="Arial" w:hAnsi="Arial" w:cs="Arial"/>
                <w:sz w:val="16"/>
              </w:rPr>
              <w:t>SI</w:t>
            </w:r>
            <w:r w:rsidRPr="000C4F14">
              <w:rPr>
                <w:rFonts w:ascii="Arial" w:hAnsi="Arial" w:cs="Arial"/>
                <w:sz w:val="16"/>
              </w:rPr>
              <w:t>TEMPESTHILMT_DEGC_F32</w:t>
            </w:r>
          </w:p>
        </w:tc>
        <w:tc>
          <w:tcPr>
            <w:tcW w:w="1710" w:type="dxa"/>
            <w:tcBorders>
              <w:top w:val="single" w:sz="6" w:space="0" w:color="auto"/>
              <w:left w:val="single" w:sz="6" w:space="0" w:color="auto"/>
              <w:bottom w:val="single" w:sz="6" w:space="0" w:color="auto"/>
              <w:right w:val="single" w:sz="6" w:space="0" w:color="auto"/>
            </w:tcBorders>
            <w:shd w:val="clear" w:color="FFFF00" w:fill="FFFFFF"/>
          </w:tcPr>
          <w:p w:rsidR="00513063" w:rsidRDefault="00513063" w:rsidP="00DD0BEC">
            <w:pPr>
              <w:spacing w:before="60"/>
              <w:rPr>
                <w:rFonts w:ascii="Arial" w:hAnsi="Arial" w:cs="Arial"/>
                <w:sz w:val="16"/>
              </w:rPr>
            </w:pPr>
            <w:r w:rsidRPr="00513063">
              <w:rPr>
                <w:rFonts w:ascii="Arial" w:hAnsi="Arial" w:cs="Arial"/>
                <w:sz w:val="16"/>
              </w:rPr>
              <w:t>Single Precision Floating Point</w:t>
            </w:r>
          </w:p>
        </w:tc>
        <w:tc>
          <w:tcPr>
            <w:tcW w:w="1980" w:type="dxa"/>
            <w:tcBorders>
              <w:top w:val="single" w:sz="6" w:space="0" w:color="auto"/>
              <w:left w:val="single" w:sz="6" w:space="0" w:color="auto"/>
              <w:bottom w:val="single" w:sz="6" w:space="0" w:color="auto"/>
              <w:right w:val="single" w:sz="6" w:space="0" w:color="auto"/>
            </w:tcBorders>
            <w:shd w:val="clear" w:color="FFFF00" w:fill="FFFFFF"/>
          </w:tcPr>
          <w:p w:rsidR="00513063" w:rsidRDefault="00513063" w:rsidP="00DD0BEC">
            <w:pPr>
              <w:spacing w:before="60"/>
              <w:rPr>
                <w:rFonts w:ascii="Arial" w:hAnsi="Arial" w:cs="Arial"/>
                <w:sz w:val="16"/>
              </w:rPr>
            </w:pPr>
            <w:r>
              <w:rPr>
                <w:rFonts w:ascii="Arial" w:hAnsi="Arial" w:cs="Arial"/>
                <w:sz w:val="16"/>
              </w:rPr>
              <w:t>200.</w:t>
            </w:r>
            <w:r w:rsidRPr="000C4F14">
              <w:rPr>
                <w:rFonts w:ascii="Arial" w:hAnsi="Arial" w:cs="Arial"/>
                <w:sz w:val="16"/>
              </w:rPr>
              <w:t>0</w:t>
            </w:r>
          </w:p>
        </w:tc>
      </w:tr>
      <w:tr w:rsidR="000C4F14" w:rsidTr="00EF52E7">
        <w:tc>
          <w:tcPr>
            <w:tcW w:w="3888" w:type="dxa"/>
            <w:tcBorders>
              <w:top w:val="single" w:sz="6" w:space="0" w:color="auto"/>
              <w:left w:val="single" w:sz="6" w:space="0" w:color="auto"/>
              <w:bottom w:val="single" w:sz="6" w:space="0" w:color="auto"/>
              <w:right w:val="single" w:sz="6" w:space="0" w:color="auto"/>
            </w:tcBorders>
          </w:tcPr>
          <w:p w:rsidR="000C4F14" w:rsidRPr="000C4F14" w:rsidRDefault="000C4F14">
            <w:pPr>
              <w:spacing w:before="60"/>
              <w:rPr>
                <w:rFonts w:ascii="Arial" w:hAnsi="Arial" w:cs="Arial"/>
                <w:sz w:val="16"/>
              </w:rPr>
            </w:pPr>
            <w:r w:rsidRPr="000C4F14">
              <w:rPr>
                <w:rFonts w:ascii="Arial" w:hAnsi="Arial" w:cs="Arial"/>
                <w:sz w:val="16"/>
              </w:rPr>
              <w:t>D_</w:t>
            </w:r>
            <w:r w:rsidR="00513063">
              <w:rPr>
                <w:rFonts w:ascii="Arial" w:hAnsi="Arial" w:cs="Arial"/>
                <w:sz w:val="16"/>
              </w:rPr>
              <w:t>CU</w:t>
            </w:r>
            <w:r w:rsidRPr="000C4F14">
              <w:rPr>
                <w:rFonts w:ascii="Arial" w:hAnsi="Arial" w:cs="Arial"/>
                <w:sz w:val="16"/>
              </w:rPr>
              <w:t>TEMPESTLOLMT_DEGC_F32</w:t>
            </w:r>
          </w:p>
        </w:tc>
        <w:tc>
          <w:tcPr>
            <w:tcW w:w="1710" w:type="dxa"/>
            <w:tcBorders>
              <w:top w:val="single" w:sz="6" w:space="0" w:color="auto"/>
              <w:left w:val="single" w:sz="6" w:space="0" w:color="auto"/>
              <w:bottom w:val="single" w:sz="6" w:space="0" w:color="auto"/>
              <w:right w:val="single" w:sz="6" w:space="0" w:color="auto"/>
            </w:tcBorders>
          </w:tcPr>
          <w:p w:rsidR="000C4F14" w:rsidRDefault="000C4F14">
            <w:pPr>
              <w:spacing w:before="60"/>
              <w:rPr>
                <w:rFonts w:ascii="Arial" w:hAnsi="Arial" w:cs="Arial"/>
                <w:sz w:val="16"/>
              </w:rPr>
            </w:pPr>
            <w:r w:rsidRPr="008248FC">
              <w:rPr>
                <w:rFonts w:ascii="Arial" w:hAnsi="Arial" w:cs="Arial"/>
                <w:sz w:val="16"/>
                <w:szCs w:val="16"/>
              </w:rPr>
              <w:t>Single Precision Floating Point</w:t>
            </w:r>
          </w:p>
        </w:tc>
        <w:tc>
          <w:tcPr>
            <w:tcW w:w="1980" w:type="dxa"/>
            <w:tcBorders>
              <w:top w:val="single" w:sz="6" w:space="0" w:color="auto"/>
              <w:left w:val="single" w:sz="6" w:space="0" w:color="auto"/>
              <w:bottom w:val="single" w:sz="6" w:space="0" w:color="auto"/>
              <w:right w:val="single" w:sz="6" w:space="0" w:color="auto"/>
            </w:tcBorders>
          </w:tcPr>
          <w:p w:rsidR="000C4F14" w:rsidRDefault="000C4F14">
            <w:pPr>
              <w:spacing w:before="60"/>
              <w:rPr>
                <w:rFonts w:ascii="Arial" w:hAnsi="Arial" w:cs="Arial"/>
                <w:sz w:val="16"/>
              </w:rPr>
            </w:pPr>
            <w:r w:rsidRPr="000C4F14">
              <w:rPr>
                <w:rFonts w:ascii="Arial" w:hAnsi="Arial" w:cs="Arial"/>
                <w:sz w:val="16"/>
              </w:rPr>
              <w:t>-</w:t>
            </w:r>
            <w:r w:rsidR="00F729D4">
              <w:rPr>
                <w:rFonts w:ascii="Arial" w:hAnsi="Arial" w:cs="Arial"/>
                <w:sz w:val="16"/>
              </w:rPr>
              <w:t>5</w:t>
            </w:r>
            <w:r w:rsidRPr="000C4F14">
              <w:rPr>
                <w:rFonts w:ascii="Arial" w:hAnsi="Arial" w:cs="Arial"/>
                <w:sz w:val="16"/>
              </w:rPr>
              <w:t>0.0</w:t>
            </w:r>
          </w:p>
        </w:tc>
      </w:tr>
      <w:tr w:rsidR="000C4F14" w:rsidTr="00EF52E7">
        <w:tc>
          <w:tcPr>
            <w:tcW w:w="3888" w:type="dxa"/>
            <w:tcBorders>
              <w:top w:val="single" w:sz="6" w:space="0" w:color="auto"/>
              <w:left w:val="single" w:sz="6" w:space="0" w:color="auto"/>
              <w:bottom w:val="single" w:sz="6" w:space="0" w:color="auto"/>
              <w:right w:val="single" w:sz="6" w:space="0" w:color="auto"/>
            </w:tcBorders>
          </w:tcPr>
          <w:p w:rsidR="000C4F14" w:rsidRPr="000C4F14" w:rsidRDefault="000C4F14">
            <w:pPr>
              <w:spacing w:before="60"/>
              <w:rPr>
                <w:rFonts w:ascii="Arial" w:hAnsi="Arial" w:cs="Arial"/>
                <w:sz w:val="16"/>
              </w:rPr>
            </w:pPr>
            <w:r w:rsidRPr="000C4F14">
              <w:rPr>
                <w:rFonts w:ascii="Arial" w:hAnsi="Arial" w:cs="Arial"/>
                <w:sz w:val="16"/>
              </w:rPr>
              <w:t>D_</w:t>
            </w:r>
            <w:r w:rsidR="00513063">
              <w:rPr>
                <w:rFonts w:ascii="Arial" w:hAnsi="Arial" w:cs="Arial"/>
                <w:sz w:val="16"/>
              </w:rPr>
              <w:t>CU</w:t>
            </w:r>
            <w:r w:rsidRPr="000C4F14">
              <w:rPr>
                <w:rFonts w:ascii="Arial" w:hAnsi="Arial" w:cs="Arial"/>
                <w:sz w:val="16"/>
              </w:rPr>
              <w:t>TEMPESTHILMT_DEGC_F32</w:t>
            </w:r>
          </w:p>
        </w:tc>
        <w:tc>
          <w:tcPr>
            <w:tcW w:w="1710" w:type="dxa"/>
            <w:tcBorders>
              <w:top w:val="single" w:sz="6" w:space="0" w:color="auto"/>
              <w:left w:val="single" w:sz="6" w:space="0" w:color="auto"/>
              <w:bottom w:val="single" w:sz="6" w:space="0" w:color="auto"/>
              <w:right w:val="single" w:sz="6" w:space="0" w:color="auto"/>
            </w:tcBorders>
          </w:tcPr>
          <w:p w:rsidR="000C4F14" w:rsidRDefault="000C4F14">
            <w:pPr>
              <w:spacing w:before="60"/>
              <w:rPr>
                <w:rFonts w:ascii="Arial" w:hAnsi="Arial" w:cs="Arial"/>
                <w:sz w:val="16"/>
              </w:rPr>
            </w:pPr>
            <w:r w:rsidRPr="008248FC">
              <w:rPr>
                <w:rFonts w:ascii="Arial" w:hAnsi="Arial" w:cs="Arial"/>
                <w:sz w:val="16"/>
                <w:szCs w:val="16"/>
              </w:rPr>
              <w:t>Single Precision Floating Point</w:t>
            </w:r>
          </w:p>
        </w:tc>
        <w:tc>
          <w:tcPr>
            <w:tcW w:w="1980" w:type="dxa"/>
            <w:tcBorders>
              <w:top w:val="single" w:sz="6" w:space="0" w:color="auto"/>
              <w:left w:val="single" w:sz="6" w:space="0" w:color="auto"/>
              <w:bottom w:val="single" w:sz="6" w:space="0" w:color="auto"/>
              <w:right w:val="single" w:sz="6" w:space="0" w:color="auto"/>
            </w:tcBorders>
          </w:tcPr>
          <w:p w:rsidR="000C4F14" w:rsidRDefault="00513063">
            <w:pPr>
              <w:spacing w:before="60"/>
              <w:rPr>
                <w:rFonts w:ascii="Arial" w:hAnsi="Arial" w:cs="Arial"/>
                <w:sz w:val="16"/>
              </w:rPr>
            </w:pPr>
            <w:r>
              <w:rPr>
                <w:rFonts w:ascii="Arial" w:hAnsi="Arial" w:cs="Arial"/>
                <w:sz w:val="16"/>
              </w:rPr>
              <w:t>300</w:t>
            </w:r>
            <w:r w:rsidR="000C4F14" w:rsidRPr="000C4F14">
              <w:rPr>
                <w:rFonts w:ascii="Arial" w:hAnsi="Arial" w:cs="Arial"/>
                <w:sz w:val="16"/>
              </w:rPr>
              <w:t>.0</w:t>
            </w:r>
          </w:p>
        </w:tc>
      </w:tr>
      <w:tr w:rsidR="00F729D4" w:rsidTr="00EF52E7">
        <w:tc>
          <w:tcPr>
            <w:tcW w:w="3888" w:type="dxa"/>
            <w:tcBorders>
              <w:top w:val="single" w:sz="6" w:space="0" w:color="auto"/>
              <w:left w:val="single" w:sz="6" w:space="0" w:color="auto"/>
              <w:bottom w:val="single" w:sz="6" w:space="0" w:color="auto"/>
              <w:right w:val="single" w:sz="6" w:space="0" w:color="auto"/>
            </w:tcBorders>
          </w:tcPr>
          <w:p w:rsidR="00F729D4" w:rsidRPr="000C4F14" w:rsidRDefault="00F729D4">
            <w:pPr>
              <w:spacing w:before="60"/>
              <w:rPr>
                <w:rFonts w:ascii="Arial" w:hAnsi="Arial" w:cs="Arial"/>
                <w:sz w:val="16"/>
              </w:rPr>
            </w:pPr>
            <w:r w:rsidRPr="000C4F14">
              <w:rPr>
                <w:rFonts w:ascii="Arial" w:hAnsi="Arial" w:cs="Arial"/>
                <w:sz w:val="16"/>
              </w:rPr>
              <w:t>D_</w:t>
            </w:r>
            <w:r>
              <w:rPr>
                <w:rFonts w:ascii="Arial" w:hAnsi="Arial" w:cs="Arial"/>
                <w:sz w:val="16"/>
              </w:rPr>
              <w:t>AM</w:t>
            </w:r>
            <w:r w:rsidRPr="000C4F14">
              <w:rPr>
                <w:rFonts w:ascii="Arial" w:hAnsi="Arial" w:cs="Arial"/>
                <w:sz w:val="16"/>
              </w:rPr>
              <w:t>TEMPESTLOLMT_DEGC_F32</w:t>
            </w:r>
          </w:p>
        </w:tc>
        <w:tc>
          <w:tcPr>
            <w:tcW w:w="1710" w:type="dxa"/>
            <w:tcBorders>
              <w:top w:val="single" w:sz="6" w:space="0" w:color="auto"/>
              <w:left w:val="single" w:sz="6" w:space="0" w:color="auto"/>
              <w:bottom w:val="single" w:sz="6" w:space="0" w:color="auto"/>
              <w:right w:val="single" w:sz="6" w:space="0" w:color="auto"/>
            </w:tcBorders>
          </w:tcPr>
          <w:p w:rsidR="00F729D4" w:rsidRPr="008248FC" w:rsidRDefault="00F729D4">
            <w:pPr>
              <w:spacing w:before="60"/>
              <w:rPr>
                <w:rFonts w:ascii="Arial" w:hAnsi="Arial" w:cs="Arial"/>
                <w:sz w:val="16"/>
                <w:szCs w:val="16"/>
              </w:rPr>
            </w:pPr>
            <w:r w:rsidRPr="008248FC">
              <w:rPr>
                <w:rFonts w:ascii="Arial" w:hAnsi="Arial" w:cs="Arial"/>
                <w:sz w:val="16"/>
                <w:szCs w:val="16"/>
              </w:rPr>
              <w:t>Single Precision Floating Point</w:t>
            </w:r>
          </w:p>
        </w:tc>
        <w:tc>
          <w:tcPr>
            <w:tcW w:w="1980" w:type="dxa"/>
            <w:tcBorders>
              <w:top w:val="single" w:sz="6" w:space="0" w:color="auto"/>
              <w:left w:val="single" w:sz="6" w:space="0" w:color="auto"/>
              <w:bottom w:val="single" w:sz="6" w:space="0" w:color="auto"/>
              <w:right w:val="single" w:sz="6" w:space="0" w:color="auto"/>
            </w:tcBorders>
          </w:tcPr>
          <w:p w:rsidR="00F729D4" w:rsidRPr="000C4F14" w:rsidRDefault="00F729D4">
            <w:pPr>
              <w:spacing w:before="60"/>
              <w:rPr>
                <w:rFonts w:ascii="Arial" w:hAnsi="Arial" w:cs="Arial"/>
                <w:sz w:val="16"/>
              </w:rPr>
            </w:pPr>
            <w:r w:rsidRPr="000C4F14">
              <w:rPr>
                <w:rFonts w:ascii="Arial" w:hAnsi="Arial" w:cs="Arial"/>
                <w:sz w:val="16"/>
              </w:rPr>
              <w:t>-</w:t>
            </w:r>
            <w:r>
              <w:rPr>
                <w:rFonts w:ascii="Arial" w:hAnsi="Arial" w:cs="Arial"/>
                <w:sz w:val="16"/>
              </w:rPr>
              <w:t>5</w:t>
            </w:r>
            <w:r w:rsidRPr="000C4F14">
              <w:rPr>
                <w:rFonts w:ascii="Arial" w:hAnsi="Arial" w:cs="Arial"/>
                <w:sz w:val="16"/>
              </w:rPr>
              <w:t>0.0</w:t>
            </w:r>
          </w:p>
        </w:tc>
      </w:tr>
      <w:tr w:rsidR="00F729D4" w:rsidTr="00EF52E7">
        <w:tc>
          <w:tcPr>
            <w:tcW w:w="3888" w:type="dxa"/>
            <w:tcBorders>
              <w:top w:val="single" w:sz="6" w:space="0" w:color="auto"/>
              <w:left w:val="single" w:sz="6" w:space="0" w:color="auto"/>
              <w:bottom w:val="single" w:sz="6" w:space="0" w:color="auto"/>
              <w:right w:val="single" w:sz="6" w:space="0" w:color="auto"/>
            </w:tcBorders>
          </w:tcPr>
          <w:p w:rsidR="00F729D4" w:rsidRPr="000C4F14" w:rsidRDefault="00F729D4">
            <w:pPr>
              <w:spacing w:before="60"/>
              <w:rPr>
                <w:rFonts w:ascii="Arial" w:hAnsi="Arial" w:cs="Arial"/>
                <w:sz w:val="16"/>
              </w:rPr>
            </w:pPr>
            <w:r w:rsidRPr="000C4F14">
              <w:rPr>
                <w:rFonts w:ascii="Arial" w:hAnsi="Arial" w:cs="Arial"/>
                <w:sz w:val="16"/>
              </w:rPr>
              <w:t>D_</w:t>
            </w:r>
            <w:r>
              <w:rPr>
                <w:rFonts w:ascii="Arial" w:hAnsi="Arial" w:cs="Arial"/>
                <w:sz w:val="16"/>
              </w:rPr>
              <w:t>AM</w:t>
            </w:r>
            <w:r w:rsidRPr="000C4F14">
              <w:rPr>
                <w:rFonts w:ascii="Arial" w:hAnsi="Arial" w:cs="Arial"/>
                <w:sz w:val="16"/>
              </w:rPr>
              <w:t>TEMPESTHILMT_DEGC_F32</w:t>
            </w:r>
          </w:p>
        </w:tc>
        <w:tc>
          <w:tcPr>
            <w:tcW w:w="1710" w:type="dxa"/>
            <w:tcBorders>
              <w:top w:val="single" w:sz="6" w:space="0" w:color="auto"/>
              <w:left w:val="single" w:sz="6" w:space="0" w:color="auto"/>
              <w:bottom w:val="single" w:sz="6" w:space="0" w:color="auto"/>
              <w:right w:val="single" w:sz="6" w:space="0" w:color="auto"/>
            </w:tcBorders>
          </w:tcPr>
          <w:p w:rsidR="00F729D4" w:rsidRPr="008248FC" w:rsidRDefault="00F729D4">
            <w:pPr>
              <w:spacing w:before="60"/>
              <w:rPr>
                <w:rFonts w:ascii="Arial" w:hAnsi="Arial" w:cs="Arial"/>
                <w:sz w:val="16"/>
                <w:szCs w:val="16"/>
              </w:rPr>
            </w:pPr>
            <w:r w:rsidRPr="008248FC">
              <w:rPr>
                <w:rFonts w:ascii="Arial" w:hAnsi="Arial" w:cs="Arial"/>
                <w:sz w:val="16"/>
                <w:szCs w:val="16"/>
              </w:rPr>
              <w:t>Single Precision Floating Point</w:t>
            </w:r>
          </w:p>
        </w:tc>
        <w:tc>
          <w:tcPr>
            <w:tcW w:w="1980" w:type="dxa"/>
            <w:tcBorders>
              <w:top w:val="single" w:sz="6" w:space="0" w:color="auto"/>
              <w:left w:val="single" w:sz="6" w:space="0" w:color="auto"/>
              <w:bottom w:val="single" w:sz="6" w:space="0" w:color="auto"/>
              <w:right w:val="single" w:sz="6" w:space="0" w:color="auto"/>
            </w:tcBorders>
          </w:tcPr>
          <w:p w:rsidR="00F729D4" w:rsidRPr="000C4F14" w:rsidRDefault="00F729D4">
            <w:pPr>
              <w:spacing w:before="60"/>
              <w:rPr>
                <w:rFonts w:ascii="Arial" w:hAnsi="Arial" w:cs="Arial"/>
                <w:sz w:val="16"/>
              </w:rPr>
            </w:pPr>
            <w:r w:rsidRPr="000C4F14">
              <w:rPr>
                <w:rFonts w:ascii="Arial" w:hAnsi="Arial" w:cs="Arial"/>
                <w:sz w:val="16"/>
              </w:rPr>
              <w:t>1</w:t>
            </w:r>
            <w:r>
              <w:rPr>
                <w:rFonts w:ascii="Arial" w:hAnsi="Arial" w:cs="Arial"/>
                <w:sz w:val="16"/>
              </w:rPr>
              <w:t>50</w:t>
            </w:r>
            <w:r w:rsidRPr="000C4F14">
              <w:rPr>
                <w:rFonts w:ascii="Arial" w:hAnsi="Arial" w:cs="Arial"/>
                <w:sz w:val="16"/>
              </w:rPr>
              <w:t>.0</w:t>
            </w:r>
          </w:p>
        </w:tc>
      </w:tr>
      <w:tr w:rsidR="00160E81" w:rsidTr="00EF52E7">
        <w:tc>
          <w:tcPr>
            <w:tcW w:w="3888" w:type="dxa"/>
            <w:tcBorders>
              <w:top w:val="single" w:sz="6" w:space="0" w:color="auto"/>
              <w:left w:val="single" w:sz="6" w:space="0" w:color="auto"/>
              <w:bottom w:val="single" w:sz="6" w:space="0" w:color="auto"/>
              <w:right w:val="single" w:sz="6" w:space="0" w:color="auto"/>
            </w:tcBorders>
          </w:tcPr>
          <w:p w:rsidR="00160E81" w:rsidDel="007238BB" w:rsidRDefault="00160E81">
            <w:pPr>
              <w:spacing w:before="60"/>
              <w:rPr>
                <w:rFonts w:ascii="Arial" w:hAnsi="Arial" w:cs="Arial"/>
                <w:sz w:val="16"/>
              </w:rPr>
            </w:pPr>
            <w:r w:rsidRPr="00160E81">
              <w:rPr>
                <w:rFonts w:ascii="Arial" w:hAnsi="Arial" w:cs="Arial"/>
                <w:sz w:val="16"/>
              </w:rPr>
              <w:t>D_LOOPSPERSEC_CNT_F32</w:t>
            </w:r>
          </w:p>
        </w:tc>
        <w:tc>
          <w:tcPr>
            <w:tcW w:w="1710" w:type="dxa"/>
            <w:tcBorders>
              <w:top w:val="single" w:sz="6" w:space="0" w:color="auto"/>
              <w:left w:val="single" w:sz="6" w:space="0" w:color="auto"/>
              <w:bottom w:val="single" w:sz="6" w:space="0" w:color="auto"/>
              <w:right w:val="single" w:sz="6" w:space="0" w:color="auto"/>
            </w:tcBorders>
          </w:tcPr>
          <w:p w:rsidR="00160E81" w:rsidRPr="008248FC" w:rsidDel="007238BB" w:rsidRDefault="00160E81">
            <w:pPr>
              <w:spacing w:before="60"/>
              <w:rPr>
                <w:rFonts w:ascii="Arial" w:hAnsi="Arial" w:cs="Arial"/>
                <w:sz w:val="16"/>
                <w:szCs w:val="16"/>
              </w:rPr>
            </w:pPr>
            <w:r w:rsidRPr="008248FC">
              <w:rPr>
                <w:rFonts w:ascii="Arial" w:hAnsi="Arial" w:cs="Arial"/>
                <w:sz w:val="16"/>
                <w:szCs w:val="16"/>
              </w:rPr>
              <w:t>Single Precision Floating Point</w:t>
            </w:r>
          </w:p>
        </w:tc>
        <w:tc>
          <w:tcPr>
            <w:tcW w:w="1980" w:type="dxa"/>
            <w:tcBorders>
              <w:top w:val="single" w:sz="6" w:space="0" w:color="auto"/>
              <w:left w:val="single" w:sz="6" w:space="0" w:color="auto"/>
              <w:bottom w:val="single" w:sz="6" w:space="0" w:color="auto"/>
              <w:right w:val="single" w:sz="6" w:space="0" w:color="auto"/>
            </w:tcBorders>
          </w:tcPr>
          <w:p w:rsidR="00160E81" w:rsidRPr="000C4F14" w:rsidDel="007238BB" w:rsidRDefault="00160E81">
            <w:pPr>
              <w:spacing w:before="60"/>
              <w:rPr>
                <w:rFonts w:ascii="Arial" w:hAnsi="Arial" w:cs="Arial"/>
                <w:sz w:val="16"/>
              </w:rPr>
            </w:pPr>
            <w:r>
              <w:rPr>
                <w:rFonts w:ascii="Arial" w:hAnsi="Arial" w:cs="Arial"/>
                <w:sz w:val="16"/>
              </w:rPr>
              <w:t>10.0</w:t>
            </w:r>
          </w:p>
        </w:tc>
      </w:tr>
    </w:tbl>
    <w:p w:rsidR="00B24666" w:rsidRDefault="00B24666">
      <w:pPr>
        <w:pStyle w:val="Heading4"/>
      </w:pPr>
      <w:r>
        <w:t>Global</w:t>
      </w:r>
    </w:p>
    <w:p w:rsidR="00B24666" w:rsidRDefault="00B24666">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B24666">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Constant Name</w:t>
            </w:r>
          </w:p>
        </w:tc>
      </w:tr>
      <w:tr w:rsidR="00B24666">
        <w:trPr>
          <w:jc w:val="center"/>
        </w:trPr>
        <w:tc>
          <w:tcPr>
            <w:tcW w:w="4608" w:type="dxa"/>
            <w:tcBorders>
              <w:top w:val="nil"/>
              <w:left w:val="single" w:sz="6" w:space="0" w:color="auto"/>
              <w:bottom w:val="single" w:sz="6" w:space="0" w:color="auto"/>
              <w:right w:val="single" w:sz="6" w:space="0" w:color="auto"/>
            </w:tcBorders>
          </w:tcPr>
          <w:p w:rsidR="00B24666" w:rsidRDefault="00B24666">
            <w:pPr>
              <w:spacing w:before="60"/>
              <w:rPr>
                <w:rFonts w:ascii="Arial" w:hAnsi="Arial" w:cs="Arial"/>
                <w:sz w:val="16"/>
              </w:rPr>
            </w:pPr>
            <w:r>
              <w:rPr>
                <w:rFonts w:ascii="Arial" w:hAnsi="Arial" w:cs="Arial"/>
                <w:sz w:val="16"/>
              </w:rPr>
              <w:t>None</w:t>
            </w:r>
          </w:p>
        </w:tc>
      </w:tr>
    </w:tbl>
    <w:p w:rsidR="00B24666" w:rsidRDefault="00B24666"/>
    <w:p w:rsidR="00B24666" w:rsidRDefault="00B24666">
      <w:pPr>
        <w:pStyle w:val="Heading3"/>
      </w:pPr>
      <w:r>
        <w:t>Module specific Lookup Tables Constants</w:t>
      </w:r>
    </w:p>
    <w:p w:rsidR="00B24666" w:rsidRDefault="00B24666">
      <w:r>
        <w:t>(This is for lookup tables (arrays) with fixed values, same name as other tables)</w:t>
      </w:r>
    </w:p>
    <w:tbl>
      <w:tblPr>
        <w:tblW w:w="685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1440"/>
        <w:gridCol w:w="1260"/>
        <w:gridCol w:w="1260"/>
      </w:tblGrid>
      <w:tr w:rsidR="00B24666">
        <w:tc>
          <w:tcPr>
            <w:tcW w:w="289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Constant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Resolution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Value</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Software Segment</w:t>
            </w:r>
          </w:p>
        </w:tc>
      </w:tr>
      <w:tr w:rsidR="00B24666">
        <w:tc>
          <w:tcPr>
            <w:tcW w:w="2898"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r>
              <w:rPr>
                <w:rFonts w:ascii="Arial" w:hAnsi="Arial" w:cs="Arial"/>
                <w:sz w:val="16"/>
              </w:rPr>
              <w:t>None</w:t>
            </w:r>
          </w:p>
        </w:tc>
        <w:tc>
          <w:tcPr>
            <w:tcW w:w="144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c>
          <w:tcPr>
            <w:tcW w:w="126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r>
    </w:tbl>
    <w:p w:rsidR="00B24666" w:rsidRDefault="00B24666"/>
    <w:p w:rsidR="00EF52E7" w:rsidRDefault="00B24666" w:rsidP="00EF52E7">
      <w:pPr>
        <w:pStyle w:val="Heading1"/>
      </w:pPr>
      <w:r>
        <w:br w:type="page"/>
      </w:r>
      <w:r w:rsidR="00EF52E7">
        <w:lastRenderedPageBreak/>
        <w:t xml:space="preserve">Functions/Macros used by the Sub-Modules </w:t>
      </w:r>
    </w:p>
    <w:p w:rsidR="00EF52E7" w:rsidRDefault="00EF52E7" w:rsidP="00EF52E7">
      <w:pPr>
        <w:pStyle w:val="Heading2"/>
      </w:pPr>
      <w:r>
        <w:t xml:space="preserve">Library Functions / Macros </w:t>
      </w:r>
    </w:p>
    <w:p w:rsidR="00EF52E7" w:rsidRDefault="00EF52E7" w:rsidP="00EF52E7">
      <w:r>
        <w:t>The library functions / Macros that are called by the various sub modules are identified below,</w:t>
      </w:r>
    </w:p>
    <w:p w:rsidR="000C4F14" w:rsidRDefault="00062641" w:rsidP="00EF52E7">
      <w:pPr>
        <w:numPr>
          <w:ilvl w:val="0"/>
          <w:numId w:val="5"/>
        </w:numPr>
        <w:spacing w:after="0"/>
      </w:pPr>
      <w:r w:rsidRPr="00062641">
        <w:t>LPF_KUpdate_f32_m</w:t>
      </w:r>
      <w:r w:rsidRPr="00062641" w:rsidDel="00062641">
        <w:t xml:space="preserve"> </w:t>
      </w:r>
      <w:r w:rsidR="000C4F14">
        <w:t>()</w:t>
      </w:r>
    </w:p>
    <w:p w:rsidR="000C4F14" w:rsidRDefault="00062641" w:rsidP="00EF52E7">
      <w:pPr>
        <w:numPr>
          <w:ilvl w:val="0"/>
          <w:numId w:val="5"/>
        </w:numPr>
        <w:spacing w:after="0"/>
      </w:pPr>
      <w:r>
        <w:rPr>
          <w:rFonts w:ascii="Courier New" w:hAnsi="Courier New" w:cs="Courier New"/>
          <w:color w:val="000000"/>
          <w:highlight w:val="lightGray"/>
        </w:rPr>
        <w:t>LPF_OpUpdate_f32_m</w:t>
      </w:r>
      <w:r w:rsidRPr="000C4F14" w:rsidDel="00062641">
        <w:t xml:space="preserve"> </w:t>
      </w:r>
      <w:r w:rsidR="000C4F14">
        <w:t>()</w:t>
      </w:r>
    </w:p>
    <w:p w:rsidR="000C4F14" w:rsidRDefault="000C4F14" w:rsidP="00EF52E7">
      <w:pPr>
        <w:numPr>
          <w:ilvl w:val="0"/>
          <w:numId w:val="5"/>
        </w:numPr>
        <w:spacing w:after="0"/>
      </w:pPr>
      <w:proofErr w:type="spellStart"/>
      <w:r w:rsidRPr="000C4F14">
        <w:t>Limit_m</w:t>
      </w:r>
      <w:proofErr w:type="spellEnd"/>
      <w:r>
        <w:t>()</w:t>
      </w:r>
    </w:p>
    <w:p w:rsidR="00EF52E7" w:rsidRDefault="00EF52E7" w:rsidP="00EF52E7">
      <w:pPr>
        <w:pStyle w:val="Heading2"/>
      </w:pPr>
      <w:r>
        <w:t>Data Hiding Functions</w:t>
      </w:r>
    </w:p>
    <w:p w:rsidR="00EF52E7" w:rsidRDefault="00EF52E7" w:rsidP="00EF52E7">
      <w:r>
        <w:t>The data hiding functions / macros used in this module are identified below,</w:t>
      </w:r>
    </w:p>
    <w:p w:rsidR="00EF52E7" w:rsidRDefault="000C4F14" w:rsidP="000C4F14">
      <w:pPr>
        <w:numPr>
          <w:ilvl w:val="0"/>
          <w:numId w:val="12"/>
        </w:numPr>
        <w:spacing w:after="0"/>
      </w:pPr>
      <w:r>
        <w:t>None</w:t>
      </w:r>
    </w:p>
    <w:p w:rsidR="00EF52E7" w:rsidRDefault="00EF52E7" w:rsidP="00EF52E7">
      <w:pPr>
        <w:pStyle w:val="Heading2"/>
      </w:pPr>
      <w:r>
        <w:t>Local Functions/Macros Used by this MDD only</w:t>
      </w:r>
    </w:p>
    <w:p w:rsidR="00EF52E7" w:rsidRDefault="00EF52E7" w:rsidP="00EF52E7">
      <w:r>
        <w:t>(Note if they are defined in another source file, then reference the appropriate header file)</w:t>
      </w:r>
    </w:p>
    <w:p w:rsidR="00EF52E7" w:rsidRDefault="00EF52E7" w:rsidP="00EF52E7">
      <w:r>
        <w:t>The local functions/macros in this module are identified below,</w:t>
      </w:r>
    </w:p>
    <w:p w:rsidR="00EF52E7" w:rsidRDefault="000C4F14" w:rsidP="00EF52E7">
      <w:pPr>
        <w:numPr>
          <w:ilvl w:val="0"/>
          <w:numId w:val="11"/>
        </w:numPr>
        <w:spacing w:after="0"/>
      </w:pPr>
      <w:proofErr w:type="spellStart"/>
      <w:r w:rsidRPr="000C4F14">
        <w:t>LeadLagFilt</w:t>
      </w:r>
      <w:proofErr w:type="spellEnd"/>
      <w:r>
        <w:t>()</w:t>
      </w:r>
    </w:p>
    <w:p w:rsidR="009543C5" w:rsidRDefault="009543C5" w:rsidP="009543C5">
      <w:pPr>
        <w:numPr>
          <w:ilvl w:val="0"/>
          <w:numId w:val="11"/>
        </w:numPr>
        <w:rPr>
          <w:lang w:val="fr-FR"/>
        </w:rPr>
      </w:pPr>
      <w:proofErr w:type="spellStart"/>
      <w:r w:rsidRPr="008A7A2E">
        <w:rPr>
          <w:lang w:val="fr-FR"/>
        </w:rPr>
        <w:t>LeadLagFiltInit</w:t>
      </w:r>
      <w:proofErr w:type="spellEnd"/>
      <w:r w:rsidRPr="008A7A2E">
        <w:rPr>
          <w:lang w:val="fr-FR"/>
        </w:rPr>
        <w:t xml:space="preserve"> (</w:t>
      </w:r>
      <w:r w:rsidRPr="00341996">
        <w:rPr>
          <w:lang w:val="fr-FR"/>
        </w:rPr>
        <w:t>CtrlTempFinal_DegC_T_f32</w:t>
      </w:r>
      <w:r>
        <w:rPr>
          <w:lang w:val="fr-FR"/>
        </w:rPr>
        <w:t>,</w:t>
      </w:r>
      <w:r w:rsidRPr="00B77F05">
        <w:rPr>
          <w:lang w:val="fr-FR"/>
        </w:rPr>
        <w:t xml:space="preserve"> </w:t>
      </w:r>
      <w:r>
        <w:rPr>
          <w:lang w:val="fr-FR"/>
        </w:rPr>
        <w:t>Amb</w:t>
      </w:r>
      <w:r w:rsidRPr="00341996">
        <w:rPr>
          <w:lang w:val="fr-FR"/>
        </w:rPr>
        <w:t>Temp_DegC_T_f32</w:t>
      </w:r>
      <w:r>
        <w:rPr>
          <w:lang w:val="fr-FR"/>
        </w:rPr>
        <w:t>,</w:t>
      </w:r>
      <w:r w:rsidRPr="00B77F05">
        <w:rPr>
          <w:lang w:val="fr-FR"/>
        </w:rPr>
        <w:t xml:space="preserve"> </w:t>
      </w:r>
      <w:r>
        <w:rPr>
          <w:lang w:val="fr-FR"/>
        </w:rPr>
        <w:t>EngTemp</w:t>
      </w:r>
      <w:r w:rsidRPr="00341996">
        <w:rPr>
          <w:lang w:val="fr-FR"/>
        </w:rPr>
        <w:t>_DegC_T_f32</w:t>
      </w:r>
      <w:r w:rsidRPr="008A7A2E">
        <w:rPr>
          <w:lang w:val="fr-FR"/>
        </w:rPr>
        <w:t>)</w:t>
      </w:r>
    </w:p>
    <w:p w:rsidR="009543C5" w:rsidRDefault="009543C5" w:rsidP="009543C5">
      <w:pPr>
        <w:numPr>
          <w:ilvl w:val="0"/>
          <w:numId w:val="11"/>
        </w:numPr>
        <w:rPr>
          <w:lang w:val="fr-FR"/>
        </w:rPr>
      </w:pPr>
      <w:proofErr w:type="spellStart"/>
      <w:proofErr w:type="gramStart"/>
      <w:r w:rsidRPr="009543C5">
        <w:rPr>
          <w:lang w:val="fr-FR"/>
        </w:rPr>
        <w:t>AssMechFiltInit</w:t>
      </w:r>
      <w:proofErr w:type="spellEnd"/>
      <w:r w:rsidRPr="009543C5">
        <w:rPr>
          <w:lang w:val="fr-FR"/>
        </w:rPr>
        <w:t>(</w:t>
      </w:r>
      <w:proofErr w:type="gramEnd"/>
      <w:r>
        <w:rPr>
          <w:lang w:val="fr-FR"/>
        </w:rPr>
        <w:t>Amb</w:t>
      </w:r>
      <w:r w:rsidRPr="00341996">
        <w:rPr>
          <w:lang w:val="fr-FR"/>
        </w:rPr>
        <w:t>Temp_DegC_T_f32</w:t>
      </w:r>
      <w:r>
        <w:rPr>
          <w:lang w:val="fr-FR"/>
        </w:rPr>
        <w:t>,</w:t>
      </w:r>
      <w:r w:rsidRPr="00B77F05">
        <w:rPr>
          <w:lang w:val="fr-FR"/>
        </w:rPr>
        <w:t xml:space="preserve"> </w:t>
      </w:r>
      <w:r>
        <w:rPr>
          <w:lang w:val="fr-FR"/>
        </w:rPr>
        <w:t>EngTemp</w:t>
      </w:r>
      <w:r w:rsidRPr="00341996">
        <w:rPr>
          <w:lang w:val="fr-FR"/>
        </w:rPr>
        <w:t>_DegC_T_f32</w:t>
      </w:r>
      <w:r w:rsidRPr="008A7A2E">
        <w:rPr>
          <w:lang w:val="fr-FR"/>
        </w:rPr>
        <w:t>)</w:t>
      </w:r>
    </w:p>
    <w:p w:rsidR="009543C5" w:rsidRDefault="009543C5" w:rsidP="009543C5">
      <w:pPr>
        <w:ind w:left="720"/>
        <w:rPr>
          <w:lang w:val="fr-FR"/>
        </w:rPr>
      </w:pPr>
    </w:p>
    <w:p w:rsidR="00EF52E7" w:rsidRPr="009543C5" w:rsidRDefault="00EF52E7" w:rsidP="00EF52E7">
      <w:pPr>
        <w:pStyle w:val="Heading1"/>
        <w:numPr>
          <w:ilvl w:val="0"/>
          <w:numId w:val="0"/>
        </w:numPr>
        <w:ind w:left="432"/>
        <w:rPr>
          <w:lang w:val="fr-FR"/>
        </w:rPr>
      </w:pPr>
    </w:p>
    <w:p w:rsidR="00B24666" w:rsidRDefault="00EF52E7">
      <w:pPr>
        <w:pStyle w:val="Heading1"/>
      </w:pPr>
      <w:r w:rsidRPr="009543C5">
        <w:rPr>
          <w:lang w:val="fr-FR"/>
        </w:rPr>
        <w:br w:type="page"/>
      </w:r>
      <w:r w:rsidR="00B24666">
        <w:lastRenderedPageBreak/>
        <w:t>Software Module Implementation</w:t>
      </w:r>
    </w:p>
    <w:p w:rsidR="00B24666" w:rsidRDefault="00B24666">
      <w:pPr>
        <w:pStyle w:val="Heading2"/>
      </w:pPr>
      <w:r>
        <w:t>Initialization Functions</w:t>
      </w:r>
    </w:p>
    <w:p w:rsidR="00B24666" w:rsidRDefault="00B24666">
      <w:pPr>
        <w:pStyle w:val="Heading3"/>
      </w:pPr>
      <w:proofErr w:type="spellStart"/>
      <w:r>
        <w:t>Init</w:t>
      </w:r>
      <w:proofErr w:type="spellEnd"/>
      <w:r>
        <w:t xml:space="preserve">: </w:t>
      </w:r>
      <w:r w:rsidR="000C4F14" w:rsidRPr="000C4F14">
        <w:t>MtrTempEst_Init1</w:t>
      </w:r>
    </w:p>
    <w:p w:rsidR="00B24666" w:rsidRDefault="00B24666">
      <w:pPr>
        <w:pStyle w:val="Heading4"/>
      </w:pPr>
      <w:r>
        <w:t>Design Rationale</w:t>
      </w:r>
    </w:p>
    <w:p w:rsidR="00B24666" w:rsidRDefault="0097065F">
      <w:proofErr w:type="gramStart"/>
      <w:r w:rsidRPr="0097065F">
        <w:t>Initialization of Lead Lag Filter State Variable</w:t>
      </w:r>
      <w:r>
        <w:t>s</w:t>
      </w:r>
      <w:r w:rsidRPr="0097065F">
        <w:t xml:space="preserve"> and Temp</w:t>
      </w:r>
      <w:r>
        <w:t>erature</w:t>
      </w:r>
      <w:r w:rsidRPr="0097065F">
        <w:t xml:space="preserve"> Est</w:t>
      </w:r>
      <w:r>
        <w:t>imate</w:t>
      </w:r>
      <w:r w:rsidRPr="0097065F">
        <w:t xml:space="preserve"> outputs.</w:t>
      </w:r>
      <w:proofErr w:type="gramEnd"/>
    </w:p>
    <w:p w:rsidR="00F34240" w:rsidRDefault="00F34240">
      <w:r>
        <w:t xml:space="preserve">LPF_KUpdate_f32 is used to initialize the LPF filter instead of the full LPF_Init_f32 macro as an optimization since the required initial state of the filter is 0, which is the initialized value of the RAM, so there is no need to explicitly </w:t>
      </w:r>
      <w:r w:rsidR="00F57217">
        <w:t>initi</w:t>
      </w:r>
      <w:r>
        <w:t>alize the state variables in this init function.</w:t>
      </w:r>
    </w:p>
    <w:p w:rsidR="00B24666" w:rsidRDefault="00B24666">
      <w:pPr>
        <w:pStyle w:val="Heading4"/>
      </w:pPr>
      <w:r>
        <w:t>Module Outputs</w:t>
      </w:r>
    </w:p>
    <w:p w:rsidR="000C4F14" w:rsidRPr="006F5589" w:rsidRDefault="000C4F14" w:rsidP="000C4F14">
      <w:r w:rsidRPr="006F5589">
        <w:t>CtrlTempFinal_DegC_T_f32 = Rte_IRead_MtrTempEst_Init1_CtrlTempFinal_DegC_</w:t>
      </w:r>
      <w:proofErr w:type="gramStart"/>
      <w:r w:rsidRPr="006F5589">
        <w:t>f32()</w:t>
      </w:r>
      <w:proofErr w:type="gramEnd"/>
    </w:p>
    <w:p w:rsidR="00B77F05" w:rsidRPr="006F5589" w:rsidRDefault="00B77F05" w:rsidP="00B77F05">
      <w:proofErr w:type="spellStart"/>
      <w:r w:rsidRPr="006F5589">
        <w:t>AmbTemp</w:t>
      </w:r>
      <w:proofErr w:type="spellEnd"/>
      <w:r w:rsidRPr="006F5589">
        <w:t xml:space="preserve"> _DegC_T_f32 = Rte_IRead_MtrTempEst_Init1_ AmbTemp_DegC_</w:t>
      </w:r>
      <w:proofErr w:type="gramStart"/>
      <w:r w:rsidRPr="006F5589">
        <w:t>f32()</w:t>
      </w:r>
      <w:proofErr w:type="gramEnd"/>
    </w:p>
    <w:p w:rsidR="00B77F05" w:rsidRDefault="00B77F05" w:rsidP="00B77F05">
      <w:pPr>
        <w:rPr>
          <w:ins w:id="1" w:author="Kema, Vishal" w:date="2014-02-24T08:53:00Z"/>
          <w:lang w:val="fr-FR"/>
        </w:rPr>
      </w:pPr>
      <w:proofErr w:type="spellStart"/>
      <w:r>
        <w:rPr>
          <w:lang w:val="fr-FR"/>
        </w:rPr>
        <w:t>EngTemp</w:t>
      </w:r>
      <w:proofErr w:type="spellEnd"/>
      <w:r w:rsidRPr="00341996">
        <w:rPr>
          <w:lang w:val="fr-FR"/>
        </w:rPr>
        <w:t xml:space="preserve"> _DegC_T_f32 = Rte_IRead_MtrTempEst_Init1_</w:t>
      </w:r>
      <w:r w:rsidRPr="00B77F05">
        <w:rPr>
          <w:lang w:val="fr-FR"/>
        </w:rPr>
        <w:t xml:space="preserve"> </w:t>
      </w:r>
      <w:r>
        <w:rPr>
          <w:lang w:val="fr-FR"/>
        </w:rPr>
        <w:t>EngTemp</w:t>
      </w:r>
      <w:r w:rsidRPr="00341996">
        <w:rPr>
          <w:lang w:val="fr-FR"/>
        </w:rPr>
        <w:t>_DegC_</w:t>
      </w:r>
      <w:proofErr w:type="gramStart"/>
      <w:r w:rsidRPr="00341996">
        <w:rPr>
          <w:lang w:val="fr-FR"/>
        </w:rPr>
        <w:t>f32()</w:t>
      </w:r>
      <w:proofErr w:type="gramEnd"/>
    </w:p>
    <w:p w:rsidR="001C175D" w:rsidRDefault="001C175D" w:rsidP="00B77F05">
      <w:pPr>
        <w:rPr>
          <w:ins w:id="2" w:author="Kema, Vishal" w:date="2014-02-24T08:53:00Z"/>
          <w:lang w:val="fr-FR"/>
        </w:rPr>
      </w:pPr>
      <w:proofErr w:type="spellStart"/>
      <w:ins w:id="3" w:author="Kema, Vishal" w:date="2014-02-24T08:53:00Z">
        <w:r w:rsidRPr="001C175D">
          <w:rPr>
            <w:lang w:val="fr-FR"/>
          </w:rPr>
          <w:t>ScomTempDataRcvd_Cnt_T_lgc</w:t>
        </w:r>
        <w:proofErr w:type="spellEnd"/>
        <w:r w:rsidRPr="001C175D">
          <w:rPr>
            <w:lang w:val="fr-FR"/>
          </w:rPr>
          <w:t xml:space="preserve"> = Rte_IRead_MtrTempEst_Init1_ScomTempDataRcvd_Cnt_</w:t>
        </w:r>
        <w:proofErr w:type="gramStart"/>
        <w:r w:rsidRPr="001C175D">
          <w:rPr>
            <w:lang w:val="fr-FR"/>
          </w:rPr>
          <w:t>lgc()</w:t>
        </w:r>
        <w:proofErr w:type="gramEnd"/>
      </w:ins>
    </w:p>
    <w:p w:rsidR="001C175D" w:rsidRDefault="001C175D" w:rsidP="00B77F05">
      <w:pPr>
        <w:rPr>
          <w:ins w:id="4" w:author="Kema, Vishal" w:date="2014-02-24T08:53:00Z"/>
          <w:lang w:val="fr-FR"/>
        </w:rPr>
      </w:pPr>
    </w:p>
    <w:p w:rsidR="001C175D" w:rsidRDefault="001C175D" w:rsidP="00B77F05">
      <w:pPr>
        <w:rPr>
          <w:ins w:id="5" w:author="Kema, Vishal" w:date="2014-02-24T08:54:00Z"/>
          <w:lang w:val="fr-FR"/>
        </w:rPr>
      </w:pPr>
      <w:ins w:id="6" w:author="Kema, Vishal" w:date="2014-02-24T08:53:00Z">
        <w:r>
          <w:rPr>
            <w:lang w:val="fr-FR"/>
          </w:rPr>
          <w:t xml:space="preserve">IF </w:t>
        </w:r>
      </w:ins>
      <w:ins w:id="7" w:author="Kema, Vishal" w:date="2014-02-24T08:54:00Z">
        <w:r>
          <w:rPr>
            <w:lang w:val="fr-FR"/>
          </w:rPr>
          <w:t>(</w:t>
        </w:r>
      </w:ins>
      <w:ins w:id="8" w:author="Kema, Vishal" w:date="2014-02-24T08:53:00Z">
        <w:r w:rsidRPr="001C175D">
          <w:rPr>
            <w:lang w:val="fr-FR"/>
          </w:rPr>
          <w:t>(</w:t>
        </w:r>
        <w:proofErr w:type="spellStart"/>
        <w:r w:rsidRPr="001C175D">
          <w:rPr>
            <w:lang w:val="fr-FR"/>
          </w:rPr>
          <w:t>ScomTempDataRcvd_Cnt_T_lgc</w:t>
        </w:r>
        <w:proofErr w:type="spellEnd"/>
        <w:r w:rsidRPr="001C175D">
          <w:rPr>
            <w:lang w:val="fr-FR"/>
          </w:rPr>
          <w:t xml:space="preserve"> == TRUE)</w:t>
        </w:r>
        <w:r>
          <w:rPr>
            <w:lang w:val="fr-FR"/>
          </w:rPr>
          <w:t xml:space="preserve"> AND </w:t>
        </w:r>
      </w:ins>
      <w:ins w:id="9" w:author="Kema, Vishal" w:date="2014-02-24T08:54:00Z">
        <w:r w:rsidRPr="001C175D">
          <w:rPr>
            <w:lang w:val="fr-FR"/>
          </w:rPr>
          <w:t>(</w:t>
        </w:r>
        <w:proofErr w:type="spellStart"/>
        <w:r w:rsidRPr="001C175D">
          <w:rPr>
            <w:lang w:val="fr-FR"/>
          </w:rPr>
          <w:t>k_WtAvgTempDFt_Cnt_lgc</w:t>
        </w:r>
        <w:proofErr w:type="spellEnd"/>
        <w:r w:rsidRPr="001C175D">
          <w:rPr>
            <w:lang w:val="fr-FR"/>
          </w:rPr>
          <w:t xml:space="preserve"> == FALSE)</w:t>
        </w:r>
        <w:r>
          <w:rPr>
            <w:lang w:val="fr-FR"/>
          </w:rPr>
          <w:t>)</w:t>
        </w:r>
      </w:ins>
    </w:p>
    <w:p w:rsidR="001C175D" w:rsidRDefault="001C175D" w:rsidP="00B77F05">
      <w:pPr>
        <w:rPr>
          <w:lang w:val="fr-FR"/>
        </w:rPr>
      </w:pPr>
    </w:p>
    <w:p w:rsidR="00A25269" w:rsidRPr="00A25269" w:rsidRDefault="00A25269" w:rsidP="00A25269">
      <w:pPr>
        <w:rPr>
          <w:lang w:val="fr-FR"/>
        </w:rPr>
      </w:pPr>
      <w:r w:rsidRPr="00A25269">
        <w:rPr>
          <w:lang w:val="fr-FR"/>
        </w:rPr>
        <w:t>ScaledEngTemp_DegC_T_f32 = EngTemp_De</w:t>
      </w:r>
      <w:r>
        <w:rPr>
          <w:lang w:val="fr-FR"/>
        </w:rPr>
        <w:t>gC_T_f32 * k_EngTempScl_Uls_f32</w:t>
      </w:r>
    </w:p>
    <w:p w:rsidR="00512534" w:rsidRDefault="00A25269" w:rsidP="000C4F14">
      <w:pPr>
        <w:rPr>
          <w:lang w:val="fr-FR"/>
        </w:rPr>
      </w:pPr>
      <w:r w:rsidRPr="00A25269">
        <w:rPr>
          <w:lang w:val="fr-FR"/>
        </w:rPr>
        <w:t>ScaledAmbTemp_DegC_T_f32 = AmbTemp_DegC_T_f32 * k_AmbTempScl_Uls_f32</w:t>
      </w:r>
    </w:p>
    <w:p w:rsidR="001C6807" w:rsidRDefault="00CF2E74" w:rsidP="000C4F14">
      <w:pPr>
        <w:rPr>
          <w:ins w:id="10" w:author="Kema, Vishal" w:date="2014-02-24T08:54:00Z"/>
          <w:lang w:val="fr-FR"/>
        </w:rPr>
      </w:pPr>
      <w:r>
        <w:rPr>
          <w:lang w:val="fr-FR"/>
        </w:rPr>
        <w:t>AMTempEst_DegC_T</w:t>
      </w:r>
      <w:r w:rsidR="008A7A2E" w:rsidRPr="008A7A2E">
        <w:rPr>
          <w:lang w:val="fr-FR"/>
        </w:rPr>
        <w:t>_f32 = ScaledAmbTemp_DegC_T_f32 + ScaledEngTemp_De</w:t>
      </w:r>
      <w:r w:rsidR="00600241">
        <w:rPr>
          <w:lang w:val="fr-FR"/>
        </w:rPr>
        <w:t>gC_T_f32</w:t>
      </w:r>
    </w:p>
    <w:p w:rsidR="001C175D" w:rsidRDefault="001C175D" w:rsidP="000C4F14">
      <w:pPr>
        <w:rPr>
          <w:ins w:id="11" w:author="Kema, Vishal" w:date="2014-02-24T08:54:00Z"/>
          <w:lang w:val="fr-FR"/>
        </w:rPr>
      </w:pPr>
      <w:ins w:id="12" w:author="Kema, Vishal" w:date="2014-02-24T08:54:00Z">
        <w:r>
          <w:rPr>
            <w:lang w:val="fr-FR"/>
          </w:rPr>
          <w:t>ELSE</w:t>
        </w:r>
      </w:ins>
    </w:p>
    <w:p w:rsidR="001C175D" w:rsidRDefault="001C175D" w:rsidP="000C4F14">
      <w:pPr>
        <w:rPr>
          <w:ins w:id="13" w:author="Kema, Vishal" w:date="2014-02-24T08:54:00Z"/>
          <w:lang w:val="fr-FR"/>
        </w:rPr>
      </w:pPr>
      <w:ins w:id="14" w:author="Kema, Vishal" w:date="2014-02-24T08:54:00Z">
        <w:r w:rsidRPr="001C175D">
          <w:rPr>
            <w:lang w:val="fr-FR"/>
          </w:rPr>
          <w:t>AMTempEst_DegC_T_f32 = CtrlTempFinal_DegC_T_f32</w:t>
        </w:r>
      </w:ins>
    </w:p>
    <w:p w:rsidR="001C175D" w:rsidRDefault="001C175D" w:rsidP="000C4F14">
      <w:pPr>
        <w:rPr>
          <w:lang w:val="fr-FR"/>
        </w:rPr>
      </w:pPr>
      <w:ins w:id="15" w:author="Kema, Vishal" w:date="2014-02-24T08:54:00Z">
        <w:r>
          <w:rPr>
            <w:lang w:val="fr-FR"/>
          </w:rPr>
          <w:t>END</w:t>
        </w:r>
      </w:ins>
    </w:p>
    <w:p w:rsidR="00956D0D" w:rsidRPr="00956D0D" w:rsidRDefault="00956D0D" w:rsidP="00956D0D">
      <w:pPr>
        <w:rPr>
          <w:lang w:val="fr-FR"/>
        </w:rPr>
      </w:pPr>
      <w:r w:rsidRPr="00956D0D">
        <w:rPr>
          <w:lang w:val="fr-FR"/>
        </w:rPr>
        <w:t xml:space="preserve">SiTempEst_DegC_T_f32 = </w:t>
      </w:r>
      <w:proofErr w:type="spellStart"/>
      <w:r w:rsidRPr="00956D0D">
        <w:rPr>
          <w:lang w:val="fr-FR"/>
        </w:rPr>
        <w:t>Limit_</w:t>
      </w:r>
      <w:proofErr w:type="gramStart"/>
      <w:r w:rsidRPr="00956D0D">
        <w:rPr>
          <w:lang w:val="fr-FR"/>
        </w:rPr>
        <w:t>m</w:t>
      </w:r>
      <w:proofErr w:type="spellEnd"/>
      <w:r w:rsidRPr="00956D0D">
        <w:rPr>
          <w:lang w:val="fr-FR"/>
        </w:rPr>
        <w:t>(</w:t>
      </w:r>
      <w:proofErr w:type="gramEnd"/>
      <w:r w:rsidRPr="00956D0D">
        <w:rPr>
          <w:lang w:val="fr-FR"/>
        </w:rPr>
        <w:t>CtrlTempFinal_DegC_T_f32, D_SITEMPESTLOLMT_DEGC_F32, D_SITEMPESTHILMT_DEGC_F32)</w:t>
      </w:r>
    </w:p>
    <w:p w:rsidR="00956D0D" w:rsidRPr="00956D0D" w:rsidRDefault="00956D0D" w:rsidP="00956D0D">
      <w:pPr>
        <w:rPr>
          <w:lang w:val="fr-FR"/>
        </w:rPr>
      </w:pPr>
      <w:r w:rsidRPr="00956D0D">
        <w:rPr>
          <w:lang w:val="fr-FR"/>
        </w:rPr>
        <w:t xml:space="preserve">MagTempEst_DegC_T_f32 = </w:t>
      </w:r>
      <w:proofErr w:type="spellStart"/>
      <w:r w:rsidRPr="00956D0D">
        <w:rPr>
          <w:lang w:val="fr-FR"/>
        </w:rPr>
        <w:t>Limit_</w:t>
      </w:r>
      <w:proofErr w:type="gramStart"/>
      <w:r w:rsidRPr="00956D0D">
        <w:rPr>
          <w:lang w:val="fr-FR"/>
        </w:rPr>
        <w:t>m</w:t>
      </w:r>
      <w:proofErr w:type="spellEnd"/>
      <w:r w:rsidRPr="00956D0D">
        <w:rPr>
          <w:lang w:val="fr-FR"/>
        </w:rPr>
        <w:t>(</w:t>
      </w:r>
      <w:proofErr w:type="gramEnd"/>
      <w:r w:rsidRPr="00956D0D">
        <w:rPr>
          <w:lang w:val="fr-FR"/>
        </w:rPr>
        <w:t>CtrlTempFinal_DegC_T_f32, D_MAGTEMPESTLOLMT_DEGC_F32, D_MAGTEMPESTHILMT_DEGC_F32)</w:t>
      </w:r>
    </w:p>
    <w:p w:rsidR="00956D0D" w:rsidRPr="00956D0D" w:rsidRDefault="00956D0D" w:rsidP="00956D0D">
      <w:pPr>
        <w:rPr>
          <w:lang w:val="fr-FR"/>
        </w:rPr>
      </w:pPr>
      <w:r w:rsidRPr="00956D0D">
        <w:rPr>
          <w:lang w:val="fr-FR"/>
        </w:rPr>
        <w:t xml:space="preserve">CuTempEst_DegC_T_f32 = </w:t>
      </w:r>
      <w:proofErr w:type="spellStart"/>
      <w:r w:rsidRPr="00956D0D">
        <w:rPr>
          <w:lang w:val="fr-FR"/>
        </w:rPr>
        <w:t>Limit_</w:t>
      </w:r>
      <w:proofErr w:type="gramStart"/>
      <w:r w:rsidRPr="00956D0D">
        <w:rPr>
          <w:lang w:val="fr-FR"/>
        </w:rPr>
        <w:t>m</w:t>
      </w:r>
      <w:proofErr w:type="spellEnd"/>
      <w:r w:rsidRPr="00956D0D">
        <w:rPr>
          <w:lang w:val="fr-FR"/>
        </w:rPr>
        <w:t>(</w:t>
      </w:r>
      <w:proofErr w:type="gramEnd"/>
      <w:r w:rsidRPr="00956D0D">
        <w:rPr>
          <w:lang w:val="fr-FR"/>
        </w:rPr>
        <w:t>CtrlTempFinal_DegC_T_f32, D_CUTEMPESTLOLMT_DEGC_F32, D_CUTEMPESTHILMT_DEGC_F32)</w:t>
      </w:r>
    </w:p>
    <w:p w:rsidR="00956D0D" w:rsidRPr="00956D0D" w:rsidRDefault="00956D0D" w:rsidP="00956D0D">
      <w:pPr>
        <w:rPr>
          <w:lang w:val="fr-FR"/>
        </w:rPr>
      </w:pPr>
      <w:r w:rsidRPr="00956D0D">
        <w:rPr>
          <w:lang w:val="fr-FR"/>
        </w:rPr>
        <w:t xml:space="preserve">MtrTempEst_AMTempEst_DegC_M_f32 = </w:t>
      </w:r>
      <w:proofErr w:type="spellStart"/>
      <w:r w:rsidRPr="00956D0D">
        <w:rPr>
          <w:lang w:val="fr-FR"/>
        </w:rPr>
        <w:t>Limit_</w:t>
      </w:r>
      <w:proofErr w:type="gramStart"/>
      <w:r w:rsidRPr="00956D0D">
        <w:rPr>
          <w:lang w:val="fr-FR"/>
        </w:rPr>
        <w:t>m</w:t>
      </w:r>
      <w:proofErr w:type="spellEnd"/>
      <w:r w:rsidRPr="00956D0D">
        <w:rPr>
          <w:lang w:val="fr-FR"/>
        </w:rPr>
        <w:t>(</w:t>
      </w:r>
      <w:proofErr w:type="gramEnd"/>
      <w:r w:rsidRPr="00956D0D">
        <w:rPr>
          <w:lang w:val="fr-FR"/>
        </w:rPr>
        <w:t>AMTempEst_DegC_T_f32, D_AMTEMPESTLOLMT_DEGC_F32, D_AMTEMPESTHILMT_DEGC_F32)</w:t>
      </w:r>
    </w:p>
    <w:p w:rsidR="00956D0D" w:rsidRPr="00956D0D" w:rsidRDefault="00956D0D" w:rsidP="00956D0D">
      <w:pPr>
        <w:rPr>
          <w:lang w:val="fr-FR"/>
        </w:rPr>
      </w:pPr>
      <w:r w:rsidRPr="00956D0D">
        <w:rPr>
          <w:lang w:val="fr-FR"/>
        </w:rPr>
        <w:t>Rte_IWrite_MtrTempEst_Init1_AssistMechTempEst_DegC_f32</w:t>
      </w:r>
      <w:r>
        <w:rPr>
          <w:lang w:val="fr-FR"/>
        </w:rPr>
        <w:t xml:space="preserve"> </w:t>
      </w:r>
      <w:r w:rsidRPr="00956D0D">
        <w:rPr>
          <w:lang w:val="fr-FR"/>
        </w:rPr>
        <w:t>(MtrTempEst_AMTempEst_DegC_M_f32)</w:t>
      </w:r>
    </w:p>
    <w:p w:rsidR="00956D0D" w:rsidRPr="00956D0D" w:rsidRDefault="00956D0D" w:rsidP="00956D0D">
      <w:pPr>
        <w:rPr>
          <w:lang w:val="fr-FR"/>
        </w:rPr>
      </w:pPr>
      <w:r w:rsidRPr="00956D0D">
        <w:rPr>
          <w:lang w:val="fr-FR"/>
        </w:rPr>
        <w:t>Rte_I</w:t>
      </w:r>
      <w:r w:rsidR="000A15B8" w:rsidRPr="00956D0D">
        <w:rPr>
          <w:lang w:val="fr-FR"/>
        </w:rPr>
        <w:t>w</w:t>
      </w:r>
      <w:r w:rsidRPr="00956D0D">
        <w:rPr>
          <w:lang w:val="fr-FR"/>
        </w:rPr>
        <w:t>rite_MtrTempEst_Init1_SiTempEst_DegC_f32(SiTempEst_DegC_T_f32)</w:t>
      </w:r>
    </w:p>
    <w:p w:rsidR="00956D0D" w:rsidRDefault="00956D0D" w:rsidP="00956D0D">
      <w:pPr>
        <w:rPr>
          <w:lang w:val="fr-FR"/>
        </w:rPr>
      </w:pPr>
      <w:r w:rsidRPr="00956D0D">
        <w:rPr>
          <w:lang w:val="fr-FR"/>
        </w:rPr>
        <w:t>Rte_I</w:t>
      </w:r>
      <w:r w:rsidR="000A15B8" w:rsidRPr="00956D0D">
        <w:rPr>
          <w:lang w:val="fr-FR"/>
        </w:rPr>
        <w:t>w</w:t>
      </w:r>
      <w:r w:rsidRPr="00956D0D">
        <w:rPr>
          <w:lang w:val="fr-FR"/>
        </w:rPr>
        <w:t>rite_MtrTempEst_Init1_MagTempEst_DegC_f32(MagTempEst_DegC_T_f32)</w:t>
      </w:r>
    </w:p>
    <w:p w:rsidR="00956D0D" w:rsidRPr="00956D0D" w:rsidRDefault="00956D0D" w:rsidP="00956D0D">
      <w:pPr>
        <w:rPr>
          <w:lang w:val="fr-FR"/>
        </w:rPr>
      </w:pPr>
      <w:r w:rsidRPr="00956D0D">
        <w:rPr>
          <w:lang w:val="fr-FR"/>
        </w:rPr>
        <w:t>Rte_I</w:t>
      </w:r>
      <w:r w:rsidR="000A15B8" w:rsidRPr="00956D0D">
        <w:rPr>
          <w:lang w:val="fr-FR"/>
        </w:rPr>
        <w:t>w</w:t>
      </w:r>
      <w:r w:rsidRPr="00956D0D">
        <w:rPr>
          <w:lang w:val="fr-FR"/>
        </w:rPr>
        <w:t>rite_MtrTempEst_Init1_CuTempEst_DegC_f32(CuTempEst_DegC_T_f32)</w:t>
      </w:r>
    </w:p>
    <w:p w:rsidR="00956D0D" w:rsidRPr="00956D0D" w:rsidRDefault="00956D0D" w:rsidP="00956D0D">
      <w:pPr>
        <w:rPr>
          <w:lang w:val="fr-FR"/>
        </w:rPr>
      </w:pPr>
    </w:p>
    <w:p w:rsidR="00B24666" w:rsidRDefault="00956D0D">
      <w:pPr>
        <w:pStyle w:val="Heading4"/>
      </w:pPr>
      <w:r w:rsidRPr="00956D0D">
        <w:rPr>
          <w:lang w:val="fr-FR"/>
        </w:rPr>
        <w:tab/>
        <w:t>Rte_I</w:t>
      </w:r>
      <w:r w:rsidR="000A15B8" w:rsidRPr="00956D0D">
        <w:rPr>
          <w:lang w:val="fr-FR"/>
        </w:rPr>
        <w:t>w</w:t>
      </w:r>
      <w:r w:rsidRPr="00956D0D">
        <w:rPr>
          <w:lang w:val="fr-FR"/>
        </w:rPr>
        <w:t>rite_MtrTempEst_Init1_CuTempEst_DegC_f32(CuTempEst_DegC_T_f32);</w:t>
      </w:r>
      <w:r w:rsidR="00B24666">
        <w:t xml:space="preserve">Module Internal  </w:t>
      </w:r>
    </w:p>
    <w:p w:rsidR="003C6AF1" w:rsidRDefault="003C6AF1" w:rsidP="003C6AF1">
      <w:pPr>
        <w:rPr>
          <w:lang w:val="fr-FR"/>
        </w:rPr>
      </w:pPr>
      <w:proofErr w:type="spellStart"/>
      <w:r w:rsidRPr="008A7A2E">
        <w:rPr>
          <w:lang w:val="fr-FR"/>
        </w:rPr>
        <w:t>LeadLagFiltInit</w:t>
      </w:r>
      <w:proofErr w:type="spellEnd"/>
      <w:r w:rsidRPr="008A7A2E">
        <w:rPr>
          <w:lang w:val="fr-FR"/>
        </w:rPr>
        <w:t xml:space="preserve"> (</w:t>
      </w:r>
      <w:r w:rsidRPr="00341996">
        <w:rPr>
          <w:lang w:val="fr-FR"/>
        </w:rPr>
        <w:t>CtrlTempFinal_DegC_T_f32</w:t>
      </w:r>
      <w:r>
        <w:rPr>
          <w:lang w:val="fr-FR"/>
        </w:rPr>
        <w:t>,</w:t>
      </w:r>
      <w:r w:rsidRPr="00B77F05">
        <w:rPr>
          <w:lang w:val="fr-FR"/>
        </w:rPr>
        <w:t xml:space="preserve"> </w:t>
      </w:r>
      <w:r>
        <w:rPr>
          <w:lang w:val="fr-FR"/>
        </w:rPr>
        <w:t>Amb</w:t>
      </w:r>
      <w:r w:rsidRPr="00341996">
        <w:rPr>
          <w:lang w:val="fr-FR"/>
        </w:rPr>
        <w:t>Temp_DegC_T_f32</w:t>
      </w:r>
      <w:r>
        <w:rPr>
          <w:lang w:val="fr-FR"/>
        </w:rPr>
        <w:t>,</w:t>
      </w:r>
      <w:r w:rsidRPr="00B77F05">
        <w:rPr>
          <w:lang w:val="fr-FR"/>
        </w:rPr>
        <w:t xml:space="preserve"> </w:t>
      </w:r>
      <w:r>
        <w:rPr>
          <w:lang w:val="fr-FR"/>
        </w:rPr>
        <w:t>EngTemp</w:t>
      </w:r>
      <w:r w:rsidRPr="00341996">
        <w:rPr>
          <w:lang w:val="fr-FR"/>
        </w:rPr>
        <w:t>_DegC_T_f32</w:t>
      </w:r>
      <w:r w:rsidRPr="008A7A2E">
        <w:rPr>
          <w:lang w:val="fr-FR"/>
        </w:rPr>
        <w:t>)</w:t>
      </w:r>
    </w:p>
    <w:p w:rsidR="003C6AF1" w:rsidRDefault="003C6AF1" w:rsidP="003C6AF1">
      <w:pPr>
        <w:rPr>
          <w:lang w:val="fr-FR"/>
        </w:rPr>
      </w:pPr>
    </w:p>
    <w:p w:rsidR="00956D0D" w:rsidRPr="00062641" w:rsidRDefault="00956D0D" w:rsidP="00956D0D">
      <w:pPr>
        <w:rPr>
          <w:lang w:val="fr-FR"/>
        </w:rPr>
      </w:pPr>
      <w:r w:rsidRPr="00062641">
        <w:rPr>
          <w:lang w:val="fr-FR"/>
        </w:rPr>
        <w:t>LPF_K</w:t>
      </w:r>
      <w:r w:rsidR="000A15B8" w:rsidRPr="00062641">
        <w:rPr>
          <w:lang w:val="fr-FR"/>
        </w:rPr>
        <w:t>u</w:t>
      </w:r>
      <w:r w:rsidRPr="00062641">
        <w:rPr>
          <w:lang w:val="fr-FR"/>
        </w:rPr>
        <w:t>pdate_f32_</w:t>
      </w:r>
      <w:proofErr w:type="gramStart"/>
      <w:r w:rsidRPr="00062641">
        <w:rPr>
          <w:lang w:val="fr-FR"/>
        </w:rPr>
        <w:t>m(</w:t>
      </w:r>
      <w:proofErr w:type="gramEnd"/>
      <w:r w:rsidRPr="00062641">
        <w:rPr>
          <w:lang w:val="fr-FR"/>
        </w:rPr>
        <w:t>k_SiAmbLPFKn_Hz_f32, D_</w:t>
      </w:r>
      <w:r>
        <w:rPr>
          <w:lang w:val="fr-FR"/>
        </w:rPr>
        <w:t>100</w:t>
      </w:r>
      <w:r w:rsidRPr="00062641">
        <w:rPr>
          <w:lang w:val="fr-FR"/>
        </w:rPr>
        <w:t>MS_SEC_F32, &amp;</w:t>
      </w:r>
      <w:proofErr w:type="spellStart"/>
      <w:r>
        <w:rPr>
          <w:lang w:val="fr-FR"/>
        </w:rPr>
        <w:t>MtrTempEst_</w:t>
      </w:r>
      <w:r w:rsidRPr="00062641">
        <w:rPr>
          <w:lang w:val="fr-FR"/>
        </w:rPr>
        <w:t>SiAmbLPFiltSV_Watts_M_str</w:t>
      </w:r>
      <w:proofErr w:type="spellEnd"/>
      <w:r w:rsidRPr="00062641">
        <w:rPr>
          <w:lang w:val="fr-FR"/>
        </w:rPr>
        <w:t>);</w:t>
      </w:r>
    </w:p>
    <w:p w:rsidR="00956D0D" w:rsidRPr="00062641" w:rsidRDefault="00956D0D" w:rsidP="00956D0D">
      <w:pPr>
        <w:rPr>
          <w:lang w:val="fr-FR"/>
        </w:rPr>
      </w:pPr>
      <w:r w:rsidRPr="00062641">
        <w:rPr>
          <w:lang w:val="fr-FR"/>
        </w:rPr>
        <w:t>LPF_K</w:t>
      </w:r>
      <w:r w:rsidR="000A15B8" w:rsidRPr="00062641">
        <w:rPr>
          <w:lang w:val="fr-FR"/>
        </w:rPr>
        <w:t>u</w:t>
      </w:r>
      <w:r w:rsidRPr="00062641">
        <w:rPr>
          <w:lang w:val="fr-FR"/>
        </w:rPr>
        <w:t>pdate_f32_</w:t>
      </w:r>
      <w:proofErr w:type="gramStart"/>
      <w:r w:rsidRPr="00062641">
        <w:rPr>
          <w:lang w:val="fr-FR"/>
        </w:rPr>
        <w:t>m(</w:t>
      </w:r>
      <w:proofErr w:type="gramEnd"/>
      <w:r w:rsidRPr="00062641">
        <w:rPr>
          <w:lang w:val="fr-FR"/>
        </w:rPr>
        <w:t>k_MagAmbLPFKn_Hz_f32, D_</w:t>
      </w:r>
      <w:r>
        <w:rPr>
          <w:lang w:val="fr-FR"/>
        </w:rPr>
        <w:t>100</w:t>
      </w:r>
      <w:r w:rsidRPr="00062641">
        <w:rPr>
          <w:lang w:val="fr-FR"/>
        </w:rPr>
        <w:t>MS_SEC_F32, &amp;</w:t>
      </w:r>
      <w:r w:rsidRPr="00513063">
        <w:rPr>
          <w:lang w:val="fr-FR"/>
        </w:rPr>
        <w:t xml:space="preserve"> </w:t>
      </w:r>
      <w:proofErr w:type="spellStart"/>
      <w:r>
        <w:rPr>
          <w:lang w:val="fr-FR"/>
        </w:rPr>
        <w:t>MtrTempEst_</w:t>
      </w:r>
      <w:r w:rsidRPr="00062641">
        <w:rPr>
          <w:lang w:val="fr-FR"/>
        </w:rPr>
        <w:t>MagAmbLPFiltSV_Watts_M_str</w:t>
      </w:r>
      <w:proofErr w:type="spellEnd"/>
      <w:r w:rsidRPr="00062641">
        <w:rPr>
          <w:lang w:val="fr-FR"/>
        </w:rPr>
        <w:t>);</w:t>
      </w:r>
    </w:p>
    <w:p w:rsidR="00956D0D" w:rsidRPr="00062641" w:rsidRDefault="00956D0D" w:rsidP="00956D0D">
      <w:pPr>
        <w:rPr>
          <w:lang w:val="fr-FR"/>
        </w:rPr>
      </w:pPr>
      <w:r w:rsidRPr="00062641">
        <w:rPr>
          <w:lang w:val="fr-FR"/>
        </w:rPr>
        <w:t>LPF_K</w:t>
      </w:r>
      <w:r w:rsidR="000A15B8" w:rsidRPr="00062641">
        <w:rPr>
          <w:lang w:val="fr-FR"/>
        </w:rPr>
        <w:t>u</w:t>
      </w:r>
      <w:r w:rsidRPr="00062641">
        <w:rPr>
          <w:lang w:val="fr-FR"/>
        </w:rPr>
        <w:t>pdate_f32_</w:t>
      </w:r>
      <w:proofErr w:type="gramStart"/>
      <w:r w:rsidRPr="00062641">
        <w:rPr>
          <w:lang w:val="fr-FR"/>
        </w:rPr>
        <w:t>m(</w:t>
      </w:r>
      <w:proofErr w:type="gramEnd"/>
      <w:r w:rsidRPr="00062641">
        <w:rPr>
          <w:lang w:val="fr-FR"/>
        </w:rPr>
        <w:t>k_CuAmbLPFKn_Hz_f32, D_</w:t>
      </w:r>
      <w:r>
        <w:rPr>
          <w:lang w:val="fr-FR"/>
        </w:rPr>
        <w:t>100</w:t>
      </w:r>
      <w:r w:rsidRPr="00062641">
        <w:rPr>
          <w:lang w:val="fr-FR"/>
        </w:rPr>
        <w:t>MS_SEC_F32, &amp;</w:t>
      </w:r>
      <w:r w:rsidRPr="00513063">
        <w:rPr>
          <w:lang w:val="fr-FR"/>
        </w:rPr>
        <w:t xml:space="preserve"> </w:t>
      </w:r>
      <w:proofErr w:type="spellStart"/>
      <w:r>
        <w:rPr>
          <w:lang w:val="fr-FR"/>
        </w:rPr>
        <w:t>MtrTempEst_</w:t>
      </w:r>
      <w:r w:rsidRPr="00062641">
        <w:rPr>
          <w:lang w:val="fr-FR"/>
        </w:rPr>
        <w:t>CuAmbLPFiltSV_Watts_M_str</w:t>
      </w:r>
      <w:proofErr w:type="spellEnd"/>
      <w:r w:rsidRPr="00062641">
        <w:rPr>
          <w:lang w:val="fr-FR"/>
        </w:rPr>
        <w:t>);</w:t>
      </w:r>
    </w:p>
    <w:p w:rsidR="00956D0D" w:rsidRPr="00062641" w:rsidRDefault="00956D0D" w:rsidP="00956D0D">
      <w:pPr>
        <w:rPr>
          <w:lang w:val="fr-FR"/>
        </w:rPr>
      </w:pPr>
      <w:r w:rsidRPr="00062641">
        <w:rPr>
          <w:lang w:val="fr-FR"/>
        </w:rPr>
        <w:t>LPF_K</w:t>
      </w:r>
      <w:r w:rsidR="000A15B8" w:rsidRPr="00062641">
        <w:rPr>
          <w:lang w:val="fr-FR"/>
        </w:rPr>
        <w:t>u</w:t>
      </w:r>
      <w:r w:rsidRPr="00062641">
        <w:rPr>
          <w:lang w:val="fr-FR"/>
        </w:rPr>
        <w:t>pdate_f32_</w:t>
      </w:r>
      <w:proofErr w:type="gramStart"/>
      <w:r w:rsidRPr="00062641">
        <w:rPr>
          <w:lang w:val="fr-FR"/>
        </w:rPr>
        <w:t>m(</w:t>
      </w:r>
      <w:proofErr w:type="gramEnd"/>
      <w:r w:rsidRPr="00062641">
        <w:rPr>
          <w:lang w:val="fr-FR"/>
        </w:rPr>
        <w:t>k_AMAmbLPFKn_Hz_f32, D_</w:t>
      </w:r>
      <w:r>
        <w:rPr>
          <w:lang w:val="fr-FR"/>
        </w:rPr>
        <w:t>100</w:t>
      </w:r>
      <w:r w:rsidRPr="00062641">
        <w:rPr>
          <w:lang w:val="fr-FR"/>
        </w:rPr>
        <w:t>MS_SEC_F32, &amp;</w:t>
      </w:r>
      <w:r w:rsidRPr="00513063">
        <w:rPr>
          <w:lang w:val="fr-FR"/>
        </w:rPr>
        <w:t xml:space="preserve"> </w:t>
      </w:r>
      <w:proofErr w:type="spellStart"/>
      <w:r>
        <w:rPr>
          <w:lang w:val="fr-FR"/>
        </w:rPr>
        <w:t>MtrTempEst_</w:t>
      </w:r>
      <w:r w:rsidRPr="00062641">
        <w:rPr>
          <w:lang w:val="fr-FR"/>
        </w:rPr>
        <w:t>AsstMechLPFiltSV_Watts_M_str</w:t>
      </w:r>
      <w:proofErr w:type="spellEnd"/>
      <w:r w:rsidRPr="00062641">
        <w:rPr>
          <w:lang w:val="fr-FR"/>
        </w:rPr>
        <w:t>);</w:t>
      </w:r>
    </w:p>
    <w:p w:rsidR="00956D0D" w:rsidRPr="008A7A2E" w:rsidRDefault="00956D0D" w:rsidP="003C6AF1">
      <w:pPr>
        <w:rPr>
          <w:lang w:val="fr-FR"/>
        </w:rPr>
      </w:pPr>
    </w:p>
    <w:p w:rsidR="003C6AF1" w:rsidRPr="006F5589" w:rsidRDefault="00513063" w:rsidP="003C6AF1">
      <w:proofErr w:type="spellStart"/>
      <w:r>
        <w:rPr>
          <w:lang w:val="fr-FR"/>
        </w:rPr>
        <w:t>MtrTempEst</w:t>
      </w:r>
      <w:proofErr w:type="spellEnd"/>
      <w:r>
        <w:rPr>
          <w:lang w:val="fr-FR"/>
        </w:rPr>
        <w:t>_</w:t>
      </w:r>
      <w:proofErr w:type="spellStart"/>
      <w:r w:rsidR="005576AA" w:rsidRPr="006F5589">
        <w:t>AssMechInitComp_Cnt_M_lgc</w:t>
      </w:r>
      <w:proofErr w:type="spellEnd"/>
      <w:r w:rsidR="005576AA" w:rsidRPr="006F5589">
        <w:t xml:space="preserve"> = False</w:t>
      </w:r>
    </w:p>
    <w:p w:rsidR="003C6AF1" w:rsidRPr="006F5589" w:rsidRDefault="003C6AF1" w:rsidP="003C6AF1"/>
    <w:p w:rsidR="003C6AF1" w:rsidRPr="006F5589" w:rsidRDefault="00513063" w:rsidP="003C6AF1">
      <w:proofErr w:type="spellStart"/>
      <w:r>
        <w:rPr>
          <w:lang w:val="fr-FR"/>
        </w:rPr>
        <w:t>MtrTempEst</w:t>
      </w:r>
      <w:proofErr w:type="spellEnd"/>
      <w:r>
        <w:rPr>
          <w:lang w:val="fr-FR"/>
        </w:rPr>
        <w:t>_</w:t>
      </w:r>
      <w:r w:rsidR="005576AA" w:rsidRPr="006F5589">
        <w:t>AssistMechSlew_DegC_M_f32 = (k_AssistMechSlew_DegCpS_f32 / D_LOOPSPERSEC_CNT_F32);</w:t>
      </w:r>
    </w:p>
    <w:p w:rsidR="00B24666" w:rsidRDefault="00B24666">
      <w:pPr>
        <w:pStyle w:val="Heading2"/>
      </w:pPr>
      <w:r>
        <w:t>Periodic Functions</w:t>
      </w:r>
    </w:p>
    <w:p w:rsidR="00606120" w:rsidRDefault="00606120" w:rsidP="00160E81">
      <w:pPr>
        <w:pStyle w:val="Heading3"/>
      </w:pPr>
      <w:r>
        <w:t xml:space="preserve">Per: </w:t>
      </w:r>
      <w:r w:rsidRPr="00F83373">
        <w:t>MtrTempEst_Per</w:t>
      </w:r>
      <w:r w:rsidR="00D254F0">
        <w:t>1</w:t>
      </w:r>
    </w:p>
    <w:p w:rsidR="00606120" w:rsidRDefault="00606120" w:rsidP="00606120">
      <w:pPr>
        <w:pStyle w:val="Heading4"/>
      </w:pPr>
      <w:r>
        <w:t>Design Rationale</w:t>
      </w:r>
    </w:p>
    <w:p w:rsidR="00EF3FE9" w:rsidRDefault="00EF3FE9" w:rsidP="00606120">
      <w:pPr>
        <w:rPr>
          <w:rFonts w:ascii="Times" w:hAnsi="Times"/>
        </w:rPr>
      </w:pPr>
    </w:p>
    <w:p w:rsidR="00EF3FE9" w:rsidRDefault="00EF3FE9" w:rsidP="00EF3FE9">
      <w:pPr>
        <w:rPr>
          <w:rFonts w:ascii="Times" w:hAnsi="Times"/>
        </w:rPr>
      </w:pPr>
    </w:p>
    <w:p w:rsidR="00EF3FE9" w:rsidRDefault="00EF3FE9" w:rsidP="00606120"/>
    <w:p w:rsidR="00606120" w:rsidRDefault="00606120" w:rsidP="00606120">
      <w:pPr>
        <w:pStyle w:val="Heading4"/>
      </w:pPr>
      <w:r>
        <w:t>Program Flow Start</w:t>
      </w:r>
    </w:p>
    <w:p w:rsidR="00606120" w:rsidRDefault="00DF265A" w:rsidP="00606120">
      <w:pPr>
        <w:pStyle w:val="Heading4"/>
      </w:pPr>
      <w:r w:rsidRPr="00DF265A">
        <w:t>Rte_Call_MtrTempE</w:t>
      </w:r>
      <w:r>
        <w:t>st_Per1_CP0_</w:t>
      </w:r>
      <w:proofErr w:type="gramStart"/>
      <w:r>
        <w:t>CheckpointReached(</w:t>
      </w:r>
      <w:proofErr w:type="gramEnd"/>
      <w:r>
        <w:t>)</w:t>
      </w:r>
      <w:r w:rsidR="00606120">
        <w:t>Store Module Inputs to Local copies</w:t>
      </w:r>
    </w:p>
    <w:p w:rsidR="00D254F0" w:rsidRDefault="00D254F0" w:rsidP="00D254F0">
      <w:r>
        <w:t>CtrlTempFinal_DegC_T_f32 = Rte_Iread_MtrTempEst_Per1_CtrlTempFinal_DegC_</w:t>
      </w:r>
      <w:proofErr w:type="gramStart"/>
      <w:r>
        <w:t>f32()</w:t>
      </w:r>
      <w:proofErr w:type="gramEnd"/>
    </w:p>
    <w:p w:rsidR="00D85509" w:rsidRPr="00FF5A2B" w:rsidRDefault="00D85509" w:rsidP="00D85509">
      <w:r w:rsidRPr="00FF5A2B">
        <w:t>EngTemp_DegC_T</w:t>
      </w:r>
      <w:r>
        <w:t>_f32 = Rte_I</w:t>
      </w:r>
      <w:r w:rsidR="000A15B8">
        <w:t>r</w:t>
      </w:r>
      <w:r>
        <w:t>ead_MtrTempEst_Per1</w:t>
      </w:r>
      <w:r w:rsidRPr="00FF5A2B">
        <w:t>_EngTemp_DegC_</w:t>
      </w:r>
      <w:proofErr w:type="gramStart"/>
      <w:r w:rsidRPr="00FF5A2B">
        <w:t>f32()</w:t>
      </w:r>
      <w:proofErr w:type="gramEnd"/>
    </w:p>
    <w:p w:rsidR="00D85509" w:rsidRPr="00D85509" w:rsidRDefault="00D85509" w:rsidP="00D85509">
      <w:r w:rsidRPr="00D85509">
        <w:t>AmbTemp_DegC_T_f32 = Rte_I</w:t>
      </w:r>
      <w:r w:rsidR="000A15B8" w:rsidRPr="00D85509">
        <w:t>r</w:t>
      </w:r>
      <w:r w:rsidRPr="00D85509">
        <w:t>ead_Mtr</w:t>
      </w:r>
      <w:r>
        <w:t>TempEst_Per1</w:t>
      </w:r>
      <w:r w:rsidRPr="00D85509">
        <w:t>_AmbTemp_DegC_</w:t>
      </w:r>
      <w:proofErr w:type="gramStart"/>
      <w:r w:rsidRPr="00D85509">
        <w:t>f32()</w:t>
      </w:r>
      <w:proofErr w:type="gramEnd"/>
    </w:p>
    <w:p w:rsidR="00D85509" w:rsidRDefault="00D85509" w:rsidP="00D85509">
      <w:r w:rsidRPr="00156C81">
        <w:t>HwVel_HwRadpS_</w:t>
      </w:r>
      <w:r w:rsidR="00600241">
        <w:t>T_</w:t>
      </w:r>
      <w:r w:rsidRPr="00156C81">
        <w:t>f32 = Rte_I</w:t>
      </w:r>
      <w:r w:rsidR="000A15B8" w:rsidRPr="00156C81">
        <w:t>r</w:t>
      </w:r>
      <w:r w:rsidRPr="00156C81">
        <w:t>ead_MtrT</w:t>
      </w:r>
      <w:r>
        <w:t>empEst_Per1_HwVel_HwRadpS_</w:t>
      </w:r>
      <w:proofErr w:type="gramStart"/>
      <w:r>
        <w:t>f32()</w:t>
      </w:r>
      <w:proofErr w:type="gramEnd"/>
    </w:p>
    <w:p w:rsidR="00D85509" w:rsidRDefault="00D85509" w:rsidP="00D85509">
      <w:proofErr w:type="spellStart"/>
      <w:r w:rsidRPr="00EB0E99">
        <w:t>ScomTempDataRcvd_Cnt_T_</w:t>
      </w:r>
      <w:proofErr w:type="gramStart"/>
      <w:r w:rsidRPr="00EB0E99">
        <w:t>lgc</w:t>
      </w:r>
      <w:proofErr w:type="spellEnd"/>
      <w:r w:rsidRPr="00EB0E99">
        <w:t xml:space="preserve"> </w:t>
      </w:r>
      <w:r>
        <w:t xml:space="preserve"> </w:t>
      </w:r>
      <w:r w:rsidRPr="00156C81">
        <w:t>=</w:t>
      </w:r>
      <w:proofErr w:type="gramEnd"/>
      <w:r w:rsidRPr="00156C81">
        <w:t xml:space="preserve"> Rte_I</w:t>
      </w:r>
      <w:r w:rsidR="000A15B8" w:rsidRPr="00156C81">
        <w:t>r</w:t>
      </w:r>
      <w:r w:rsidRPr="00156C81">
        <w:t>ead_MtrT</w:t>
      </w:r>
      <w:r>
        <w:t>empEst_Per1_ScomTempDataRcvd_Cnt_</w:t>
      </w:r>
      <w:r w:rsidRPr="00EB0E99">
        <w:t>lgc</w:t>
      </w:r>
      <w:r>
        <w:t xml:space="preserve"> ()</w:t>
      </w:r>
    </w:p>
    <w:p w:rsidR="00D85509" w:rsidRDefault="00A25269" w:rsidP="00D254F0">
      <w:r w:rsidRPr="00A25269">
        <w:t>EstPkCurr_AmpSq_T_f32 = Rte_I</w:t>
      </w:r>
      <w:r w:rsidR="000A15B8" w:rsidRPr="00A25269">
        <w:t>r</w:t>
      </w:r>
      <w:r w:rsidRPr="00A25269">
        <w:t>ead_MtrTem</w:t>
      </w:r>
      <w:r>
        <w:t>pEst_Per2_EstPkCurr_AmpSq_</w:t>
      </w:r>
      <w:proofErr w:type="gramStart"/>
      <w:r>
        <w:t>f32()</w:t>
      </w:r>
      <w:proofErr w:type="gramEnd"/>
    </w:p>
    <w:p w:rsidR="005D7529" w:rsidRDefault="005D7529" w:rsidP="00D254F0">
      <w:proofErr w:type="spellStart"/>
      <w:r w:rsidRPr="005D7529">
        <w:t>AMTempEstDisable_Cnt_T_lgc</w:t>
      </w:r>
      <w:proofErr w:type="spellEnd"/>
      <w:r w:rsidRPr="005D7529">
        <w:t xml:space="preserve"> = Rte_I</w:t>
      </w:r>
      <w:r w:rsidR="000A15B8" w:rsidRPr="005D7529">
        <w:t>r</w:t>
      </w:r>
      <w:r w:rsidRPr="005D7529">
        <w:t>ead_MtrTempEst_Per1_</w:t>
      </w:r>
      <w:r w:rsidR="00761878">
        <w:t>ScomAMDefeat</w:t>
      </w:r>
      <w:r w:rsidRPr="005D7529">
        <w:t>_Cnt_</w:t>
      </w:r>
      <w:proofErr w:type="gramStart"/>
      <w:r w:rsidRPr="005D7529">
        <w:t>lgc()</w:t>
      </w:r>
      <w:proofErr w:type="gramEnd"/>
    </w:p>
    <w:p w:rsidR="00606120" w:rsidRPr="00D04718" w:rsidRDefault="00606120" w:rsidP="00540E37">
      <w:pPr>
        <w:jc w:val="center"/>
      </w:pPr>
    </w:p>
    <w:p w:rsidR="001B197F" w:rsidRPr="00D04718" w:rsidRDefault="001B197F" w:rsidP="00540E37">
      <w:pPr>
        <w:jc w:val="center"/>
      </w:pPr>
    </w:p>
    <w:p w:rsidR="00540E37" w:rsidRDefault="00540E37" w:rsidP="00540E37">
      <w:pPr>
        <w:pStyle w:val="Heading4"/>
      </w:pPr>
      <w:r>
        <w:t>Calculate Ambient Power in Watts</w:t>
      </w:r>
    </w:p>
    <w:p w:rsidR="00540E37" w:rsidRDefault="002F15D3" w:rsidP="00540E37">
      <w:pPr>
        <w:jc w:val="center"/>
      </w:pPr>
      <w:r>
        <w:object w:dxaOrig="2565" w:dyaOrig="3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5pt;height:150.5pt" o:ole="">
            <v:imagedata r:id="rId10" o:title=""/>
          </v:shape>
          <o:OLEObject Type="Embed" ProgID="Visio.Drawing.11" ShapeID="_x0000_i1025" DrawAspect="Content" ObjectID="_1454738711" r:id="rId11"/>
        </w:object>
      </w:r>
    </w:p>
    <w:p w:rsidR="00B9574D" w:rsidRDefault="00B9574D" w:rsidP="00B9574D">
      <w:pPr>
        <w:pStyle w:val="Heading4"/>
      </w:pPr>
      <w:r>
        <w:t>Silicon, Magnet, and Copper Ambient Low Pass Filter</w:t>
      </w:r>
    </w:p>
    <w:p w:rsidR="00B9574D" w:rsidRDefault="002F15D3" w:rsidP="00B9574D">
      <w:pPr>
        <w:jc w:val="center"/>
      </w:pPr>
      <w:r>
        <w:object w:dxaOrig="4020" w:dyaOrig="5152">
          <v:shape id="_x0000_i1026" type="#_x0000_t75" style="width:159pt;height:205pt" o:ole="">
            <v:imagedata r:id="rId12" o:title=""/>
          </v:shape>
          <o:OLEObject Type="Embed" ProgID="Visio.Drawing.11" ShapeID="_x0000_i1026" DrawAspect="Content" ObjectID="_1454738712" r:id="rId13"/>
        </w:object>
      </w:r>
    </w:p>
    <w:p w:rsidR="004015D3" w:rsidRDefault="004015D3" w:rsidP="004015D3">
      <w:pPr>
        <w:pStyle w:val="Heading4"/>
      </w:pPr>
      <w:r>
        <w:lastRenderedPageBreak/>
        <w:t>Generate Ambient Correction Terms and Limit</w:t>
      </w:r>
    </w:p>
    <w:p w:rsidR="004015D3" w:rsidRDefault="002F15D3" w:rsidP="004015D3">
      <w:pPr>
        <w:jc w:val="center"/>
      </w:pPr>
      <w:r>
        <w:object w:dxaOrig="5275" w:dyaOrig="7138">
          <v:shape id="_x0000_i1027" type="#_x0000_t75" style="width:247.5pt;height:333pt" o:ole="">
            <v:imagedata r:id="rId14" o:title=""/>
          </v:shape>
          <o:OLEObject Type="Embed" ProgID="Visio.Drawing.11" ShapeID="_x0000_i1027" DrawAspect="Content" ObjectID="_1454738713" r:id="rId15"/>
        </w:object>
      </w:r>
    </w:p>
    <w:p w:rsidR="009206CD" w:rsidRDefault="00021AC4" w:rsidP="009206CD">
      <w:pPr>
        <w:pStyle w:val="Heading4"/>
      </w:pPr>
      <w:r>
        <w:lastRenderedPageBreak/>
        <w:t>Calculate Temperature Estimation</w:t>
      </w:r>
    </w:p>
    <w:p w:rsidR="009206CD" w:rsidRDefault="002F15D3" w:rsidP="00021AC4">
      <w:pPr>
        <w:jc w:val="center"/>
      </w:pPr>
      <w:r>
        <w:object w:dxaOrig="6599" w:dyaOrig="12693">
          <v:shape id="_x0000_i1028" type="#_x0000_t75" style="width:296.5pt;height:566.5pt" o:ole="">
            <v:imagedata r:id="rId16" o:title=""/>
          </v:shape>
          <o:OLEObject Type="Embed" ProgID="Visio.Drawing.11" ShapeID="_x0000_i1028" DrawAspect="Content" ObjectID="_1454738714" r:id="rId17"/>
        </w:object>
      </w:r>
    </w:p>
    <w:p w:rsidR="00D62FBC" w:rsidRPr="000710BE" w:rsidRDefault="00D62FBC" w:rsidP="00D62FBC">
      <w:pPr>
        <w:rPr>
          <w:lang w:val="fr-FR"/>
        </w:rPr>
      </w:pPr>
    </w:p>
    <w:p w:rsidR="001769BA" w:rsidRDefault="001769BA" w:rsidP="00156C81"/>
    <w:p w:rsidR="00EB0E99" w:rsidRDefault="00CA3D86" w:rsidP="002F15D3">
      <w:pPr>
        <w:pStyle w:val="Heading4"/>
      </w:pPr>
      <w:r>
        <w:t>Reset Filter</w:t>
      </w:r>
    </w:p>
    <w:p w:rsidR="009D462C" w:rsidRDefault="00085142" w:rsidP="00EB0E99">
      <w:pPr>
        <w:jc w:val="center"/>
      </w:pPr>
      <w:r w:rsidRPr="00085142">
        <w:t xml:space="preserve"> </w:t>
      </w:r>
      <w:r w:rsidR="002F15D3">
        <w:object w:dxaOrig="10156" w:dyaOrig="10882">
          <v:shape id="_x0000_i1029" type="#_x0000_t75" style="width:430.5pt;height:462.5pt" o:ole="">
            <v:imagedata r:id="rId18" o:title=""/>
          </v:shape>
          <o:OLEObject Type="Embed" ProgID="Visio.Drawing.11" ShapeID="_x0000_i1029" DrawAspect="Content" ObjectID="_1454738715" r:id="rId19"/>
        </w:object>
      </w:r>
    </w:p>
    <w:p w:rsidR="001769BA" w:rsidRDefault="001769BA" w:rsidP="00156C81"/>
    <w:p w:rsidR="00CA3D86" w:rsidRPr="00156C81" w:rsidRDefault="00CA3D86" w:rsidP="002F15D3">
      <w:pPr>
        <w:pStyle w:val="Heading4"/>
      </w:pPr>
      <w:r>
        <w:lastRenderedPageBreak/>
        <w:t xml:space="preserve">Assist </w:t>
      </w:r>
      <w:proofErr w:type="spellStart"/>
      <w:r>
        <w:t>Mech</w:t>
      </w:r>
      <w:proofErr w:type="spellEnd"/>
      <w:r>
        <w:t xml:space="preserve"> Temperature Estimation</w:t>
      </w:r>
    </w:p>
    <w:p w:rsidR="002C73A4" w:rsidRDefault="008F1621" w:rsidP="007E70CB">
      <w:pPr>
        <w:ind w:left="864"/>
        <w:jc w:val="center"/>
      </w:pPr>
      <w:r>
        <w:object w:dxaOrig="10167" w:dyaOrig="16171">
          <v:shape id="_x0000_i1030" type="#_x0000_t75" style="width:425.5pt;height:570pt" o:ole="">
            <v:imagedata r:id="rId20" o:title=""/>
          </v:shape>
          <o:OLEObject Type="Embed" ProgID="Visio.Drawing.11" ShapeID="_x0000_i1030" DrawAspect="Content" ObjectID="_1454738716" r:id="rId21"/>
        </w:object>
      </w:r>
    </w:p>
    <w:p w:rsidR="002C73A4" w:rsidRDefault="002C73A4" w:rsidP="002C73A4">
      <w:pPr>
        <w:pStyle w:val="Heading4"/>
      </w:pPr>
      <w:r>
        <w:lastRenderedPageBreak/>
        <w:t>Store Local copy of outputs into Module Outputs</w:t>
      </w:r>
    </w:p>
    <w:p w:rsidR="00085142" w:rsidRPr="00085142" w:rsidRDefault="00FB31F6" w:rsidP="006F5589">
      <w:proofErr w:type="spellStart"/>
      <w:r>
        <w:rPr>
          <w:lang w:val="fr-FR"/>
        </w:rPr>
        <w:t>MtrTempEst</w:t>
      </w:r>
      <w:proofErr w:type="spellEnd"/>
      <w:r>
        <w:rPr>
          <w:lang w:val="fr-FR"/>
        </w:rPr>
        <w:t>_</w:t>
      </w:r>
      <w:proofErr w:type="spellStart"/>
      <w:r w:rsidR="00085142" w:rsidRPr="00085142">
        <w:t>PrevScomTempDataRcvd_Cnt_M_lgc</w:t>
      </w:r>
      <w:proofErr w:type="spellEnd"/>
      <w:r w:rsidR="00085142" w:rsidRPr="00085142">
        <w:t xml:space="preserve"> = </w:t>
      </w:r>
      <w:proofErr w:type="spellStart"/>
      <w:r w:rsidR="00085142" w:rsidRPr="00085142">
        <w:t>ScomTempDataRcvd_Cnt_T_lgc</w:t>
      </w:r>
      <w:proofErr w:type="spellEnd"/>
    </w:p>
    <w:p w:rsidR="002C73A4" w:rsidRDefault="005147CB" w:rsidP="00156C81">
      <w:r>
        <w:t>Rte_Iw</w:t>
      </w:r>
      <w:r w:rsidR="00BC5010">
        <w:t>rite_</w:t>
      </w:r>
      <w:r w:rsidR="00C168E9">
        <w:t>Mtr</w:t>
      </w:r>
      <w:r>
        <w:t>TempEst_Per</w:t>
      </w:r>
      <w:r w:rsidR="00EB0FED">
        <w:t>1</w:t>
      </w:r>
      <w:r>
        <w:t>_</w:t>
      </w:r>
      <w:r w:rsidRPr="005147CB">
        <w:t xml:space="preserve"> </w:t>
      </w:r>
      <w:r>
        <w:t>AssistMechTemp</w:t>
      </w:r>
      <w:r w:rsidRPr="00791E80">
        <w:t>Est</w:t>
      </w:r>
      <w:r>
        <w:t>_DegC_f32 (</w:t>
      </w:r>
      <w:r w:rsidR="00FB31F6">
        <w:rPr>
          <w:rFonts w:ascii="Arial" w:hAnsi="Arial" w:cs="Arial"/>
          <w:color w:val="000000"/>
          <w:sz w:val="16"/>
          <w:szCs w:val="16"/>
        </w:rPr>
        <w:t>MtrTempEst_</w:t>
      </w:r>
      <w:r w:rsidRPr="000A7E56">
        <w:rPr>
          <w:rFonts w:ascii="Arial" w:hAnsi="Arial" w:cs="Arial"/>
          <w:sz w:val="16"/>
          <w:szCs w:val="16"/>
        </w:rPr>
        <w:t>AMTempEst_DegC_M_f32</w:t>
      </w:r>
      <w:r>
        <w:t>)</w:t>
      </w:r>
    </w:p>
    <w:p w:rsidR="00EB0FED" w:rsidRPr="006F5589" w:rsidRDefault="005576AA" w:rsidP="00EB0FED">
      <w:r w:rsidRPr="006F5589">
        <w:t>Rte_Iwrite_MtrTempEst_Per1_SiTempEst_DegC_</w:t>
      </w:r>
      <w:proofErr w:type="gramStart"/>
      <w:r w:rsidRPr="006F5589">
        <w:t>f32(</w:t>
      </w:r>
      <w:proofErr w:type="gramEnd"/>
      <w:r w:rsidRPr="006F5589">
        <w:t>SiTempEst_DegC_T_f32)</w:t>
      </w:r>
      <w:r w:rsidRPr="006F5589">
        <w:tab/>
      </w:r>
    </w:p>
    <w:p w:rsidR="00EB0FED" w:rsidRPr="006F5589" w:rsidRDefault="005576AA" w:rsidP="00EB0FED">
      <w:r w:rsidRPr="006F5589">
        <w:t>Rte_Iwrite_MtrTempEst_Per1_MagTempEst_DegC_</w:t>
      </w:r>
      <w:proofErr w:type="gramStart"/>
      <w:r w:rsidRPr="006F5589">
        <w:t>f32(</w:t>
      </w:r>
      <w:proofErr w:type="gramEnd"/>
      <w:r w:rsidRPr="006F5589">
        <w:t>MagTempEst_DegC_T_f32)</w:t>
      </w:r>
    </w:p>
    <w:p w:rsidR="00EB0FED" w:rsidRDefault="00EB0FED" w:rsidP="00EB0FED">
      <w:r>
        <w:t>Rte_Iwrite_MtrTempEst_Per1_CuTempEst_DegC_f32(CuTempEst_DegC_T_f32)</w:t>
      </w:r>
    </w:p>
    <w:p w:rsidR="00EB0FED" w:rsidRDefault="00EB0FED" w:rsidP="00156C81"/>
    <w:p w:rsidR="002C73A4" w:rsidRDefault="002C73A4" w:rsidP="002C73A4">
      <w:pPr>
        <w:pStyle w:val="Heading4"/>
      </w:pPr>
      <w:r>
        <w:t>Program Flow End</w:t>
      </w:r>
    </w:p>
    <w:p w:rsidR="002C73A4" w:rsidRDefault="00DF265A" w:rsidP="002C73A4">
      <w:r w:rsidRPr="00DF265A">
        <w:t>Rte_Call_MtrTempE</w:t>
      </w:r>
      <w:r>
        <w:t>st_Per1_CP1_CheckpointReached()</w:t>
      </w:r>
    </w:p>
    <w:p w:rsidR="002C73A4" w:rsidRDefault="002C73A4" w:rsidP="002C73A4"/>
    <w:p w:rsidR="002C73A4" w:rsidRDefault="002C73A4" w:rsidP="002C73A4"/>
    <w:p w:rsidR="002C73A4" w:rsidRPr="002C73A4" w:rsidRDefault="002C73A4" w:rsidP="002C73A4"/>
    <w:p w:rsidR="00B24666" w:rsidRDefault="00B24666">
      <w:pPr>
        <w:pStyle w:val="Heading2"/>
      </w:pPr>
      <w:r>
        <w:t>Fault Recovery Functions</w:t>
      </w:r>
    </w:p>
    <w:p w:rsidR="003A1F7C" w:rsidRPr="003A1F7C" w:rsidRDefault="003A1F7C" w:rsidP="003A1F7C">
      <w:r>
        <w:t>None</w:t>
      </w:r>
    </w:p>
    <w:p w:rsidR="00B24666" w:rsidRDefault="00B24666">
      <w:pPr>
        <w:pStyle w:val="Heading2"/>
      </w:pPr>
      <w:r>
        <w:t>Shutdown Functions</w:t>
      </w:r>
    </w:p>
    <w:p w:rsidR="003A1F7C" w:rsidRPr="003A1F7C" w:rsidRDefault="003A1F7C" w:rsidP="003A1F7C">
      <w:r>
        <w:t>None</w:t>
      </w:r>
    </w:p>
    <w:p w:rsidR="00B24666" w:rsidRDefault="00B24666">
      <w:pPr>
        <w:pStyle w:val="Heading2"/>
      </w:pPr>
      <w:r>
        <w:t>Interrupt Functions</w:t>
      </w:r>
    </w:p>
    <w:p w:rsidR="003A1F7C" w:rsidRPr="003A1F7C" w:rsidRDefault="003A1F7C" w:rsidP="003A1F7C">
      <w:r>
        <w:t>None</w:t>
      </w:r>
    </w:p>
    <w:p w:rsidR="00B24666" w:rsidRDefault="00B24666">
      <w:pPr>
        <w:pStyle w:val="Heading2"/>
      </w:pPr>
      <w:r>
        <w:t>Serial Communication Functions</w:t>
      </w:r>
    </w:p>
    <w:p w:rsidR="003A1F7C" w:rsidRPr="003A1F7C" w:rsidRDefault="003A1F7C" w:rsidP="003A1F7C">
      <w:r>
        <w:t>None</w:t>
      </w:r>
    </w:p>
    <w:p w:rsidR="00B24666" w:rsidRDefault="00B24666">
      <w:pPr>
        <w:pStyle w:val="Heading2"/>
      </w:pPr>
      <w:r>
        <w:br w:type="page"/>
      </w:r>
      <w:r>
        <w:lastRenderedPageBreak/>
        <w:t>Local Function/Macro Definitions</w:t>
      </w:r>
    </w:p>
    <w:p w:rsidR="00B24666" w:rsidRDefault="00B24666">
      <w:proofErr w:type="gramStart"/>
      <w:r>
        <w:t>If these are numerous and defined in a separate source file then reference the source file only.</w:t>
      </w:r>
      <w:proofErr w:type="gramEnd"/>
    </w:p>
    <w:p w:rsidR="00117870" w:rsidRDefault="00117870" w:rsidP="00117870">
      <w:pPr>
        <w:pStyle w:val="Heading3"/>
      </w:pPr>
      <w:proofErr w:type="spellStart"/>
      <w:r>
        <w:t>LeadLag</w:t>
      </w:r>
      <w:r w:rsidRPr="00D654CF">
        <w:t>FiltInit</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3729"/>
        <w:gridCol w:w="1440"/>
        <w:gridCol w:w="990"/>
        <w:gridCol w:w="990"/>
      </w:tblGrid>
      <w:tr w:rsidR="00117870" w:rsidTr="001635CF">
        <w:tc>
          <w:tcPr>
            <w:tcW w:w="1779" w:type="dxa"/>
          </w:tcPr>
          <w:p w:rsidR="00117870" w:rsidRDefault="00117870" w:rsidP="001635CF">
            <w:pPr>
              <w:spacing w:before="60"/>
              <w:rPr>
                <w:rFonts w:ascii="Arial" w:hAnsi="Arial" w:cs="Arial"/>
                <w:b/>
                <w:bCs/>
                <w:sz w:val="16"/>
              </w:rPr>
            </w:pPr>
            <w:r>
              <w:rPr>
                <w:rFonts w:ascii="Arial" w:hAnsi="Arial" w:cs="Arial"/>
                <w:b/>
                <w:bCs/>
                <w:sz w:val="16"/>
              </w:rPr>
              <w:t>Function Name</w:t>
            </w:r>
          </w:p>
        </w:tc>
        <w:tc>
          <w:tcPr>
            <w:tcW w:w="3729" w:type="dxa"/>
          </w:tcPr>
          <w:p w:rsidR="00117870" w:rsidRDefault="00117870" w:rsidP="001635CF">
            <w:pPr>
              <w:spacing w:before="60"/>
              <w:rPr>
                <w:rFonts w:ascii="Arial" w:hAnsi="Arial" w:cs="Arial"/>
                <w:sz w:val="16"/>
              </w:rPr>
            </w:pPr>
            <w:proofErr w:type="spellStart"/>
            <w:r w:rsidRPr="00117870">
              <w:rPr>
                <w:rFonts w:ascii="Arial" w:hAnsi="Arial" w:cs="Arial"/>
                <w:sz w:val="16"/>
              </w:rPr>
              <w:t>LeadLagFiltInit</w:t>
            </w:r>
            <w:proofErr w:type="spellEnd"/>
          </w:p>
        </w:tc>
        <w:tc>
          <w:tcPr>
            <w:tcW w:w="1440" w:type="dxa"/>
            <w:shd w:val="pct30" w:color="FFFF00" w:fill="auto"/>
          </w:tcPr>
          <w:p w:rsidR="00117870" w:rsidRDefault="00117870" w:rsidP="001635CF">
            <w:pPr>
              <w:spacing w:before="60"/>
              <w:jc w:val="center"/>
              <w:rPr>
                <w:rFonts w:ascii="Arial" w:hAnsi="Arial" w:cs="Arial"/>
                <w:sz w:val="16"/>
              </w:rPr>
            </w:pPr>
            <w:r>
              <w:rPr>
                <w:rFonts w:ascii="Arial" w:hAnsi="Arial" w:cs="Arial"/>
                <w:sz w:val="16"/>
              </w:rPr>
              <w:t>Type</w:t>
            </w:r>
          </w:p>
        </w:tc>
        <w:tc>
          <w:tcPr>
            <w:tcW w:w="990" w:type="dxa"/>
            <w:shd w:val="pct30" w:color="FFFF00" w:fill="auto"/>
          </w:tcPr>
          <w:p w:rsidR="00117870" w:rsidRDefault="00117870" w:rsidP="001635CF">
            <w:pPr>
              <w:spacing w:before="60"/>
              <w:jc w:val="center"/>
              <w:rPr>
                <w:rFonts w:ascii="Arial" w:hAnsi="Arial" w:cs="Arial"/>
                <w:sz w:val="16"/>
              </w:rPr>
            </w:pPr>
            <w:r>
              <w:rPr>
                <w:rFonts w:ascii="Arial" w:hAnsi="Arial" w:cs="Arial"/>
                <w:sz w:val="16"/>
              </w:rPr>
              <w:t>Min</w:t>
            </w:r>
          </w:p>
        </w:tc>
        <w:tc>
          <w:tcPr>
            <w:tcW w:w="990" w:type="dxa"/>
            <w:shd w:val="pct30" w:color="FFFF00" w:fill="auto"/>
          </w:tcPr>
          <w:p w:rsidR="00117870" w:rsidRDefault="00117870" w:rsidP="001635CF">
            <w:pPr>
              <w:spacing w:before="60"/>
              <w:jc w:val="center"/>
              <w:rPr>
                <w:rFonts w:ascii="Arial" w:hAnsi="Arial" w:cs="Arial"/>
                <w:sz w:val="16"/>
              </w:rPr>
            </w:pPr>
            <w:r>
              <w:rPr>
                <w:rFonts w:ascii="Arial" w:hAnsi="Arial" w:cs="Arial"/>
                <w:sz w:val="16"/>
              </w:rPr>
              <w:t>Max</w:t>
            </w:r>
          </w:p>
        </w:tc>
      </w:tr>
      <w:tr w:rsidR="00117870" w:rsidTr="001635CF">
        <w:tc>
          <w:tcPr>
            <w:tcW w:w="1779" w:type="dxa"/>
          </w:tcPr>
          <w:p w:rsidR="00117870" w:rsidRDefault="00117870" w:rsidP="001635CF">
            <w:pPr>
              <w:spacing w:before="60"/>
              <w:rPr>
                <w:rFonts w:ascii="Arial" w:hAnsi="Arial" w:cs="Arial"/>
                <w:b/>
                <w:bCs/>
                <w:sz w:val="16"/>
              </w:rPr>
            </w:pPr>
            <w:r>
              <w:rPr>
                <w:rFonts w:ascii="Arial" w:hAnsi="Arial" w:cs="Arial"/>
                <w:b/>
                <w:bCs/>
                <w:sz w:val="16"/>
              </w:rPr>
              <w:t xml:space="preserve">Arguments Passed </w:t>
            </w:r>
          </w:p>
        </w:tc>
        <w:tc>
          <w:tcPr>
            <w:tcW w:w="3729" w:type="dxa"/>
          </w:tcPr>
          <w:p w:rsidR="00117870" w:rsidRDefault="00CF2E74" w:rsidP="001635CF">
            <w:pPr>
              <w:spacing w:before="60"/>
              <w:rPr>
                <w:rFonts w:ascii="Arial" w:hAnsi="Arial" w:cs="Arial"/>
                <w:sz w:val="16"/>
              </w:rPr>
            </w:pPr>
            <w:r>
              <w:rPr>
                <w:rFonts w:ascii="Arial" w:hAnsi="Arial" w:cs="Arial"/>
                <w:color w:val="000000"/>
                <w:sz w:val="16"/>
                <w:szCs w:val="16"/>
              </w:rPr>
              <w:t>CtrlTempFinal_DegC_T_f32</w:t>
            </w:r>
          </w:p>
        </w:tc>
        <w:tc>
          <w:tcPr>
            <w:tcW w:w="1440" w:type="dxa"/>
          </w:tcPr>
          <w:p w:rsidR="00117870" w:rsidRPr="00B77F05" w:rsidRDefault="00B77F05" w:rsidP="001635CF">
            <w:pPr>
              <w:spacing w:before="60"/>
              <w:rPr>
                <w:rFonts w:ascii="Arial" w:hAnsi="Arial" w:cs="Arial"/>
                <w:sz w:val="12"/>
                <w:szCs w:val="12"/>
              </w:rPr>
            </w:pPr>
            <w:r w:rsidRPr="00B77F05">
              <w:rPr>
                <w:rFonts w:ascii="Arial" w:hAnsi="Arial" w:cs="Arial"/>
                <w:sz w:val="12"/>
                <w:szCs w:val="12"/>
              </w:rPr>
              <w:t>Single Precision Floating Point</w:t>
            </w:r>
          </w:p>
        </w:tc>
        <w:tc>
          <w:tcPr>
            <w:tcW w:w="990" w:type="dxa"/>
          </w:tcPr>
          <w:p w:rsidR="00117870" w:rsidRDefault="00047093" w:rsidP="001635CF">
            <w:pPr>
              <w:spacing w:before="60"/>
              <w:rPr>
                <w:rFonts w:ascii="Arial" w:hAnsi="Arial" w:cs="Arial"/>
                <w:sz w:val="16"/>
              </w:rPr>
            </w:pPr>
            <w:r>
              <w:rPr>
                <w:rFonts w:ascii="Arial" w:hAnsi="Arial" w:cs="Arial"/>
                <w:sz w:val="16"/>
              </w:rPr>
              <w:t>-5</w:t>
            </w:r>
            <w:r w:rsidR="00B77F05">
              <w:rPr>
                <w:rFonts w:ascii="Arial" w:hAnsi="Arial" w:cs="Arial"/>
                <w:sz w:val="16"/>
              </w:rPr>
              <w:t>0</w:t>
            </w:r>
          </w:p>
        </w:tc>
        <w:tc>
          <w:tcPr>
            <w:tcW w:w="990" w:type="dxa"/>
          </w:tcPr>
          <w:p w:rsidR="00117870" w:rsidRDefault="00B77F05" w:rsidP="001635CF">
            <w:pPr>
              <w:spacing w:before="60"/>
              <w:rPr>
                <w:rFonts w:ascii="Arial" w:hAnsi="Arial" w:cs="Arial"/>
                <w:sz w:val="16"/>
              </w:rPr>
            </w:pPr>
            <w:r>
              <w:rPr>
                <w:rFonts w:ascii="Arial" w:hAnsi="Arial" w:cs="Arial"/>
                <w:sz w:val="16"/>
              </w:rPr>
              <w:t>1</w:t>
            </w:r>
            <w:r w:rsidR="00047093">
              <w:rPr>
                <w:rFonts w:ascii="Arial" w:hAnsi="Arial" w:cs="Arial"/>
                <w:sz w:val="16"/>
              </w:rPr>
              <w:t>50</w:t>
            </w:r>
          </w:p>
        </w:tc>
      </w:tr>
      <w:tr w:rsidR="00B77F05" w:rsidTr="001635CF">
        <w:tc>
          <w:tcPr>
            <w:tcW w:w="1779" w:type="dxa"/>
          </w:tcPr>
          <w:p w:rsidR="00B77F05" w:rsidRDefault="00B77F05" w:rsidP="001635CF">
            <w:pPr>
              <w:spacing w:before="60"/>
              <w:rPr>
                <w:rFonts w:ascii="Arial" w:hAnsi="Arial" w:cs="Arial"/>
                <w:b/>
                <w:bCs/>
                <w:sz w:val="16"/>
              </w:rPr>
            </w:pPr>
          </w:p>
        </w:tc>
        <w:tc>
          <w:tcPr>
            <w:tcW w:w="3729" w:type="dxa"/>
          </w:tcPr>
          <w:p w:rsidR="00B77F05" w:rsidRDefault="00B77F05" w:rsidP="001635CF">
            <w:pPr>
              <w:spacing w:before="60"/>
              <w:rPr>
                <w:rFonts w:ascii="Arial" w:hAnsi="Arial" w:cs="Arial"/>
                <w:color w:val="000000"/>
                <w:sz w:val="16"/>
                <w:szCs w:val="16"/>
              </w:rPr>
            </w:pPr>
            <w:r>
              <w:rPr>
                <w:rFonts w:ascii="Arial" w:hAnsi="Arial" w:cs="Arial"/>
                <w:color w:val="000000"/>
                <w:sz w:val="16"/>
                <w:szCs w:val="16"/>
              </w:rPr>
              <w:t>AmbTemp_DegC_T_f32</w:t>
            </w:r>
          </w:p>
        </w:tc>
        <w:tc>
          <w:tcPr>
            <w:tcW w:w="1440" w:type="dxa"/>
          </w:tcPr>
          <w:p w:rsidR="00B77F05" w:rsidRDefault="00B77F05" w:rsidP="001635CF">
            <w:pPr>
              <w:spacing w:before="60"/>
              <w:rPr>
                <w:rFonts w:ascii="Arial" w:hAnsi="Arial" w:cs="Arial"/>
                <w:sz w:val="16"/>
              </w:rPr>
            </w:pPr>
            <w:r w:rsidRPr="00B77F05">
              <w:rPr>
                <w:rFonts w:ascii="Arial" w:hAnsi="Arial" w:cs="Arial"/>
                <w:sz w:val="12"/>
                <w:szCs w:val="12"/>
              </w:rPr>
              <w:t>Single Precision Floating Point</w:t>
            </w:r>
          </w:p>
        </w:tc>
        <w:tc>
          <w:tcPr>
            <w:tcW w:w="990" w:type="dxa"/>
          </w:tcPr>
          <w:p w:rsidR="00B77F05" w:rsidRDefault="00B77F05" w:rsidP="001635CF">
            <w:pPr>
              <w:spacing w:before="60"/>
              <w:rPr>
                <w:rFonts w:ascii="Arial" w:hAnsi="Arial" w:cs="Arial"/>
                <w:sz w:val="16"/>
              </w:rPr>
            </w:pPr>
            <w:r>
              <w:rPr>
                <w:rFonts w:ascii="Arial" w:hAnsi="Arial" w:cs="Arial"/>
                <w:sz w:val="16"/>
              </w:rPr>
              <w:t>-40</w:t>
            </w:r>
          </w:p>
        </w:tc>
        <w:tc>
          <w:tcPr>
            <w:tcW w:w="990" w:type="dxa"/>
          </w:tcPr>
          <w:p w:rsidR="00B77F05" w:rsidRDefault="00B6531D" w:rsidP="001635CF">
            <w:pPr>
              <w:spacing w:before="60"/>
              <w:rPr>
                <w:rFonts w:ascii="Arial" w:hAnsi="Arial" w:cs="Arial"/>
                <w:sz w:val="16"/>
              </w:rPr>
            </w:pPr>
            <w:r>
              <w:rPr>
                <w:rFonts w:ascii="Arial" w:hAnsi="Arial" w:cs="Arial"/>
                <w:sz w:val="16"/>
              </w:rPr>
              <w:t>87.5</w:t>
            </w:r>
          </w:p>
        </w:tc>
      </w:tr>
      <w:tr w:rsidR="00B77F05" w:rsidTr="001635CF">
        <w:tc>
          <w:tcPr>
            <w:tcW w:w="1779" w:type="dxa"/>
          </w:tcPr>
          <w:p w:rsidR="00B77F05" w:rsidRDefault="00B77F05" w:rsidP="001635CF">
            <w:pPr>
              <w:spacing w:before="60"/>
              <w:rPr>
                <w:rFonts w:ascii="Arial" w:hAnsi="Arial" w:cs="Arial"/>
                <w:b/>
                <w:bCs/>
                <w:sz w:val="16"/>
              </w:rPr>
            </w:pPr>
          </w:p>
        </w:tc>
        <w:tc>
          <w:tcPr>
            <w:tcW w:w="3729" w:type="dxa"/>
          </w:tcPr>
          <w:p w:rsidR="00B77F05" w:rsidRDefault="00B77F05" w:rsidP="001635CF">
            <w:pPr>
              <w:spacing w:before="60"/>
              <w:rPr>
                <w:rFonts w:ascii="Arial" w:hAnsi="Arial" w:cs="Arial"/>
                <w:color w:val="000000"/>
                <w:sz w:val="16"/>
                <w:szCs w:val="16"/>
              </w:rPr>
            </w:pPr>
            <w:r>
              <w:rPr>
                <w:rFonts w:ascii="Arial" w:hAnsi="Arial" w:cs="Arial"/>
                <w:color w:val="000000"/>
                <w:sz w:val="16"/>
                <w:szCs w:val="16"/>
              </w:rPr>
              <w:t>EngTemp_DegC_T_f32</w:t>
            </w:r>
          </w:p>
        </w:tc>
        <w:tc>
          <w:tcPr>
            <w:tcW w:w="1440" w:type="dxa"/>
          </w:tcPr>
          <w:p w:rsidR="00B77F05" w:rsidRDefault="00B77F05" w:rsidP="001635CF">
            <w:pPr>
              <w:spacing w:before="60"/>
              <w:rPr>
                <w:rFonts w:ascii="Arial" w:hAnsi="Arial" w:cs="Arial"/>
                <w:sz w:val="16"/>
              </w:rPr>
            </w:pPr>
            <w:r w:rsidRPr="00B77F05">
              <w:rPr>
                <w:rFonts w:ascii="Arial" w:hAnsi="Arial" w:cs="Arial"/>
                <w:sz w:val="12"/>
                <w:szCs w:val="12"/>
              </w:rPr>
              <w:t>Single Precision Floating Point</w:t>
            </w:r>
          </w:p>
        </w:tc>
        <w:tc>
          <w:tcPr>
            <w:tcW w:w="990" w:type="dxa"/>
          </w:tcPr>
          <w:p w:rsidR="00B77F05" w:rsidRDefault="00B77F05" w:rsidP="001635CF">
            <w:pPr>
              <w:spacing w:before="60"/>
              <w:rPr>
                <w:rFonts w:ascii="Arial" w:hAnsi="Arial" w:cs="Arial"/>
                <w:sz w:val="16"/>
              </w:rPr>
            </w:pPr>
            <w:r>
              <w:rPr>
                <w:rFonts w:ascii="Arial" w:hAnsi="Arial" w:cs="Arial"/>
                <w:sz w:val="16"/>
              </w:rPr>
              <w:t>-40</w:t>
            </w:r>
          </w:p>
        </w:tc>
        <w:tc>
          <w:tcPr>
            <w:tcW w:w="990" w:type="dxa"/>
          </w:tcPr>
          <w:p w:rsidR="00B77F05" w:rsidRDefault="00B6531D" w:rsidP="001635CF">
            <w:pPr>
              <w:spacing w:before="60"/>
              <w:rPr>
                <w:rFonts w:ascii="Arial" w:hAnsi="Arial" w:cs="Arial"/>
                <w:sz w:val="16"/>
              </w:rPr>
            </w:pPr>
            <w:r>
              <w:rPr>
                <w:rFonts w:ascii="Arial" w:hAnsi="Arial" w:cs="Arial"/>
                <w:sz w:val="16"/>
              </w:rPr>
              <w:t>215</w:t>
            </w:r>
          </w:p>
        </w:tc>
      </w:tr>
      <w:tr w:rsidR="00117870" w:rsidTr="001635CF">
        <w:tc>
          <w:tcPr>
            <w:tcW w:w="1779" w:type="dxa"/>
          </w:tcPr>
          <w:p w:rsidR="00117870" w:rsidRDefault="00117870" w:rsidP="001635CF">
            <w:pPr>
              <w:spacing w:before="60"/>
              <w:rPr>
                <w:rFonts w:ascii="Arial" w:hAnsi="Arial" w:cs="Arial"/>
                <w:b/>
                <w:bCs/>
                <w:sz w:val="16"/>
              </w:rPr>
            </w:pPr>
            <w:r>
              <w:rPr>
                <w:rFonts w:ascii="Arial" w:hAnsi="Arial" w:cs="Arial"/>
                <w:b/>
                <w:bCs/>
                <w:sz w:val="16"/>
              </w:rPr>
              <w:t>Return Value</w:t>
            </w:r>
          </w:p>
        </w:tc>
        <w:tc>
          <w:tcPr>
            <w:tcW w:w="3729" w:type="dxa"/>
          </w:tcPr>
          <w:p w:rsidR="00117870" w:rsidRDefault="00B4649E" w:rsidP="001635CF">
            <w:pPr>
              <w:spacing w:before="60"/>
              <w:rPr>
                <w:rFonts w:ascii="Arial" w:hAnsi="Arial" w:cs="Arial"/>
                <w:sz w:val="16"/>
              </w:rPr>
            </w:pPr>
            <w:r>
              <w:rPr>
                <w:rFonts w:ascii="Arial" w:hAnsi="Arial" w:cs="Arial"/>
                <w:sz w:val="16"/>
              </w:rPr>
              <w:t>None</w:t>
            </w:r>
          </w:p>
        </w:tc>
        <w:tc>
          <w:tcPr>
            <w:tcW w:w="1440" w:type="dxa"/>
          </w:tcPr>
          <w:p w:rsidR="00117870" w:rsidRDefault="00117870" w:rsidP="001635CF">
            <w:pPr>
              <w:spacing w:before="60"/>
              <w:rPr>
                <w:rFonts w:ascii="Arial" w:hAnsi="Arial" w:cs="Arial"/>
                <w:sz w:val="16"/>
              </w:rPr>
            </w:pPr>
          </w:p>
        </w:tc>
        <w:tc>
          <w:tcPr>
            <w:tcW w:w="990" w:type="dxa"/>
          </w:tcPr>
          <w:p w:rsidR="00117870" w:rsidRDefault="00117870" w:rsidP="001635CF">
            <w:pPr>
              <w:spacing w:before="60"/>
              <w:rPr>
                <w:rFonts w:ascii="Arial" w:hAnsi="Arial" w:cs="Arial"/>
                <w:sz w:val="16"/>
              </w:rPr>
            </w:pPr>
          </w:p>
        </w:tc>
        <w:tc>
          <w:tcPr>
            <w:tcW w:w="990" w:type="dxa"/>
          </w:tcPr>
          <w:p w:rsidR="00117870" w:rsidRDefault="00117870" w:rsidP="001635CF">
            <w:pPr>
              <w:spacing w:before="60"/>
              <w:rPr>
                <w:rFonts w:ascii="Arial" w:hAnsi="Arial" w:cs="Arial"/>
                <w:sz w:val="16"/>
              </w:rPr>
            </w:pPr>
          </w:p>
        </w:tc>
      </w:tr>
    </w:tbl>
    <w:p w:rsidR="002A71BF" w:rsidRDefault="002A71BF" w:rsidP="002A71BF">
      <w:r>
        <w:t xml:space="preserve">See unit testing notes in section </w:t>
      </w:r>
      <w:r>
        <w:fldChar w:fldCharType="begin"/>
      </w:r>
      <w:r>
        <w:instrText xml:space="preserve"> REF _Ref368383393 \r \h  \* MERGEFORMAT </w:instrText>
      </w:r>
      <w:r>
        <w:fldChar w:fldCharType="separate"/>
      </w:r>
      <w:r>
        <w:t>3.1.1</w:t>
      </w:r>
      <w:r>
        <w:fldChar w:fldCharType="end"/>
      </w:r>
      <w:r>
        <w:t xml:space="preserve"> for range considerations of lead/lag filter.</w:t>
      </w:r>
    </w:p>
    <w:p w:rsidR="00117870" w:rsidRDefault="00117870" w:rsidP="00117870">
      <w:pPr>
        <w:pStyle w:val="Heading4"/>
        <w:numPr>
          <w:ilvl w:val="3"/>
          <w:numId w:val="14"/>
        </w:numPr>
        <w:tabs>
          <w:tab w:val="clear" w:pos="864"/>
          <w:tab w:val="num" w:pos="1134"/>
        </w:tabs>
      </w:pPr>
      <w:r>
        <w:t>Description</w:t>
      </w:r>
    </w:p>
    <w:p w:rsidR="00117870" w:rsidRDefault="00117870" w:rsidP="00117870">
      <w:pPr>
        <w:ind w:left="864"/>
      </w:pPr>
    </w:p>
    <w:p w:rsidR="00117870" w:rsidRPr="00D654CF" w:rsidRDefault="00117870" w:rsidP="00117870"/>
    <w:p w:rsidR="00117870" w:rsidRDefault="002F15D3" w:rsidP="00117870">
      <w:pPr>
        <w:jc w:val="center"/>
      </w:pPr>
      <w:r>
        <w:object w:dxaOrig="5185" w:dyaOrig="5138">
          <v:shape id="_x0000_i1031" type="#_x0000_t75" style="width:259.5pt;height:257pt" o:ole="">
            <v:imagedata r:id="rId22" o:title=""/>
          </v:shape>
          <o:OLEObject Type="Embed" ProgID="Visio.Drawing.11" ShapeID="_x0000_i1031" DrawAspect="Content" ObjectID="_1454738717" r:id="rId23"/>
        </w:object>
      </w:r>
    </w:p>
    <w:p w:rsidR="002A71BF" w:rsidRDefault="002A71BF">
      <w:pPr>
        <w:spacing w:after="0"/>
        <w:rPr>
          <w:rFonts w:ascii="Arial" w:hAnsi="Arial"/>
          <w:b/>
          <w:sz w:val="24"/>
        </w:rPr>
      </w:pPr>
      <w:r>
        <w:br w:type="page"/>
      </w:r>
    </w:p>
    <w:p w:rsidR="00CC7603" w:rsidRDefault="00CC7603" w:rsidP="00CC7603">
      <w:pPr>
        <w:pStyle w:val="Heading3"/>
      </w:pPr>
      <w:proofErr w:type="spellStart"/>
      <w:r>
        <w:lastRenderedPageBreak/>
        <w:t>AssMech</w:t>
      </w:r>
      <w:r w:rsidRPr="00D654CF">
        <w:t>FiltInit</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3729"/>
        <w:gridCol w:w="1440"/>
        <w:gridCol w:w="990"/>
        <w:gridCol w:w="990"/>
      </w:tblGrid>
      <w:tr w:rsidR="00CC7603" w:rsidTr="0094321E">
        <w:tc>
          <w:tcPr>
            <w:tcW w:w="1779" w:type="dxa"/>
          </w:tcPr>
          <w:p w:rsidR="00CC7603" w:rsidRDefault="00CC7603" w:rsidP="0094321E">
            <w:pPr>
              <w:spacing w:before="60"/>
              <w:rPr>
                <w:rFonts w:ascii="Arial" w:hAnsi="Arial" w:cs="Arial"/>
                <w:b/>
                <w:bCs/>
                <w:sz w:val="16"/>
              </w:rPr>
            </w:pPr>
            <w:r>
              <w:rPr>
                <w:rFonts w:ascii="Arial" w:hAnsi="Arial" w:cs="Arial"/>
                <w:b/>
                <w:bCs/>
                <w:sz w:val="16"/>
              </w:rPr>
              <w:t>Function Name</w:t>
            </w:r>
          </w:p>
        </w:tc>
        <w:tc>
          <w:tcPr>
            <w:tcW w:w="3729" w:type="dxa"/>
          </w:tcPr>
          <w:p w:rsidR="00CC7603" w:rsidRPr="00CC7603" w:rsidRDefault="00CC7603" w:rsidP="00CC7603">
            <w:pPr>
              <w:spacing w:before="60"/>
              <w:rPr>
                <w:rFonts w:ascii="Arial" w:hAnsi="Arial" w:cs="Arial"/>
                <w:color w:val="000000"/>
                <w:sz w:val="16"/>
                <w:szCs w:val="16"/>
              </w:rPr>
            </w:pPr>
            <w:proofErr w:type="spellStart"/>
            <w:r w:rsidRPr="00CC7603">
              <w:rPr>
                <w:rFonts w:ascii="Arial" w:hAnsi="Arial" w:cs="Arial"/>
                <w:color w:val="000000"/>
                <w:sz w:val="16"/>
                <w:szCs w:val="16"/>
              </w:rPr>
              <w:t>AssMechFiltInit</w:t>
            </w:r>
            <w:proofErr w:type="spellEnd"/>
          </w:p>
          <w:p w:rsidR="00CC7603" w:rsidRDefault="00CC7603" w:rsidP="0094321E">
            <w:pPr>
              <w:spacing w:before="60"/>
              <w:rPr>
                <w:rFonts w:ascii="Arial" w:hAnsi="Arial" w:cs="Arial"/>
                <w:sz w:val="16"/>
              </w:rPr>
            </w:pPr>
          </w:p>
        </w:tc>
        <w:tc>
          <w:tcPr>
            <w:tcW w:w="1440" w:type="dxa"/>
            <w:shd w:val="pct30" w:color="FFFF00" w:fill="auto"/>
          </w:tcPr>
          <w:p w:rsidR="00CC7603" w:rsidRDefault="00CC7603" w:rsidP="0094321E">
            <w:pPr>
              <w:spacing w:before="60"/>
              <w:jc w:val="center"/>
              <w:rPr>
                <w:rFonts w:ascii="Arial" w:hAnsi="Arial" w:cs="Arial"/>
                <w:sz w:val="16"/>
              </w:rPr>
            </w:pPr>
            <w:r>
              <w:rPr>
                <w:rFonts w:ascii="Arial" w:hAnsi="Arial" w:cs="Arial"/>
                <w:sz w:val="16"/>
              </w:rPr>
              <w:t>Type</w:t>
            </w:r>
          </w:p>
        </w:tc>
        <w:tc>
          <w:tcPr>
            <w:tcW w:w="990" w:type="dxa"/>
            <w:shd w:val="pct30" w:color="FFFF00" w:fill="auto"/>
          </w:tcPr>
          <w:p w:rsidR="00CC7603" w:rsidRDefault="00CC7603" w:rsidP="0094321E">
            <w:pPr>
              <w:spacing w:before="60"/>
              <w:jc w:val="center"/>
              <w:rPr>
                <w:rFonts w:ascii="Arial" w:hAnsi="Arial" w:cs="Arial"/>
                <w:sz w:val="16"/>
              </w:rPr>
            </w:pPr>
            <w:r>
              <w:rPr>
                <w:rFonts w:ascii="Arial" w:hAnsi="Arial" w:cs="Arial"/>
                <w:sz w:val="16"/>
              </w:rPr>
              <w:t>Min</w:t>
            </w:r>
          </w:p>
        </w:tc>
        <w:tc>
          <w:tcPr>
            <w:tcW w:w="990" w:type="dxa"/>
            <w:shd w:val="pct30" w:color="FFFF00" w:fill="auto"/>
          </w:tcPr>
          <w:p w:rsidR="00CC7603" w:rsidRDefault="00CC7603" w:rsidP="0094321E">
            <w:pPr>
              <w:spacing w:before="60"/>
              <w:jc w:val="center"/>
              <w:rPr>
                <w:rFonts w:ascii="Arial" w:hAnsi="Arial" w:cs="Arial"/>
                <w:sz w:val="16"/>
              </w:rPr>
            </w:pPr>
            <w:r>
              <w:rPr>
                <w:rFonts w:ascii="Arial" w:hAnsi="Arial" w:cs="Arial"/>
                <w:sz w:val="16"/>
              </w:rPr>
              <w:t>Max</w:t>
            </w:r>
          </w:p>
        </w:tc>
      </w:tr>
      <w:tr w:rsidR="00CC7603" w:rsidTr="0094321E">
        <w:tc>
          <w:tcPr>
            <w:tcW w:w="1779" w:type="dxa"/>
          </w:tcPr>
          <w:p w:rsidR="00CC7603" w:rsidRDefault="00CC7603" w:rsidP="0094321E">
            <w:pPr>
              <w:spacing w:before="60"/>
              <w:rPr>
                <w:rFonts w:ascii="Arial" w:hAnsi="Arial" w:cs="Arial"/>
                <w:b/>
                <w:bCs/>
                <w:sz w:val="16"/>
              </w:rPr>
            </w:pPr>
            <w:r>
              <w:rPr>
                <w:rFonts w:ascii="Arial" w:hAnsi="Arial" w:cs="Arial"/>
                <w:b/>
                <w:bCs/>
                <w:sz w:val="16"/>
              </w:rPr>
              <w:t xml:space="preserve">Arguments Passed </w:t>
            </w:r>
          </w:p>
        </w:tc>
        <w:tc>
          <w:tcPr>
            <w:tcW w:w="3729" w:type="dxa"/>
          </w:tcPr>
          <w:p w:rsidR="00CC7603" w:rsidRDefault="00CC7603" w:rsidP="0094321E">
            <w:pPr>
              <w:spacing w:before="60"/>
              <w:rPr>
                <w:rFonts w:ascii="Arial" w:hAnsi="Arial" w:cs="Arial"/>
                <w:sz w:val="16"/>
              </w:rPr>
            </w:pPr>
            <w:r>
              <w:rPr>
                <w:rFonts w:ascii="Arial" w:hAnsi="Arial" w:cs="Arial"/>
                <w:color w:val="000000"/>
                <w:sz w:val="16"/>
                <w:szCs w:val="16"/>
              </w:rPr>
              <w:t>AmbTemp_DegC_T_f32</w:t>
            </w:r>
          </w:p>
        </w:tc>
        <w:tc>
          <w:tcPr>
            <w:tcW w:w="1440" w:type="dxa"/>
          </w:tcPr>
          <w:p w:rsidR="00CC7603" w:rsidRPr="00B77F05" w:rsidRDefault="00CC7603" w:rsidP="0094321E">
            <w:pPr>
              <w:spacing w:before="60"/>
              <w:rPr>
                <w:rFonts w:ascii="Arial" w:hAnsi="Arial" w:cs="Arial"/>
                <w:sz w:val="12"/>
                <w:szCs w:val="12"/>
              </w:rPr>
            </w:pPr>
            <w:r w:rsidRPr="00B77F05">
              <w:rPr>
                <w:rFonts w:ascii="Arial" w:hAnsi="Arial" w:cs="Arial"/>
                <w:sz w:val="12"/>
                <w:szCs w:val="12"/>
              </w:rPr>
              <w:t>Single Precision Floating Point</w:t>
            </w:r>
          </w:p>
        </w:tc>
        <w:tc>
          <w:tcPr>
            <w:tcW w:w="990" w:type="dxa"/>
          </w:tcPr>
          <w:p w:rsidR="00CC7603" w:rsidRDefault="00CC7603" w:rsidP="0094321E">
            <w:pPr>
              <w:spacing w:before="60"/>
              <w:rPr>
                <w:rFonts w:ascii="Arial" w:hAnsi="Arial" w:cs="Arial"/>
                <w:sz w:val="16"/>
              </w:rPr>
            </w:pPr>
            <w:r>
              <w:rPr>
                <w:rFonts w:ascii="Arial" w:hAnsi="Arial" w:cs="Arial"/>
                <w:sz w:val="16"/>
              </w:rPr>
              <w:t>-40</w:t>
            </w:r>
          </w:p>
        </w:tc>
        <w:tc>
          <w:tcPr>
            <w:tcW w:w="990" w:type="dxa"/>
          </w:tcPr>
          <w:p w:rsidR="00CC7603" w:rsidRDefault="00B6531D" w:rsidP="0094321E">
            <w:pPr>
              <w:spacing w:before="60"/>
              <w:rPr>
                <w:rFonts w:ascii="Arial" w:hAnsi="Arial" w:cs="Arial"/>
                <w:sz w:val="16"/>
              </w:rPr>
            </w:pPr>
            <w:r>
              <w:rPr>
                <w:rFonts w:ascii="Arial" w:hAnsi="Arial" w:cs="Arial"/>
                <w:sz w:val="16"/>
              </w:rPr>
              <w:t>87.5</w:t>
            </w:r>
          </w:p>
        </w:tc>
      </w:tr>
      <w:tr w:rsidR="00CC7603" w:rsidTr="0094321E">
        <w:tc>
          <w:tcPr>
            <w:tcW w:w="1779" w:type="dxa"/>
          </w:tcPr>
          <w:p w:rsidR="00CC7603" w:rsidRDefault="00CC7603" w:rsidP="0094321E">
            <w:pPr>
              <w:spacing w:before="60"/>
              <w:rPr>
                <w:rFonts w:ascii="Arial" w:hAnsi="Arial" w:cs="Arial"/>
                <w:b/>
                <w:bCs/>
                <w:sz w:val="16"/>
              </w:rPr>
            </w:pPr>
          </w:p>
        </w:tc>
        <w:tc>
          <w:tcPr>
            <w:tcW w:w="3729" w:type="dxa"/>
          </w:tcPr>
          <w:p w:rsidR="00CC7603" w:rsidRDefault="00CC7603" w:rsidP="0094321E">
            <w:pPr>
              <w:spacing w:before="60"/>
              <w:rPr>
                <w:rFonts w:ascii="Arial" w:hAnsi="Arial" w:cs="Arial"/>
                <w:color w:val="000000"/>
                <w:sz w:val="16"/>
                <w:szCs w:val="16"/>
              </w:rPr>
            </w:pPr>
            <w:r>
              <w:rPr>
                <w:rFonts w:ascii="Arial" w:hAnsi="Arial" w:cs="Arial"/>
                <w:color w:val="000000"/>
                <w:sz w:val="16"/>
                <w:szCs w:val="16"/>
              </w:rPr>
              <w:t>EngTemp_DegC_T_f32</w:t>
            </w:r>
          </w:p>
        </w:tc>
        <w:tc>
          <w:tcPr>
            <w:tcW w:w="1440" w:type="dxa"/>
          </w:tcPr>
          <w:p w:rsidR="00CC7603" w:rsidRDefault="00CC7603" w:rsidP="0094321E">
            <w:pPr>
              <w:spacing w:before="60"/>
              <w:rPr>
                <w:rFonts w:ascii="Arial" w:hAnsi="Arial" w:cs="Arial"/>
                <w:sz w:val="16"/>
              </w:rPr>
            </w:pPr>
            <w:r w:rsidRPr="00B77F05">
              <w:rPr>
                <w:rFonts w:ascii="Arial" w:hAnsi="Arial" w:cs="Arial"/>
                <w:sz w:val="12"/>
                <w:szCs w:val="12"/>
              </w:rPr>
              <w:t>Single Precision Floating Point</w:t>
            </w:r>
          </w:p>
        </w:tc>
        <w:tc>
          <w:tcPr>
            <w:tcW w:w="990" w:type="dxa"/>
          </w:tcPr>
          <w:p w:rsidR="00CC7603" w:rsidRDefault="00CC7603" w:rsidP="0094321E">
            <w:pPr>
              <w:spacing w:before="60"/>
              <w:rPr>
                <w:rFonts w:ascii="Arial" w:hAnsi="Arial" w:cs="Arial"/>
                <w:sz w:val="16"/>
              </w:rPr>
            </w:pPr>
            <w:r>
              <w:rPr>
                <w:rFonts w:ascii="Arial" w:hAnsi="Arial" w:cs="Arial"/>
                <w:sz w:val="16"/>
              </w:rPr>
              <w:t>-40</w:t>
            </w:r>
          </w:p>
        </w:tc>
        <w:tc>
          <w:tcPr>
            <w:tcW w:w="990" w:type="dxa"/>
          </w:tcPr>
          <w:p w:rsidR="00CC7603" w:rsidRDefault="00B6531D" w:rsidP="0094321E">
            <w:pPr>
              <w:spacing w:before="60"/>
              <w:rPr>
                <w:rFonts w:ascii="Arial" w:hAnsi="Arial" w:cs="Arial"/>
                <w:sz w:val="16"/>
              </w:rPr>
            </w:pPr>
            <w:r>
              <w:rPr>
                <w:rFonts w:ascii="Arial" w:hAnsi="Arial" w:cs="Arial"/>
                <w:sz w:val="16"/>
              </w:rPr>
              <w:t>215</w:t>
            </w:r>
          </w:p>
        </w:tc>
      </w:tr>
      <w:tr w:rsidR="00CC7603" w:rsidTr="0094321E">
        <w:tc>
          <w:tcPr>
            <w:tcW w:w="1779" w:type="dxa"/>
          </w:tcPr>
          <w:p w:rsidR="00CC7603" w:rsidRDefault="00CC7603" w:rsidP="0094321E">
            <w:pPr>
              <w:spacing w:before="60"/>
              <w:rPr>
                <w:rFonts w:ascii="Arial" w:hAnsi="Arial" w:cs="Arial"/>
                <w:b/>
                <w:bCs/>
                <w:sz w:val="16"/>
              </w:rPr>
            </w:pPr>
          </w:p>
        </w:tc>
        <w:tc>
          <w:tcPr>
            <w:tcW w:w="3729" w:type="dxa"/>
          </w:tcPr>
          <w:p w:rsidR="00CC7603" w:rsidRDefault="00CC7603" w:rsidP="0094321E">
            <w:pPr>
              <w:spacing w:before="60"/>
              <w:rPr>
                <w:rFonts w:ascii="Arial" w:hAnsi="Arial" w:cs="Arial"/>
                <w:color w:val="000000"/>
                <w:sz w:val="16"/>
                <w:szCs w:val="16"/>
              </w:rPr>
            </w:pPr>
          </w:p>
        </w:tc>
        <w:tc>
          <w:tcPr>
            <w:tcW w:w="1440" w:type="dxa"/>
          </w:tcPr>
          <w:p w:rsidR="00CC7603" w:rsidRDefault="00CC7603" w:rsidP="0094321E">
            <w:pPr>
              <w:spacing w:before="60"/>
              <w:rPr>
                <w:rFonts w:ascii="Arial" w:hAnsi="Arial" w:cs="Arial"/>
                <w:sz w:val="16"/>
              </w:rPr>
            </w:pPr>
          </w:p>
        </w:tc>
        <w:tc>
          <w:tcPr>
            <w:tcW w:w="990" w:type="dxa"/>
          </w:tcPr>
          <w:p w:rsidR="00CC7603" w:rsidRDefault="00CC7603" w:rsidP="0094321E">
            <w:pPr>
              <w:spacing w:before="60"/>
              <w:rPr>
                <w:rFonts w:ascii="Arial" w:hAnsi="Arial" w:cs="Arial"/>
                <w:sz w:val="16"/>
              </w:rPr>
            </w:pPr>
          </w:p>
        </w:tc>
        <w:tc>
          <w:tcPr>
            <w:tcW w:w="990" w:type="dxa"/>
          </w:tcPr>
          <w:p w:rsidR="00CC7603" w:rsidRDefault="00CC7603" w:rsidP="0094321E">
            <w:pPr>
              <w:spacing w:before="60"/>
              <w:rPr>
                <w:rFonts w:ascii="Arial" w:hAnsi="Arial" w:cs="Arial"/>
                <w:sz w:val="16"/>
              </w:rPr>
            </w:pPr>
          </w:p>
        </w:tc>
      </w:tr>
      <w:tr w:rsidR="00CC7603" w:rsidTr="0094321E">
        <w:tc>
          <w:tcPr>
            <w:tcW w:w="1779" w:type="dxa"/>
          </w:tcPr>
          <w:p w:rsidR="00CC7603" w:rsidRDefault="00CC7603" w:rsidP="0094321E">
            <w:pPr>
              <w:spacing w:before="60"/>
              <w:rPr>
                <w:rFonts w:ascii="Arial" w:hAnsi="Arial" w:cs="Arial"/>
                <w:b/>
                <w:bCs/>
                <w:sz w:val="16"/>
              </w:rPr>
            </w:pPr>
            <w:r>
              <w:rPr>
                <w:rFonts w:ascii="Arial" w:hAnsi="Arial" w:cs="Arial"/>
                <w:b/>
                <w:bCs/>
                <w:sz w:val="16"/>
              </w:rPr>
              <w:t>Return Value</w:t>
            </w:r>
          </w:p>
        </w:tc>
        <w:tc>
          <w:tcPr>
            <w:tcW w:w="3729" w:type="dxa"/>
          </w:tcPr>
          <w:p w:rsidR="00CC7603" w:rsidRDefault="00B4649E" w:rsidP="0094321E">
            <w:pPr>
              <w:spacing w:before="60"/>
              <w:rPr>
                <w:rFonts w:ascii="Arial" w:hAnsi="Arial" w:cs="Arial"/>
                <w:sz w:val="16"/>
              </w:rPr>
            </w:pPr>
            <w:r>
              <w:rPr>
                <w:rFonts w:ascii="Arial" w:hAnsi="Arial" w:cs="Arial"/>
                <w:sz w:val="16"/>
              </w:rPr>
              <w:t>None</w:t>
            </w:r>
          </w:p>
        </w:tc>
        <w:tc>
          <w:tcPr>
            <w:tcW w:w="1440" w:type="dxa"/>
          </w:tcPr>
          <w:p w:rsidR="00CC7603" w:rsidRDefault="00CC7603" w:rsidP="0094321E">
            <w:pPr>
              <w:spacing w:before="60"/>
              <w:rPr>
                <w:rFonts w:ascii="Arial" w:hAnsi="Arial" w:cs="Arial"/>
                <w:sz w:val="16"/>
              </w:rPr>
            </w:pPr>
          </w:p>
        </w:tc>
        <w:tc>
          <w:tcPr>
            <w:tcW w:w="990" w:type="dxa"/>
          </w:tcPr>
          <w:p w:rsidR="00CC7603" w:rsidRDefault="00CC7603" w:rsidP="0094321E">
            <w:pPr>
              <w:spacing w:before="60"/>
              <w:rPr>
                <w:rFonts w:ascii="Arial" w:hAnsi="Arial" w:cs="Arial"/>
                <w:sz w:val="16"/>
              </w:rPr>
            </w:pPr>
          </w:p>
        </w:tc>
        <w:tc>
          <w:tcPr>
            <w:tcW w:w="990" w:type="dxa"/>
          </w:tcPr>
          <w:p w:rsidR="00CC7603" w:rsidRDefault="00CC7603" w:rsidP="0094321E">
            <w:pPr>
              <w:spacing w:before="60"/>
              <w:rPr>
                <w:rFonts w:ascii="Arial" w:hAnsi="Arial" w:cs="Arial"/>
                <w:sz w:val="16"/>
              </w:rPr>
            </w:pPr>
          </w:p>
        </w:tc>
      </w:tr>
    </w:tbl>
    <w:p w:rsidR="002A71BF" w:rsidRDefault="002A71BF" w:rsidP="002A71BF">
      <w:r>
        <w:t xml:space="preserve">See unit testing notes in section </w:t>
      </w:r>
      <w:r>
        <w:fldChar w:fldCharType="begin"/>
      </w:r>
      <w:r>
        <w:instrText xml:space="preserve"> REF _Ref368383393 \r \h  \* MERGEFORMAT </w:instrText>
      </w:r>
      <w:r>
        <w:fldChar w:fldCharType="separate"/>
      </w:r>
      <w:r>
        <w:t>3.1.1</w:t>
      </w:r>
      <w:r>
        <w:fldChar w:fldCharType="end"/>
      </w:r>
      <w:r>
        <w:t xml:space="preserve"> for range considerations of lead/lag filter.</w:t>
      </w:r>
    </w:p>
    <w:p w:rsidR="00CC7603" w:rsidRDefault="00CC7603" w:rsidP="00CC7603">
      <w:pPr>
        <w:pStyle w:val="Heading4"/>
        <w:numPr>
          <w:ilvl w:val="3"/>
          <w:numId w:val="14"/>
        </w:numPr>
        <w:tabs>
          <w:tab w:val="clear" w:pos="864"/>
          <w:tab w:val="num" w:pos="1134"/>
        </w:tabs>
      </w:pPr>
      <w:r>
        <w:t>Description</w:t>
      </w:r>
    </w:p>
    <w:p w:rsidR="00D654CF" w:rsidRDefault="00D654CF"/>
    <w:p w:rsidR="00D654CF" w:rsidRDefault="002F15D3" w:rsidP="005169AE">
      <w:pPr>
        <w:jc w:val="center"/>
      </w:pPr>
      <w:r>
        <w:object w:dxaOrig="4757" w:dyaOrig="4411">
          <v:shape id="_x0000_i1032" type="#_x0000_t75" style="width:238.5pt;height:220.5pt" o:ole="">
            <v:imagedata r:id="rId24" o:title=""/>
          </v:shape>
          <o:OLEObject Type="Embed" ProgID="Visio.Drawing.11" ShapeID="_x0000_i1032" DrawAspect="Content" ObjectID="_1454738718" r:id="rId25"/>
        </w:object>
      </w:r>
    </w:p>
    <w:p w:rsidR="00D654CF" w:rsidRDefault="00D654CF"/>
    <w:p w:rsidR="002A71BF" w:rsidRDefault="002A71BF">
      <w:pPr>
        <w:spacing w:after="0"/>
        <w:rPr>
          <w:rFonts w:ascii="Arial" w:hAnsi="Arial"/>
          <w:b/>
          <w:sz w:val="24"/>
        </w:rPr>
      </w:pPr>
      <w:r>
        <w:br w:type="page"/>
      </w:r>
    </w:p>
    <w:p w:rsidR="00B24666" w:rsidRDefault="00241978">
      <w:pPr>
        <w:pStyle w:val="Heading3"/>
      </w:pPr>
      <w:r>
        <w:lastRenderedPageBreak/>
        <w:t>Lead Lag Filter</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9"/>
        <w:gridCol w:w="3605"/>
        <w:gridCol w:w="1400"/>
        <w:gridCol w:w="1186"/>
        <w:gridCol w:w="1008"/>
      </w:tblGrid>
      <w:tr w:rsidR="00B24666" w:rsidTr="000B3D22">
        <w:tc>
          <w:tcPr>
            <w:tcW w:w="1729" w:type="dxa"/>
          </w:tcPr>
          <w:p w:rsidR="00B24666" w:rsidRDefault="00B24666">
            <w:pPr>
              <w:spacing w:before="60"/>
              <w:rPr>
                <w:rFonts w:ascii="Arial" w:hAnsi="Arial" w:cs="Arial"/>
                <w:b/>
                <w:bCs/>
                <w:sz w:val="16"/>
              </w:rPr>
            </w:pPr>
            <w:r>
              <w:rPr>
                <w:rFonts w:ascii="Arial" w:hAnsi="Arial" w:cs="Arial"/>
                <w:b/>
                <w:bCs/>
                <w:sz w:val="16"/>
              </w:rPr>
              <w:t>Function Name</w:t>
            </w:r>
          </w:p>
        </w:tc>
        <w:tc>
          <w:tcPr>
            <w:tcW w:w="3605" w:type="dxa"/>
          </w:tcPr>
          <w:p w:rsidR="00B24666" w:rsidRDefault="00241978">
            <w:pPr>
              <w:spacing w:before="60"/>
              <w:rPr>
                <w:rFonts w:ascii="Arial" w:hAnsi="Arial" w:cs="Arial"/>
                <w:sz w:val="16"/>
              </w:rPr>
            </w:pPr>
            <w:bookmarkStart w:id="16" w:name="OLE_LINK1"/>
            <w:proofErr w:type="spellStart"/>
            <w:r w:rsidRPr="00241978">
              <w:rPr>
                <w:rFonts w:ascii="Arial" w:hAnsi="Arial" w:cs="Arial"/>
                <w:sz w:val="16"/>
              </w:rPr>
              <w:t>LeadLagFilt</w:t>
            </w:r>
            <w:bookmarkEnd w:id="16"/>
            <w:proofErr w:type="spellEnd"/>
          </w:p>
        </w:tc>
        <w:tc>
          <w:tcPr>
            <w:tcW w:w="1400" w:type="dxa"/>
            <w:shd w:val="pct30" w:color="FFFF00" w:fill="auto"/>
          </w:tcPr>
          <w:p w:rsidR="00B24666" w:rsidRDefault="00B24666">
            <w:pPr>
              <w:spacing w:before="60"/>
              <w:jc w:val="center"/>
              <w:rPr>
                <w:rFonts w:ascii="Arial" w:hAnsi="Arial" w:cs="Arial"/>
                <w:sz w:val="16"/>
              </w:rPr>
            </w:pPr>
            <w:r>
              <w:rPr>
                <w:rFonts w:ascii="Arial" w:hAnsi="Arial" w:cs="Arial"/>
                <w:sz w:val="16"/>
              </w:rPr>
              <w:t>Type</w:t>
            </w:r>
          </w:p>
        </w:tc>
        <w:tc>
          <w:tcPr>
            <w:tcW w:w="1186" w:type="dxa"/>
            <w:shd w:val="pct30" w:color="FFFF00" w:fill="auto"/>
          </w:tcPr>
          <w:p w:rsidR="00B24666" w:rsidRDefault="00B24666">
            <w:pPr>
              <w:spacing w:before="60"/>
              <w:jc w:val="center"/>
              <w:rPr>
                <w:rFonts w:ascii="Arial" w:hAnsi="Arial" w:cs="Arial"/>
                <w:sz w:val="16"/>
              </w:rPr>
            </w:pPr>
            <w:r>
              <w:rPr>
                <w:rFonts w:ascii="Arial" w:hAnsi="Arial" w:cs="Arial"/>
                <w:sz w:val="16"/>
              </w:rPr>
              <w:t>Min</w:t>
            </w:r>
          </w:p>
        </w:tc>
        <w:tc>
          <w:tcPr>
            <w:tcW w:w="1008" w:type="dxa"/>
            <w:shd w:val="pct30" w:color="FFFF00" w:fill="auto"/>
          </w:tcPr>
          <w:p w:rsidR="00B24666" w:rsidRDefault="00B24666">
            <w:pPr>
              <w:spacing w:before="60"/>
              <w:jc w:val="center"/>
              <w:rPr>
                <w:rFonts w:ascii="Arial" w:hAnsi="Arial" w:cs="Arial"/>
                <w:sz w:val="16"/>
              </w:rPr>
            </w:pPr>
            <w:r>
              <w:rPr>
                <w:rFonts w:ascii="Arial" w:hAnsi="Arial" w:cs="Arial"/>
                <w:sz w:val="16"/>
              </w:rPr>
              <w:t>Max</w:t>
            </w:r>
          </w:p>
        </w:tc>
      </w:tr>
      <w:tr w:rsidR="00B24666" w:rsidTr="000B3D22">
        <w:tc>
          <w:tcPr>
            <w:tcW w:w="1729" w:type="dxa"/>
          </w:tcPr>
          <w:p w:rsidR="00B24666" w:rsidRDefault="00B24666">
            <w:pPr>
              <w:spacing w:before="60"/>
              <w:rPr>
                <w:rFonts w:ascii="Arial" w:hAnsi="Arial" w:cs="Arial"/>
                <w:b/>
                <w:bCs/>
                <w:sz w:val="16"/>
              </w:rPr>
            </w:pPr>
            <w:r>
              <w:rPr>
                <w:rFonts w:ascii="Arial" w:hAnsi="Arial" w:cs="Arial"/>
                <w:b/>
                <w:bCs/>
                <w:sz w:val="16"/>
              </w:rPr>
              <w:t xml:space="preserve">Arguments Passed </w:t>
            </w:r>
          </w:p>
        </w:tc>
        <w:tc>
          <w:tcPr>
            <w:tcW w:w="3605" w:type="dxa"/>
          </w:tcPr>
          <w:p w:rsidR="00B24666" w:rsidRDefault="00241978">
            <w:pPr>
              <w:spacing w:before="60"/>
              <w:rPr>
                <w:rFonts w:ascii="Arial" w:hAnsi="Arial" w:cs="Arial"/>
                <w:sz w:val="16"/>
              </w:rPr>
            </w:pPr>
            <w:r w:rsidRPr="00241978">
              <w:rPr>
                <w:rFonts w:ascii="Arial" w:hAnsi="Arial" w:cs="Arial"/>
                <w:sz w:val="16"/>
              </w:rPr>
              <w:t>InputTemp_DegC_T_f32</w:t>
            </w:r>
          </w:p>
        </w:tc>
        <w:tc>
          <w:tcPr>
            <w:tcW w:w="1400" w:type="dxa"/>
          </w:tcPr>
          <w:p w:rsidR="00B24666" w:rsidRDefault="00241978">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B24666" w:rsidRDefault="003718C3">
            <w:pPr>
              <w:spacing w:before="60"/>
              <w:rPr>
                <w:rFonts w:ascii="Arial" w:hAnsi="Arial" w:cs="Arial"/>
                <w:sz w:val="16"/>
              </w:rPr>
            </w:pPr>
            <w:r>
              <w:rPr>
                <w:rFonts w:ascii="Arial" w:hAnsi="Arial" w:cs="Arial"/>
                <w:sz w:val="16"/>
              </w:rPr>
              <w:t>-100.0</w:t>
            </w:r>
          </w:p>
        </w:tc>
        <w:tc>
          <w:tcPr>
            <w:tcW w:w="1008" w:type="dxa"/>
          </w:tcPr>
          <w:p w:rsidR="00B24666" w:rsidRDefault="003718C3">
            <w:pPr>
              <w:spacing w:before="60"/>
              <w:rPr>
                <w:rFonts w:ascii="Arial" w:hAnsi="Arial" w:cs="Arial"/>
                <w:sz w:val="16"/>
              </w:rPr>
            </w:pPr>
            <w:r>
              <w:rPr>
                <w:rFonts w:ascii="Arial" w:hAnsi="Arial" w:cs="Arial"/>
                <w:sz w:val="16"/>
              </w:rPr>
              <w:t>322.5</w:t>
            </w:r>
          </w:p>
          <w:p w:rsidR="003718C3" w:rsidRDefault="003718C3">
            <w:pPr>
              <w:spacing w:before="60"/>
              <w:rPr>
                <w:rFonts w:ascii="Arial" w:hAnsi="Arial" w:cs="Arial"/>
                <w:sz w:val="16"/>
              </w:rPr>
            </w:pPr>
          </w:p>
        </w:tc>
      </w:tr>
      <w:tr w:rsidR="009206CD" w:rsidTr="000B3D22">
        <w:tc>
          <w:tcPr>
            <w:tcW w:w="1729" w:type="dxa"/>
          </w:tcPr>
          <w:p w:rsidR="009206CD" w:rsidRDefault="009206CD">
            <w:pPr>
              <w:spacing w:before="60"/>
              <w:rPr>
                <w:rFonts w:ascii="Arial" w:hAnsi="Arial" w:cs="Arial"/>
                <w:b/>
                <w:bCs/>
                <w:sz w:val="16"/>
              </w:rPr>
            </w:pPr>
          </w:p>
        </w:tc>
        <w:tc>
          <w:tcPr>
            <w:tcW w:w="3605" w:type="dxa"/>
          </w:tcPr>
          <w:p w:rsidR="009206CD" w:rsidRDefault="009206CD">
            <w:pPr>
              <w:spacing w:before="60"/>
              <w:rPr>
                <w:rFonts w:ascii="Arial" w:hAnsi="Arial" w:cs="Arial"/>
                <w:sz w:val="16"/>
              </w:rPr>
            </w:pPr>
            <w:r w:rsidRPr="00241978">
              <w:rPr>
                <w:rFonts w:ascii="Arial" w:hAnsi="Arial" w:cs="Arial"/>
                <w:sz w:val="16"/>
              </w:rPr>
              <w:t>FiltSVPtr_DegC_T_f32</w:t>
            </w:r>
          </w:p>
        </w:tc>
        <w:tc>
          <w:tcPr>
            <w:tcW w:w="1400" w:type="dxa"/>
          </w:tcPr>
          <w:p w:rsidR="009206CD" w:rsidRDefault="009206CD">
            <w:pPr>
              <w:spacing w:before="60"/>
              <w:rPr>
                <w:rFonts w:ascii="Arial" w:hAnsi="Arial" w:cs="Arial"/>
                <w:sz w:val="16"/>
              </w:rPr>
            </w:pPr>
            <w:r w:rsidRPr="008248FC">
              <w:rPr>
                <w:rFonts w:ascii="Arial" w:hAnsi="Arial" w:cs="Arial"/>
                <w:sz w:val="16"/>
                <w:szCs w:val="16"/>
              </w:rPr>
              <w:t>Single Precision Floating Point</w:t>
            </w:r>
            <w:r w:rsidR="003F6318">
              <w:rPr>
                <w:rFonts w:ascii="Arial" w:hAnsi="Arial" w:cs="Arial"/>
                <w:sz w:val="16"/>
                <w:szCs w:val="16"/>
              </w:rPr>
              <w:t>*</w:t>
            </w:r>
          </w:p>
        </w:tc>
        <w:tc>
          <w:tcPr>
            <w:tcW w:w="1186" w:type="dxa"/>
          </w:tcPr>
          <w:p w:rsidR="009206CD" w:rsidRDefault="003F6318" w:rsidP="004C2812">
            <w:pPr>
              <w:spacing w:before="60"/>
              <w:rPr>
                <w:rFonts w:ascii="Arial" w:hAnsi="Arial" w:cs="Arial"/>
                <w:sz w:val="16"/>
              </w:rPr>
            </w:pPr>
            <w:r>
              <w:rPr>
                <w:rFonts w:ascii="Arial" w:hAnsi="Arial" w:cs="Arial"/>
                <w:sz w:val="16"/>
              </w:rPr>
              <w:t>Address</w:t>
            </w:r>
          </w:p>
        </w:tc>
        <w:tc>
          <w:tcPr>
            <w:tcW w:w="1008" w:type="dxa"/>
          </w:tcPr>
          <w:p w:rsidR="009206CD" w:rsidRDefault="003F6318" w:rsidP="004C2812">
            <w:pPr>
              <w:spacing w:before="60"/>
              <w:rPr>
                <w:rFonts w:ascii="Arial" w:hAnsi="Arial" w:cs="Arial"/>
                <w:sz w:val="16"/>
              </w:rPr>
            </w:pPr>
            <w:r>
              <w:rPr>
                <w:rFonts w:ascii="Arial" w:hAnsi="Arial" w:cs="Arial"/>
                <w:sz w:val="16"/>
              </w:rPr>
              <w:t>Address</w:t>
            </w:r>
          </w:p>
        </w:tc>
      </w:tr>
      <w:tr w:rsidR="009206CD" w:rsidTr="000B3D22">
        <w:tc>
          <w:tcPr>
            <w:tcW w:w="1729" w:type="dxa"/>
          </w:tcPr>
          <w:p w:rsidR="009206CD" w:rsidRDefault="009206CD">
            <w:pPr>
              <w:spacing w:before="60"/>
              <w:rPr>
                <w:rFonts w:ascii="Arial" w:hAnsi="Arial" w:cs="Arial"/>
                <w:b/>
                <w:bCs/>
                <w:sz w:val="16"/>
              </w:rPr>
            </w:pPr>
            <w:bookmarkStart w:id="17" w:name="_Hlk368317575"/>
          </w:p>
        </w:tc>
        <w:tc>
          <w:tcPr>
            <w:tcW w:w="3605" w:type="dxa"/>
          </w:tcPr>
          <w:p w:rsidR="009206CD" w:rsidRDefault="009206CD">
            <w:pPr>
              <w:spacing w:before="60"/>
              <w:rPr>
                <w:rFonts w:ascii="Arial" w:hAnsi="Arial" w:cs="Arial"/>
                <w:sz w:val="16"/>
              </w:rPr>
            </w:pPr>
            <w:r w:rsidRPr="00241978">
              <w:rPr>
                <w:rFonts w:ascii="Arial" w:hAnsi="Arial" w:cs="Arial"/>
                <w:sz w:val="16"/>
              </w:rPr>
              <w:t>LLFiltKB0_Uls_T_f32</w:t>
            </w:r>
          </w:p>
          <w:p w:rsidR="00D343AC" w:rsidRPr="00241978" w:rsidRDefault="00D343AC">
            <w:pPr>
              <w:spacing w:before="60"/>
              <w:rPr>
                <w:rFonts w:ascii="Arial" w:hAnsi="Arial" w:cs="Arial"/>
                <w:sz w:val="16"/>
              </w:rPr>
            </w:pPr>
            <w:r>
              <w:rPr>
                <w:rFonts w:ascii="Arial" w:hAnsi="Arial" w:cs="Arial"/>
                <w:sz w:val="16"/>
              </w:rPr>
              <w:t xml:space="preserve">(see section </w:t>
            </w:r>
            <w:r>
              <w:rPr>
                <w:rFonts w:ascii="Arial" w:hAnsi="Arial" w:cs="Arial"/>
                <w:sz w:val="16"/>
              </w:rPr>
              <w:fldChar w:fldCharType="begin"/>
            </w:r>
            <w:r>
              <w:rPr>
                <w:rFonts w:ascii="Arial" w:hAnsi="Arial" w:cs="Arial"/>
                <w:sz w:val="16"/>
              </w:rPr>
              <w:instrText xml:space="preserve"> REF _Ref368383393 \r \h </w:instrText>
            </w:r>
            <w:r>
              <w:rPr>
                <w:rFonts w:ascii="Arial" w:hAnsi="Arial" w:cs="Arial"/>
                <w:sz w:val="16"/>
              </w:rPr>
            </w:r>
            <w:r>
              <w:rPr>
                <w:rFonts w:ascii="Arial" w:hAnsi="Arial" w:cs="Arial"/>
                <w:sz w:val="16"/>
              </w:rPr>
              <w:fldChar w:fldCharType="separate"/>
            </w:r>
            <w:r>
              <w:rPr>
                <w:rFonts w:ascii="Arial" w:hAnsi="Arial" w:cs="Arial"/>
                <w:sz w:val="16"/>
              </w:rPr>
              <w:t>3.1.1</w:t>
            </w:r>
            <w:r>
              <w:rPr>
                <w:rFonts w:ascii="Arial" w:hAnsi="Arial" w:cs="Arial"/>
                <w:sz w:val="16"/>
              </w:rPr>
              <w:fldChar w:fldCharType="end"/>
            </w:r>
            <w:r>
              <w:rPr>
                <w:rFonts w:ascii="Arial" w:hAnsi="Arial" w:cs="Arial"/>
                <w:sz w:val="16"/>
              </w:rPr>
              <w:t>)</w:t>
            </w:r>
          </w:p>
        </w:tc>
        <w:tc>
          <w:tcPr>
            <w:tcW w:w="1400" w:type="dxa"/>
          </w:tcPr>
          <w:p w:rsidR="009206CD" w:rsidRDefault="009206CD">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9206CD" w:rsidRDefault="00E90B41" w:rsidP="000B3D22">
            <w:pPr>
              <w:spacing w:before="60"/>
              <w:rPr>
                <w:rFonts w:ascii="Arial" w:hAnsi="Arial" w:cs="Arial"/>
                <w:sz w:val="16"/>
              </w:rPr>
            </w:pPr>
            <w:r>
              <w:rPr>
                <w:rFonts w:ascii="Arial" w:hAnsi="Arial" w:cs="Arial"/>
                <w:sz w:val="16"/>
              </w:rPr>
              <w:t>-150</w:t>
            </w:r>
          </w:p>
        </w:tc>
        <w:tc>
          <w:tcPr>
            <w:tcW w:w="1008" w:type="dxa"/>
          </w:tcPr>
          <w:p w:rsidR="009206CD" w:rsidRDefault="00E90B41" w:rsidP="004C2812">
            <w:pPr>
              <w:spacing w:before="60"/>
              <w:rPr>
                <w:rFonts w:ascii="Arial" w:hAnsi="Arial" w:cs="Arial"/>
                <w:sz w:val="16"/>
              </w:rPr>
            </w:pPr>
            <w:r>
              <w:rPr>
                <w:rFonts w:ascii="Arial" w:hAnsi="Arial" w:cs="Arial"/>
                <w:sz w:val="16"/>
              </w:rPr>
              <w:t>150</w:t>
            </w:r>
          </w:p>
        </w:tc>
      </w:tr>
      <w:bookmarkEnd w:id="17"/>
      <w:tr w:rsidR="00E90B41" w:rsidTr="000B3D22">
        <w:tc>
          <w:tcPr>
            <w:tcW w:w="1729" w:type="dxa"/>
          </w:tcPr>
          <w:p w:rsidR="00E90B41" w:rsidRDefault="00E90B41">
            <w:pPr>
              <w:spacing w:before="60"/>
              <w:rPr>
                <w:rFonts w:ascii="Arial" w:hAnsi="Arial" w:cs="Arial"/>
                <w:b/>
                <w:bCs/>
                <w:sz w:val="16"/>
              </w:rPr>
            </w:pPr>
          </w:p>
        </w:tc>
        <w:tc>
          <w:tcPr>
            <w:tcW w:w="3605" w:type="dxa"/>
          </w:tcPr>
          <w:p w:rsidR="00E90B41" w:rsidRDefault="00E90B41">
            <w:pPr>
              <w:spacing w:before="60"/>
              <w:rPr>
                <w:rFonts w:ascii="Arial" w:hAnsi="Arial" w:cs="Arial"/>
                <w:sz w:val="16"/>
              </w:rPr>
            </w:pPr>
            <w:r w:rsidRPr="00241978">
              <w:rPr>
                <w:rFonts w:ascii="Arial" w:hAnsi="Arial" w:cs="Arial"/>
                <w:sz w:val="16"/>
              </w:rPr>
              <w:t>LLFiltKB1_Uls_T_f32</w:t>
            </w:r>
          </w:p>
          <w:p w:rsidR="00D343AC" w:rsidRPr="00241978" w:rsidRDefault="00D343AC">
            <w:pPr>
              <w:spacing w:before="60"/>
              <w:rPr>
                <w:rFonts w:ascii="Arial" w:hAnsi="Arial" w:cs="Arial"/>
                <w:sz w:val="16"/>
              </w:rPr>
            </w:pPr>
            <w:r>
              <w:rPr>
                <w:rFonts w:ascii="Arial" w:hAnsi="Arial" w:cs="Arial"/>
                <w:sz w:val="16"/>
              </w:rPr>
              <w:t xml:space="preserve">(see section </w:t>
            </w:r>
            <w:r>
              <w:rPr>
                <w:rFonts w:ascii="Arial" w:hAnsi="Arial" w:cs="Arial"/>
                <w:sz w:val="16"/>
              </w:rPr>
              <w:fldChar w:fldCharType="begin"/>
            </w:r>
            <w:r>
              <w:rPr>
                <w:rFonts w:ascii="Arial" w:hAnsi="Arial" w:cs="Arial"/>
                <w:sz w:val="16"/>
              </w:rPr>
              <w:instrText xml:space="preserve"> REF _Ref368383393 \r \h </w:instrText>
            </w:r>
            <w:r>
              <w:rPr>
                <w:rFonts w:ascii="Arial" w:hAnsi="Arial" w:cs="Arial"/>
                <w:sz w:val="16"/>
              </w:rPr>
            </w:r>
            <w:r>
              <w:rPr>
                <w:rFonts w:ascii="Arial" w:hAnsi="Arial" w:cs="Arial"/>
                <w:sz w:val="16"/>
              </w:rPr>
              <w:fldChar w:fldCharType="separate"/>
            </w:r>
            <w:r>
              <w:rPr>
                <w:rFonts w:ascii="Arial" w:hAnsi="Arial" w:cs="Arial"/>
                <w:sz w:val="16"/>
              </w:rPr>
              <w:t>3.1.1</w:t>
            </w:r>
            <w:r>
              <w:rPr>
                <w:rFonts w:ascii="Arial" w:hAnsi="Arial" w:cs="Arial"/>
                <w:sz w:val="16"/>
              </w:rPr>
              <w:fldChar w:fldCharType="end"/>
            </w:r>
            <w:r>
              <w:rPr>
                <w:rFonts w:ascii="Arial" w:hAnsi="Arial" w:cs="Arial"/>
                <w:sz w:val="16"/>
              </w:rPr>
              <w:t>)</w:t>
            </w:r>
          </w:p>
        </w:tc>
        <w:tc>
          <w:tcPr>
            <w:tcW w:w="1400" w:type="dxa"/>
          </w:tcPr>
          <w:p w:rsidR="00E90B41" w:rsidRDefault="00E90B41">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E90B41" w:rsidRDefault="00E90B41" w:rsidP="004C2812">
            <w:pPr>
              <w:spacing w:before="60"/>
              <w:rPr>
                <w:rFonts w:ascii="Arial" w:hAnsi="Arial" w:cs="Arial"/>
                <w:sz w:val="16"/>
              </w:rPr>
            </w:pPr>
            <w:r>
              <w:rPr>
                <w:rFonts w:ascii="Arial" w:hAnsi="Arial" w:cs="Arial"/>
                <w:sz w:val="16"/>
              </w:rPr>
              <w:t>-150</w:t>
            </w:r>
          </w:p>
        </w:tc>
        <w:tc>
          <w:tcPr>
            <w:tcW w:w="1008" w:type="dxa"/>
          </w:tcPr>
          <w:p w:rsidR="00E90B41" w:rsidRDefault="00E90B41" w:rsidP="004C2812">
            <w:pPr>
              <w:spacing w:before="60"/>
              <w:rPr>
                <w:rFonts w:ascii="Arial" w:hAnsi="Arial" w:cs="Arial"/>
                <w:sz w:val="16"/>
              </w:rPr>
            </w:pPr>
            <w:r>
              <w:rPr>
                <w:rFonts w:ascii="Arial" w:hAnsi="Arial" w:cs="Arial"/>
                <w:sz w:val="16"/>
              </w:rPr>
              <w:t>150</w:t>
            </w:r>
          </w:p>
        </w:tc>
      </w:tr>
      <w:tr w:rsidR="00E90B41" w:rsidTr="000B3D22">
        <w:tc>
          <w:tcPr>
            <w:tcW w:w="1729" w:type="dxa"/>
          </w:tcPr>
          <w:p w:rsidR="00E90B41" w:rsidRDefault="00E90B41">
            <w:pPr>
              <w:spacing w:before="60"/>
              <w:rPr>
                <w:rFonts w:ascii="Arial" w:hAnsi="Arial" w:cs="Arial"/>
                <w:b/>
                <w:bCs/>
                <w:sz w:val="16"/>
              </w:rPr>
            </w:pPr>
          </w:p>
        </w:tc>
        <w:tc>
          <w:tcPr>
            <w:tcW w:w="3605" w:type="dxa"/>
          </w:tcPr>
          <w:p w:rsidR="00E90B41" w:rsidRDefault="00E90B41">
            <w:pPr>
              <w:spacing w:before="60"/>
              <w:rPr>
                <w:rFonts w:ascii="Arial" w:hAnsi="Arial" w:cs="Arial"/>
                <w:sz w:val="16"/>
              </w:rPr>
            </w:pPr>
            <w:r w:rsidRPr="00241978">
              <w:rPr>
                <w:rFonts w:ascii="Arial" w:hAnsi="Arial" w:cs="Arial"/>
                <w:sz w:val="16"/>
              </w:rPr>
              <w:t>LLFiltKA1_Uls_T_f32</w:t>
            </w:r>
          </w:p>
          <w:p w:rsidR="00D343AC" w:rsidRPr="00241978" w:rsidRDefault="00D343AC">
            <w:pPr>
              <w:spacing w:before="60"/>
              <w:rPr>
                <w:rFonts w:ascii="Arial" w:hAnsi="Arial" w:cs="Arial"/>
                <w:sz w:val="16"/>
              </w:rPr>
            </w:pPr>
            <w:r>
              <w:rPr>
                <w:rFonts w:ascii="Arial" w:hAnsi="Arial" w:cs="Arial"/>
                <w:sz w:val="16"/>
              </w:rPr>
              <w:t xml:space="preserve">(see section </w:t>
            </w:r>
            <w:r>
              <w:rPr>
                <w:rFonts w:ascii="Arial" w:hAnsi="Arial" w:cs="Arial"/>
                <w:sz w:val="16"/>
              </w:rPr>
              <w:fldChar w:fldCharType="begin"/>
            </w:r>
            <w:r>
              <w:rPr>
                <w:rFonts w:ascii="Arial" w:hAnsi="Arial" w:cs="Arial"/>
                <w:sz w:val="16"/>
              </w:rPr>
              <w:instrText xml:space="preserve"> REF _Ref368383393 \r \h </w:instrText>
            </w:r>
            <w:r>
              <w:rPr>
                <w:rFonts w:ascii="Arial" w:hAnsi="Arial" w:cs="Arial"/>
                <w:sz w:val="16"/>
              </w:rPr>
            </w:r>
            <w:r>
              <w:rPr>
                <w:rFonts w:ascii="Arial" w:hAnsi="Arial" w:cs="Arial"/>
                <w:sz w:val="16"/>
              </w:rPr>
              <w:fldChar w:fldCharType="separate"/>
            </w:r>
            <w:r>
              <w:rPr>
                <w:rFonts w:ascii="Arial" w:hAnsi="Arial" w:cs="Arial"/>
                <w:sz w:val="16"/>
              </w:rPr>
              <w:t>3.1.1</w:t>
            </w:r>
            <w:r>
              <w:rPr>
                <w:rFonts w:ascii="Arial" w:hAnsi="Arial" w:cs="Arial"/>
                <w:sz w:val="16"/>
              </w:rPr>
              <w:fldChar w:fldCharType="end"/>
            </w:r>
            <w:r>
              <w:rPr>
                <w:rFonts w:ascii="Arial" w:hAnsi="Arial" w:cs="Arial"/>
                <w:sz w:val="16"/>
              </w:rPr>
              <w:t>)</w:t>
            </w:r>
          </w:p>
        </w:tc>
        <w:tc>
          <w:tcPr>
            <w:tcW w:w="1400" w:type="dxa"/>
          </w:tcPr>
          <w:p w:rsidR="00E90B41" w:rsidRDefault="00E90B41">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E90B41" w:rsidRDefault="00E90B41">
            <w:pPr>
              <w:spacing w:before="60"/>
              <w:rPr>
                <w:rFonts w:ascii="Arial" w:hAnsi="Arial" w:cs="Arial"/>
                <w:sz w:val="16"/>
              </w:rPr>
            </w:pPr>
            <w:r>
              <w:rPr>
                <w:rFonts w:ascii="Arial" w:hAnsi="Arial" w:cs="Arial"/>
                <w:sz w:val="16"/>
              </w:rPr>
              <w:t>-150</w:t>
            </w:r>
          </w:p>
        </w:tc>
        <w:tc>
          <w:tcPr>
            <w:tcW w:w="1008" w:type="dxa"/>
          </w:tcPr>
          <w:p w:rsidR="00E90B41" w:rsidRDefault="00E90B41">
            <w:pPr>
              <w:spacing w:before="60"/>
              <w:rPr>
                <w:rFonts w:ascii="Arial" w:hAnsi="Arial" w:cs="Arial"/>
                <w:sz w:val="16"/>
              </w:rPr>
            </w:pPr>
            <w:r>
              <w:rPr>
                <w:rFonts w:ascii="Arial" w:hAnsi="Arial" w:cs="Arial"/>
                <w:sz w:val="16"/>
              </w:rPr>
              <w:t>150</w:t>
            </w:r>
          </w:p>
        </w:tc>
      </w:tr>
      <w:tr w:rsidR="000B3D22" w:rsidTr="000B3D22">
        <w:tc>
          <w:tcPr>
            <w:tcW w:w="1729" w:type="dxa"/>
          </w:tcPr>
          <w:p w:rsidR="000B3D22" w:rsidRDefault="000B3D22">
            <w:pPr>
              <w:spacing w:before="60"/>
              <w:rPr>
                <w:rFonts w:ascii="Arial" w:hAnsi="Arial" w:cs="Arial"/>
                <w:b/>
                <w:bCs/>
                <w:sz w:val="16"/>
              </w:rPr>
            </w:pPr>
            <w:r>
              <w:rPr>
                <w:rFonts w:ascii="Arial" w:hAnsi="Arial" w:cs="Arial"/>
                <w:b/>
                <w:bCs/>
                <w:sz w:val="16"/>
              </w:rPr>
              <w:t>Return Value</w:t>
            </w:r>
          </w:p>
        </w:tc>
        <w:tc>
          <w:tcPr>
            <w:tcW w:w="3605" w:type="dxa"/>
          </w:tcPr>
          <w:p w:rsidR="000B3D22" w:rsidRDefault="000B3D22">
            <w:pPr>
              <w:spacing w:before="60"/>
              <w:rPr>
                <w:rFonts w:ascii="Arial" w:hAnsi="Arial" w:cs="Arial"/>
                <w:sz w:val="16"/>
              </w:rPr>
            </w:pPr>
            <w:r w:rsidRPr="00241978">
              <w:rPr>
                <w:rFonts w:ascii="Arial" w:hAnsi="Arial" w:cs="Arial"/>
                <w:sz w:val="16"/>
              </w:rPr>
              <w:t>FiltOutput_DegC_T_f32</w:t>
            </w:r>
          </w:p>
        </w:tc>
        <w:tc>
          <w:tcPr>
            <w:tcW w:w="1400" w:type="dxa"/>
          </w:tcPr>
          <w:p w:rsidR="000B3D22" w:rsidRDefault="000B3D22">
            <w:pPr>
              <w:spacing w:before="60"/>
              <w:rPr>
                <w:rFonts w:ascii="Arial" w:hAnsi="Arial" w:cs="Arial"/>
                <w:sz w:val="16"/>
              </w:rPr>
            </w:pPr>
            <w:r w:rsidRPr="008248FC">
              <w:rPr>
                <w:rFonts w:ascii="Arial" w:hAnsi="Arial" w:cs="Arial"/>
                <w:sz w:val="16"/>
                <w:szCs w:val="16"/>
              </w:rPr>
              <w:t>Single Precision Floating Point</w:t>
            </w:r>
          </w:p>
        </w:tc>
        <w:tc>
          <w:tcPr>
            <w:tcW w:w="1186" w:type="dxa"/>
          </w:tcPr>
          <w:p w:rsidR="000B3D22" w:rsidRDefault="0093726F" w:rsidP="004C2812">
            <w:pPr>
              <w:spacing w:before="60"/>
              <w:rPr>
                <w:rFonts w:ascii="Arial" w:hAnsi="Arial" w:cs="Arial"/>
                <w:sz w:val="16"/>
              </w:rPr>
            </w:pPr>
            <w:r w:rsidRPr="0093726F">
              <w:rPr>
                <w:rFonts w:ascii="Arial" w:hAnsi="Arial" w:cs="Arial"/>
                <w:sz w:val="16"/>
              </w:rPr>
              <w:t>-62983.530</w:t>
            </w:r>
          </w:p>
        </w:tc>
        <w:tc>
          <w:tcPr>
            <w:tcW w:w="1008" w:type="dxa"/>
          </w:tcPr>
          <w:p w:rsidR="000B3D22" w:rsidRDefault="0093726F" w:rsidP="004C2812">
            <w:pPr>
              <w:spacing w:before="60"/>
              <w:rPr>
                <w:rFonts w:ascii="Arial" w:hAnsi="Arial" w:cs="Arial"/>
                <w:sz w:val="16"/>
              </w:rPr>
            </w:pPr>
            <w:r w:rsidRPr="0093726F">
              <w:rPr>
                <w:rFonts w:ascii="Arial" w:hAnsi="Arial" w:cs="Arial"/>
                <w:sz w:val="16"/>
              </w:rPr>
              <w:t>63206.030</w:t>
            </w:r>
          </w:p>
        </w:tc>
      </w:tr>
    </w:tbl>
    <w:p w:rsidR="0050601E" w:rsidRDefault="0050601E" w:rsidP="002F15D3">
      <w:r>
        <w:t xml:space="preserve">See unit testing notes in section </w:t>
      </w:r>
      <w:r>
        <w:fldChar w:fldCharType="begin"/>
      </w:r>
      <w:r>
        <w:instrText xml:space="preserve"> REF _Ref368383393 \r \h  \* MERGEFORMAT </w:instrText>
      </w:r>
      <w:r>
        <w:fldChar w:fldCharType="separate"/>
      </w:r>
      <w:r>
        <w:t>3.1.1</w:t>
      </w:r>
      <w:r>
        <w:fldChar w:fldCharType="end"/>
      </w:r>
      <w:r>
        <w:t xml:space="preserve"> for range considerations of lead/lag filter.</w:t>
      </w:r>
    </w:p>
    <w:p w:rsidR="00EF3FE9" w:rsidRDefault="00EF3FE9" w:rsidP="00EF3FE9">
      <w:pPr>
        <w:pStyle w:val="Heading4"/>
        <w:numPr>
          <w:ilvl w:val="3"/>
          <w:numId w:val="14"/>
        </w:numPr>
        <w:tabs>
          <w:tab w:val="clear" w:pos="864"/>
          <w:tab w:val="num" w:pos="1134"/>
        </w:tabs>
      </w:pPr>
      <w:r>
        <w:t>Lead Lag Filter Structure 1GP1-B (For Reference Only)</w:t>
      </w:r>
    </w:p>
    <w:p w:rsidR="00EF3FE9" w:rsidRDefault="00EF3FE9" w:rsidP="00EF3FE9"/>
    <w:p w:rsidR="00EF3FE9" w:rsidRDefault="00EB0FED" w:rsidP="00EF3FE9">
      <w:r>
        <w:object w:dxaOrig="10586" w:dyaOrig="3768">
          <v:shape id="_x0000_i1033" type="#_x0000_t75" style="width:6in;height:153.5pt" o:ole="" o:allowoverlap="f">
            <v:imagedata r:id="rId26" o:title=""/>
          </v:shape>
          <o:OLEObject Type="Embed" ProgID="Visio.Drawing.11" ShapeID="_x0000_i1033" DrawAspect="Content" ObjectID="_1454738719" r:id="rId27"/>
        </w:object>
      </w:r>
    </w:p>
    <w:p w:rsidR="00EF3FE9" w:rsidRPr="00EF3FE9" w:rsidRDefault="00EF3FE9" w:rsidP="00EF3FE9"/>
    <w:p w:rsidR="00B24666" w:rsidRDefault="00B24666">
      <w:pPr>
        <w:pStyle w:val="Heading4"/>
      </w:pPr>
      <w:r>
        <w:t>Description</w:t>
      </w:r>
    </w:p>
    <w:p w:rsidR="00B24666" w:rsidRDefault="0041501C" w:rsidP="009B415B">
      <w:pPr>
        <w:jc w:val="center"/>
      </w:pPr>
      <w:r>
        <w:object w:dxaOrig="3600" w:dyaOrig="2281">
          <v:shape id="_x0000_i1034" type="#_x0000_t75" style="width:180pt;height:114pt" o:ole="">
            <v:imagedata r:id="rId28" o:title=""/>
          </v:shape>
          <o:OLEObject Type="Embed" ProgID="Visio.Drawing.11" ShapeID="_x0000_i1034" DrawAspect="Content" ObjectID="_1454738720" r:id="rId29"/>
        </w:object>
      </w:r>
    </w:p>
    <w:p w:rsidR="00B24666" w:rsidRDefault="00B24666">
      <w:pPr>
        <w:pStyle w:val="Heading1"/>
      </w:pPr>
      <w:r>
        <w:br w:type="page"/>
      </w:r>
      <w:r>
        <w:lastRenderedPageBreak/>
        <w:t>Execution Requirements</w:t>
      </w:r>
    </w:p>
    <w:p w:rsidR="00B24666" w:rsidRDefault="00B24666">
      <w:pPr>
        <w:pStyle w:val="Heading2"/>
      </w:pPr>
      <w:r>
        <w:t>Execution Sequence of the Module</w:t>
      </w:r>
    </w:p>
    <w:p w:rsidR="00B24666" w:rsidRDefault="00B24666">
      <w:r>
        <w:t>(Describe in words relevant details about the execution sequence of the different sub modules.)</w:t>
      </w:r>
    </w:p>
    <w:p w:rsidR="00B24666" w:rsidRDefault="00B24666">
      <w:pPr>
        <w:pStyle w:val="Heading2"/>
      </w:pPr>
      <w:r>
        <w:t>Execution Rates for sub-modules called by the Scheduler</w:t>
      </w:r>
    </w:p>
    <w:p w:rsidR="00B24666" w:rsidRDefault="00B24666">
      <w:r>
        <w:t>This table serves as reference for the Scheduler design</w:t>
      </w:r>
    </w:p>
    <w:tbl>
      <w:tblPr>
        <w:tblW w:w="946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528"/>
        <w:gridCol w:w="1980"/>
        <w:gridCol w:w="1980"/>
        <w:gridCol w:w="1980"/>
      </w:tblGrid>
      <w:tr w:rsidR="00EF52E7" w:rsidTr="00EF52E7">
        <w:tc>
          <w:tcPr>
            <w:tcW w:w="3528"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Function Name</w:t>
            </w:r>
          </w:p>
        </w:tc>
        <w:tc>
          <w:tcPr>
            <w:tcW w:w="198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Task List</w:t>
            </w:r>
          </w:p>
        </w:tc>
        <w:tc>
          <w:tcPr>
            <w:tcW w:w="198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 xml:space="preserve">Calling Frequency </w:t>
            </w:r>
          </w:p>
        </w:tc>
        <w:tc>
          <w:tcPr>
            <w:tcW w:w="1980" w:type="dxa"/>
            <w:tcBorders>
              <w:top w:val="single" w:sz="6" w:space="0" w:color="auto"/>
              <w:left w:val="single" w:sz="6" w:space="0" w:color="auto"/>
              <w:bottom w:val="single" w:sz="6" w:space="0" w:color="auto"/>
              <w:right w:val="single" w:sz="6" w:space="0" w:color="auto"/>
            </w:tcBorders>
            <w:shd w:val="pct30" w:color="FFFF00" w:fill="FFFFFF"/>
          </w:tcPr>
          <w:p w:rsidR="00EF52E7" w:rsidRDefault="00EF52E7">
            <w:pPr>
              <w:spacing w:before="60"/>
              <w:jc w:val="center"/>
              <w:rPr>
                <w:rFonts w:ascii="Arial" w:hAnsi="Arial" w:cs="Arial"/>
                <w:sz w:val="16"/>
              </w:rPr>
            </w:pPr>
            <w:r>
              <w:rPr>
                <w:rFonts w:ascii="Arial" w:hAnsi="Arial" w:cs="Arial"/>
                <w:sz w:val="16"/>
              </w:rPr>
              <w:t>System State(s) in which the function is called</w:t>
            </w:r>
          </w:p>
        </w:tc>
      </w:tr>
      <w:tr w:rsidR="00EF52E7" w:rsidTr="00EF52E7">
        <w:tc>
          <w:tcPr>
            <w:tcW w:w="3528" w:type="dxa"/>
            <w:tcBorders>
              <w:top w:val="single" w:sz="6" w:space="0" w:color="auto"/>
              <w:left w:val="single" w:sz="6" w:space="0" w:color="auto"/>
              <w:bottom w:val="single" w:sz="6" w:space="0" w:color="auto"/>
              <w:right w:val="single" w:sz="6" w:space="0" w:color="auto"/>
            </w:tcBorders>
          </w:tcPr>
          <w:p w:rsidR="00EF52E7" w:rsidRDefault="003F6318" w:rsidP="003F6318">
            <w:pPr>
              <w:spacing w:before="60"/>
              <w:rPr>
                <w:rFonts w:ascii="Arial" w:hAnsi="Arial" w:cs="Arial"/>
                <w:sz w:val="16"/>
              </w:rPr>
            </w:pPr>
            <w:r w:rsidRPr="003F6318">
              <w:rPr>
                <w:rFonts w:ascii="Arial" w:hAnsi="Arial" w:cs="Arial"/>
                <w:sz w:val="16"/>
              </w:rPr>
              <w:t>MtrTempEst_Init1</w:t>
            </w:r>
            <w:r>
              <w:rPr>
                <w:rFonts w:ascii="Arial" w:hAnsi="Arial" w:cs="Arial"/>
                <w:sz w:val="16"/>
              </w:rPr>
              <w:t>()</w:t>
            </w:r>
          </w:p>
        </w:tc>
        <w:tc>
          <w:tcPr>
            <w:tcW w:w="1980" w:type="dxa"/>
            <w:tcBorders>
              <w:top w:val="single" w:sz="6" w:space="0" w:color="auto"/>
              <w:left w:val="single" w:sz="6" w:space="0" w:color="auto"/>
              <w:bottom w:val="single" w:sz="6" w:space="0" w:color="auto"/>
              <w:right w:val="single" w:sz="6" w:space="0" w:color="auto"/>
            </w:tcBorders>
          </w:tcPr>
          <w:p w:rsidR="00EF52E7" w:rsidRDefault="00EF52E7">
            <w:pPr>
              <w:spacing w:before="60"/>
              <w:rPr>
                <w:rFonts w:ascii="Arial" w:hAnsi="Arial" w:cs="Arial"/>
                <w:sz w:val="16"/>
              </w:rPr>
            </w:pPr>
          </w:p>
        </w:tc>
        <w:tc>
          <w:tcPr>
            <w:tcW w:w="1980" w:type="dxa"/>
            <w:tcBorders>
              <w:top w:val="single" w:sz="6" w:space="0" w:color="auto"/>
              <w:left w:val="single" w:sz="6" w:space="0" w:color="auto"/>
              <w:bottom w:val="single" w:sz="6" w:space="0" w:color="auto"/>
              <w:right w:val="single" w:sz="6" w:space="0" w:color="auto"/>
            </w:tcBorders>
          </w:tcPr>
          <w:p w:rsidR="00EF52E7" w:rsidRDefault="003F6318">
            <w:pPr>
              <w:spacing w:before="60"/>
              <w:rPr>
                <w:rFonts w:ascii="Arial" w:hAnsi="Arial" w:cs="Arial"/>
                <w:sz w:val="16"/>
              </w:rPr>
            </w:pPr>
            <w:r>
              <w:rPr>
                <w:rFonts w:ascii="Arial" w:hAnsi="Arial" w:cs="Arial"/>
                <w:sz w:val="16"/>
              </w:rPr>
              <w:t>Once</w:t>
            </w:r>
          </w:p>
        </w:tc>
        <w:tc>
          <w:tcPr>
            <w:tcW w:w="1980" w:type="dxa"/>
            <w:tcBorders>
              <w:top w:val="single" w:sz="6" w:space="0" w:color="auto"/>
              <w:left w:val="single" w:sz="6" w:space="0" w:color="auto"/>
              <w:bottom w:val="single" w:sz="6" w:space="0" w:color="auto"/>
              <w:right w:val="single" w:sz="6" w:space="0" w:color="auto"/>
            </w:tcBorders>
          </w:tcPr>
          <w:p w:rsidR="00EF52E7" w:rsidRDefault="003F6318">
            <w:pPr>
              <w:spacing w:before="60"/>
              <w:rPr>
                <w:rFonts w:ascii="Arial" w:hAnsi="Arial" w:cs="Arial"/>
                <w:sz w:val="16"/>
              </w:rPr>
            </w:pPr>
            <w:r>
              <w:rPr>
                <w:rFonts w:ascii="Arial" w:hAnsi="Arial" w:cs="Arial"/>
                <w:sz w:val="16"/>
              </w:rPr>
              <w:t>START UP</w:t>
            </w:r>
          </w:p>
        </w:tc>
      </w:tr>
      <w:tr w:rsidR="002912D6" w:rsidTr="00EF52E7">
        <w:tc>
          <w:tcPr>
            <w:tcW w:w="3528" w:type="dxa"/>
            <w:tcBorders>
              <w:top w:val="single" w:sz="6" w:space="0" w:color="auto"/>
              <w:left w:val="single" w:sz="6" w:space="0" w:color="auto"/>
              <w:bottom w:val="single" w:sz="6" w:space="0" w:color="auto"/>
              <w:right w:val="single" w:sz="6" w:space="0" w:color="auto"/>
            </w:tcBorders>
          </w:tcPr>
          <w:p w:rsidR="002912D6" w:rsidRDefault="002912D6" w:rsidP="00BC5010">
            <w:pPr>
              <w:spacing w:before="60"/>
              <w:rPr>
                <w:rFonts w:ascii="Arial" w:hAnsi="Arial" w:cs="Arial"/>
                <w:sz w:val="16"/>
              </w:rPr>
            </w:pPr>
            <w:r w:rsidRPr="003F6318">
              <w:rPr>
                <w:rFonts w:ascii="Arial" w:hAnsi="Arial" w:cs="Arial"/>
                <w:sz w:val="16"/>
              </w:rPr>
              <w:t>MtrTempEst_Per</w:t>
            </w:r>
            <w:r w:rsidR="00F34FA3">
              <w:rPr>
                <w:rFonts w:ascii="Arial" w:hAnsi="Arial" w:cs="Arial"/>
                <w:sz w:val="16"/>
              </w:rPr>
              <w:t>1</w:t>
            </w:r>
            <w:r>
              <w:rPr>
                <w:rFonts w:ascii="Arial" w:hAnsi="Arial" w:cs="Arial"/>
                <w:sz w:val="16"/>
              </w:rPr>
              <w:t>()</w:t>
            </w:r>
          </w:p>
        </w:tc>
        <w:tc>
          <w:tcPr>
            <w:tcW w:w="1980" w:type="dxa"/>
            <w:tcBorders>
              <w:top w:val="single" w:sz="6" w:space="0" w:color="auto"/>
              <w:left w:val="single" w:sz="6" w:space="0" w:color="auto"/>
              <w:bottom w:val="single" w:sz="6" w:space="0" w:color="auto"/>
              <w:right w:val="single" w:sz="6" w:space="0" w:color="auto"/>
            </w:tcBorders>
          </w:tcPr>
          <w:p w:rsidR="002912D6" w:rsidRDefault="002912D6" w:rsidP="004C2812">
            <w:pPr>
              <w:spacing w:before="60"/>
              <w:rPr>
                <w:rFonts w:ascii="Arial" w:hAnsi="Arial" w:cs="Arial"/>
                <w:sz w:val="16"/>
              </w:rPr>
            </w:pPr>
          </w:p>
        </w:tc>
        <w:tc>
          <w:tcPr>
            <w:tcW w:w="1980" w:type="dxa"/>
            <w:tcBorders>
              <w:top w:val="single" w:sz="6" w:space="0" w:color="auto"/>
              <w:left w:val="single" w:sz="6" w:space="0" w:color="auto"/>
              <w:bottom w:val="single" w:sz="6" w:space="0" w:color="auto"/>
              <w:right w:val="single" w:sz="6" w:space="0" w:color="auto"/>
            </w:tcBorders>
          </w:tcPr>
          <w:p w:rsidR="002912D6" w:rsidRDefault="002912D6" w:rsidP="004C2812">
            <w:pPr>
              <w:spacing w:before="60"/>
              <w:rPr>
                <w:rFonts w:ascii="Arial" w:hAnsi="Arial" w:cs="Arial"/>
                <w:sz w:val="16"/>
              </w:rPr>
            </w:pPr>
            <w:r>
              <w:rPr>
                <w:rFonts w:ascii="Arial" w:hAnsi="Arial" w:cs="Arial"/>
                <w:sz w:val="16"/>
              </w:rPr>
              <w:t>100ms</w:t>
            </w:r>
          </w:p>
        </w:tc>
        <w:tc>
          <w:tcPr>
            <w:tcW w:w="1980" w:type="dxa"/>
            <w:tcBorders>
              <w:top w:val="single" w:sz="6" w:space="0" w:color="auto"/>
              <w:left w:val="single" w:sz="6" w:space="0" w:color="auto"/>
              <w:bottom w:val="single" w:sz="6" w:space="0" w:color="auto"/>
              <w:right w:val="single" w:sz="6" w:space="0" w:color="auto"/>
            </w:tcBorders>
          </w:tcPr>
          <w:p w:rsidR="002912D6" w:rsidRDefault="002912D6">
            <w:pPr>
              <w:spacing w:before="60"/>
              <w:rPr>
                <w:rFonts w:ascii="Arial" w:hAnsi="Arial" w:cs="Arial"/>
                <w:sz w:val="16"/>
              </w:rPr>
            </w:pPr>
            <w:r>
              <w:rPr>
                <w:rFonts w:ascii="Arial" w:hAnsi="Arial" w:cs="Arial"/>
                <w:sz w:val="16"/>
              </w:rPr>
              <w:t>WARM INIT, OPERATE, DISABLE</w:t>
            </w:r>
          </w:p>
        </w:tc>
      </w:tr>
    </w:tbl>
    <w:p w:rsidR="00B24666" w:rsidRDefault="00B24666">
      <w:pPr>
        <w:pStyle w:val="Heading2"/>
      </w:pPr>
      <w:r>
        <w:t xml:space="preserve">Execution Requirements for Serial Communication Functions </w:t>
      </w:r>
    </w:p>
    <w:tbl>
      <w:tblPr>
        <w:tblW w:w="883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220"/>
      </w:tblGrid>
      <w:tr w:rsidR="00B24666">
        <w:tc>
          <w:tcPr>
            <w:tcW w:w="361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Function Name</w:t>
            </w:r>
          </w:p>
        </w:tc>
        <w:tc>
          <w:tcPr>
            <w:tcW w:w="522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B24666">
        <w:tc>
          <w:tcPr>
            <w:tcW w:w="3618" w:type="dxa"/>
            <w:tcBorders>
              <w:top w:val="single" w:sz="6" w:space="0" w:color="auto"/>
              <w:left w:val="single" w:sz="6" w:space="0" w:color="auto"/>
              <w:bottom w:val="single" w:sz="6" w:space="0" w:color="auto"/>
              <w:right w:val="single" w:sz="6" w:space="0" w:color="auto"/>
            </w:tcBorders>
          </w:tcPr>
          <w:p w:rsidR="00B24666" w:rsidRDefault="003F6318">
            <w:pPr>
              <w:spacing w:before="60"/>
              <w:rPr>
                <w:rFonts w:ascii="Arial" w:hAnsi="Arial" w:cs="Arial"/>
                <w:sz w:val="16"/>
              </w:rPr>
            </w:pPr>
            <w:r>
              <w:rPr>
                <w:rFonts w:ascii="Arial" w:hAnsi="Arial" w:cs="Arial"/>
                <w:sz w:val="16"/>
              </w:rPr>
              <w:t>N/A</w:t>
            </w:r>
          </w:p>
        </w:tc>
        <w:tc>
          <w:tcPr>
            <w:tcW w:w="522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r>
    </w:tbl>
    <w:p w:rsidR="00B24666" w:rsidRDefault="00B24666">
      <w:pPr>
        <w:pStyle w:val="Heading1"/>
        <w:numPr>
          <w:ilvl w:val="0"/>
          <w:numId w:val="0"/>
        </w:numPr>
      </w:pPr>
    </w:p>
    <w:p w:rsidR="00B24666" w:rsidRDefault="00B24666">
      <w:pPr>
        <w:pStyle w:val="Heading1"/>
      </w:pPr>
      <w:r>
        <w:br w:type="page"/>
      </w:r>
      <w:r>
        <w:lastRenderedPageBreak/>
        <w:t>Memory Map Definition Requirements</w:t>
      </w:r>
    </w:p>
    <w:p w:rsidR="00B24666" w:rsidRDefault="00B24666">
      <w:pPr>
        <w:pStyle w:val="Heading2"/>
      </w:pPr>
      <w:r>
        <w:t>Sub Modules (Functions)</w:t>
      </w:r>
    </w:p>
    <w:p w:rsidR="00B24666" w:rsidRDefault="00B24666">
      <w:r>
        <w:t>This table identifies the software segments for functions identified in this module.</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978"/>
        <w:gridCol w:w="3960"/>
      </w:tblGrid>
      <w:tr w:rsidR="00B24666">
        <w:tc>
          <w:tcPr>
            <w:tcW w:w="397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 xml:space="preserve">Name of Sub Module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Software Segment</w:t>
            </w:r>
          </w:p>
        </w:tc>
      </w:tr>
      <w:tr w:rsidR="00BC5010" w:rsidRPr="00341996">
        <w:tc>
          <w:tcPr>
            <w:tcW w:w="3978" w:type="dxa"/>
            <w:tcBorders>
              <w:top w:val="single" w:sz="6" w:space="0" w:color="auto"/>
              <w:left w:val="single" w:sz="6" w:space="0" w:color="auto"/>
              <w:bottom w:val="single" w:sz="6" w:space="0" w:color="auto"/>
              <w:right w:val="single" w:sz="6" w:space="0" w:color="auto"/>
            </w:tcBorders>
          </w:tcPr>
          <w:p w:rsidR="00BC5010" w:rsidRDefault="00BC5010" w:rsidP="004C2812">
            <w:pPr>
              <w:spacing w:before="60"/>
              <w:rPr>
                <w:rFonts w:ascii="Arial" w:hAnsi="Arial" w:cs="Arial"/>
                <w:sz w:val="16"/>
              </w:rPr>
            </w:pPr>
            <w:r w:rsidRPr="003F6318">
              <w:rPr>
                <w:rFonts w:ascii="Arial" w:hAnsi="Arial" w:cs="Arial"/>
                <w:sz w:val="16"/>
              </w:rPr>
              <w:t xml:space="preserve">MtrTempEst_Init1 </w:t>
            </w:r>
            <w:r>
              <w:rPr>
                <w:rFonts w:ascii="Arial" w:hAnsi="Arial" w:cs="Arial"/>
                <w:sz w:val="16"/>
              </w:rPr>
              <w:t>()</w:t>
            </w:r>
          </w:p>
        </w:tc>
        <w:tc>
          <w:tcPr>
            <w:tcW w:w="3960" w:type="dxa"/>
            <w:tcBorders>
              <w:top w:val="single" w:sz="6" w:space="0" w:color="auto"/>
              <w:left w:val="single" w:sz="6" w:space="0" w:color="auto"/>
              <w:bottom w:val="single" w:sz="6" w:space="0" w:color="auto"/>
              <w:right w:val="single" w:sz="6" w:space="0" w:color="auto"/>
            </w:tcBorders>
          </w:tcPr>
          <w:p w:rsidR="00BC5010" w:rsidRPr="00341996" w:rsidRDefault="00BC5010">
            <w:pPr>
              <w:spacing w:before="60"/>
              <w:rPr>
                <w:rFonts w:ascii="Arial" w:hAnsi="Arial" w:cs="Arial"/>
                <w:sz w:val="16"/>
                <w:lang w:val="fr-FR"/>
              </w:rPr>
            </w:pPr>
          </w:p>
        </w:tc>
      </w:tr>
      <w:tr w:rsidR="00F34FA3" w:rsidRPr="00341996">
        <w:tc>
          <w:tcPr>
            <w:tcW w:w="3978" w:type="dxa"/>
            <w:tcBorders>
              <w:top w:val="single" w:sz="6" w:space="0" w:color="auto"/>
              <w:left w:val="single" w:sz="6" w:space="0" w:color="auto"/>
              <w:bottom w:val="single" w:sz="6" w:space="0" w:color="auto"/>
              <w:right w:val="single" w:sz="6" w:space="0" w:color="auto"/>
            </w:tcBorders>
          </w:tcPr>
          <w:p w:rsidR="00F34FA3" w:rsidRDefault="00F34FA3" w:rsidP="004C2812">
            <w:pPr>
              <w:spacing w:before="60"/>
              <w:rPr>
                <w:rFonts w:ascii="Arial" w:hAnsi="Arial" w:cs="Arial"/>
                <w:sz w:val="16"/>
              </w:rPr>
            </w:pPr>
            <w:r w:rsidRPr="003F6318">
              <w:rPr>
                <w:rFonts w:ascii="Arial" w:hAnsi="Arial" w:cs="Arial"/>
                <w:sz w:val="16"/>
              </w:rPr>
              <w:t>MtrTempEst_Per</w:t>
            </w:r>
            <w:r>
              <w:rPr>
                <w:rFonts w:ascii="Arial" w:hAnsi="Arial" w:cs="Arial"/>
                <w:sz w:val="16"/>
              </w:rPr>
              <w:t>1()</w:t>
            </w:r>
          </w:p>
        </w:tc>
        <w:tc>
          <w:tcPr>
            <w:tcW w:w="3960" w:type="dxa"/>
            <w:tcBorders>
              <w:top w:val="single" w:sz="6" w:space="0" w:color="auto"/>
              <w:left w:val="single" w:sz="6" w:space="0" w:color="auto"/>
              <w:bottom w:val="single" w:sz="6" w:space="0" w:color="auto"/>
              <w:right w:val="single" w:sz="6" w:space="0" w:color="auto"/>
            </w:tcBorders>
          </w:tcPr>
          <w:p w:rsidR="00F34FA3" w:rsidRPr="00341996" w:rsidRDefault="00F34FA3">
            <w:pPr>
              <w:spacing w:before="60"/>
              <w:rPr>
                <w:rFonts w:ascii="Arial" w:hAnsi="Arial" w:cs="Arial"/>
                <w:sz w:val="16"/>
                <w:lang w:val="fr-FR"/>
              </w:rPr>
            </w:pPr>
          </w:p>
        </w:tc>
      </w:tr>
    </w:tbl>
    <w:p w:rsidR="00B24666" w:rsidRDefault="00B24666">
      <w:pPr>
        <w:pStyle w:val="Heading2"/>
      </w:pPr>
      <w:r>
        <w:t>Local Functions</w:t>
      </w:r>
    </w:p>
    <w:p w:rsidR="00B24666" w:rsidRDefault="00B24666">
      <w:r>
        <w:t>This table identifies the software segments for local functions identified in this module.</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978"/>
        <w:gridCol w:w="3960"/>
      </w:tblGrid>
      <w:tr w:rsidR="00B24666">
        <w:tc>
          <w:tcPr>
            <w:tcW w:w="3978"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 xml:space="preserve">Name of Sub Module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B24666" w:rsidRDefault="00B24666">
            <w:pPr>
              <w:spacing w:before="60"/>
              <w:jc w:val="center"/>
              <w:rPr>
                <w:rFonts w:ascii="Arial" w:hAnsi="Arial" w:cs="Arial"/>
                <w:sz w:val="16"/>
              </w:rPr>
            </w:pPr>
            <w:r>
              <w:rPr>
                <w:rFonts w:ascii="Arial" w:hAnsi="Arial" w:cs="Arial"/>
                <w:sz w:val="16"/>
              </w:rPr>
              <w:t>Software Segment</w:t>
            </w:r>
          </w:p>
        </w:tc>
      </w:tr>
      <w:tr w:rsidR="00B24666">
        <w:tc>
          <w:tcPr>
            <w:tcW w:w="3978" w:type="dxa"/>
            <w:tcBorders>
              <w:top w:val="single" w:sz="6" w:space="0" w:color="auto"/>
              <w:left w:val="single" w:sz="6" w:space="0" w:color="auto"/>
              <w:bottom w:val="single" w:sz="6" w:space="0" w:color="auto"/>
              <w:right w:val="single" w:sz="6" w:space="0" w:color="auto"/>
            </w:tcBorders>
          </w:tcPr>
          <w:p w:rsidR="00B24666" w:rsidRDefault="003F6318">
            <w:pPr>
              <w:spacing w:before="60"/>
              <w:rPr>
                <w:rFonts w:ascii="Arial" w:hAnsi="Arial" w:cs="Arial"/>
                <w:sz w:val="16"/>
              </w:rPr>
            </w:pPr>
            <w:proofErr w:type="spellStart"/>
            <w:r w:rsidRPr="003F6318">
              <w:rPr>
                <w:rFonts w:ascii="Arial" w:hAnsi="Arial" w:cs="Arial"/>
                <w:sz w:val="16"/>
              </w:rPr>
              <w:t>LeadLagFilt</w:t>
            </w:r>
            <w:proofErr w:type="spellEnd"/>
            <w:r>
              <w:rPr>
                <w:rFonts w:ascii="Arial" w:hAnsi="Arial" w:cs="Arial"/>
                <w:sz w:val="16"/>
              </w:rPr>
              <w:t>()</w:t>
            </w:r>
          </w:p>
        </w:tc>
        <w:tc>
          <w:tcPr>
            <w:tcW w:w="3960" w:type="dxa"/>
            <w:tcBorders>
              <w:top w:val="single" w:sz="6" w:space="0" w:color="auto"/>
              <w:left w:val="single" w:sz="6" w:space="0" w:color="auto"/>
              <w:bottom w:val="single" w:sz="6" w:space="0" w:color="auto"/>
              <w:right w:val="single" w:sz="6" w:space="0" w:color="auto"/>
            </w:tcBorders>
          </w:tcPr>
          <w:p w:rsidR="00B24666" w:rsidRDefault="00B24666">
            <w:pPr>
              <w:spacing w:before="60"/>
              <w:rPr>
                <w:rFonts w:ascii="Arial" w:hAnsi="Arial" w:cs="Arial"/>
                <w:sz w:val="16"/>
              </w:rPr>
            </w:pPr>
          </w:p>
        </w:tc>
      </w:tr>
      <w:tr w:rsidR="00047093">
        <w:tc>
          <w:tcPr>
            <w:tcW w:w="3978" w:type="dxa"/>
            <w:tcBorders>
              <w:top w:val="single" w:sz="6" w:space="0" w:color="auto"/>
              <w:left w:val="single" w:sz="6" w:space="0" w:color="auto"/>
              <w:bottom w:val="single" w:sz="6" w:space="0" w:color="auto"/>
              <w:right w:val="single" w:sz="6" w:space="0" w:color="auto"/>
            </w:tcBorders>
          </w:tcPr>
          <w:p w:rsidR="00047093" w:rsidRPr="003F6318" w:rsidRDefault="00047093">
            <w:pPr>
              <w:spacing w:before="60"/>
              <w:rPr>
                <w:rFonts w:ascii="Arial" w:hAnsi="Arial" w:cs="Arial"/>
                <w:sz w:val="16"/>
              </w:rPr>
            </w:pPr>
            <w:proofErr w:type="spellStart"/>
            <w:r w:rsidRPr="00047093">
              <w:rPr>
                <w:rFonts w:ascii="Arial" w:hAnsi="Arial" w:cs="Arial"/>
                <w:sz w:val="16"/>
              </w:rPr>
              <w:t>LeadLagFiltInit</w:t>
            </w:r>
            <w:proofErr w:type="spellEnd"/>
            <w:r w:rsidRPr="00047093">
              <w:rPr>
                <w:rFonts w:ascii="Arial" w:hAnsi="Arial" w:cs="Arial"/>
                <w:sz w:val="16"/>
              </w:rPr>
              <w:t>()</w:t>
            </w:r>
          </w:p>
        </w:tc>
        <w:tc>
          <w:tcPr>
            <w:tcW w:w="3960" w:type="dxa"/>
            <w:tcBorders>
              <w:top w:val="single" w:sz="6" w:space="0" w:color="auto"/>
              <w:left w:val="single" w:sz="6" w:space="0" w:color="auto"/>
              <w:bottom w:val="single" w:sz="6" w:space="0" w:color="auto"/>
              <w:right w:val="single" w:sz="6" w:space="0" w:color="auto"/>
            </w:tcBorders>
          </w:tcPr>
          <w:p w:rsidR="00047093" w:rsidDel="000B3D22" w:rsidRDefault="00047093">
            <w:pPr>
              <w:spacing w:before="60"/>
              <w:rPr>
                <w:rFonts w:ascii="Arial" w:hAnsi="Arial" w:cs="Arial"/>
                <w:sz w:val="16"/>
                <w:lang w:val="fr-FR"/>
              </w:rPr>
            </w:pPr>
          </w:p>
        </w:tc>
      </w:tr>
      <w:tr w:rsidR="00047093">
        <w:tc>
          <w:tcPr>
            <w:tcW w:w="3978" w:type="dxa"/>
            <w:tcBorders>
              <w:top w:val="single" w:sz="6" w:space="0" w:color="auto"/>
              <w:left w:val="single" w:sz="6" w:space="0" w:color="auto"/>
              <w:bottom w:val="single" w:sz="6" w:space="0" w:color="auto"/>
              <w:right w:val="single" w:sz="6" w:space="0" w:color="auto"/>
            </w:tcBorders>
          </w:tcPr>
          <w:p w:rsidR="00047093" w:rsidRPr="00047093" w:rsidRDefault="00047093">
            <w:pPr>
              <w:spacing w:before="60"/>
              <w:rPr>
                <w:rFonts w:ascii="Arial" w:hAnsi="Arial" w:cs="Arial"/>
                <w:sz w:val="16"/>
              </w:rPr>
            </w:pPr>
            <w:proofErr w:type="spellStart"/>
            <w:r w:rsidRPr="00047093">
              <w:rPr>
                <w:rFonts w:ascii="Arial" w:hAnsi="Arial" w:cs="Arial"/>
                <w:sz w:val="16"/>
              </w:rPr>
              <w:t>AssMechFiltInit</w:t>
            </w:r>
            <w:proofErr w:type="spellEnd"/>
            <w:r w:rsidRPr="00047093">
              <w:rPr>
                <w:rFonts w:ascii="Arial" w:hAnsi="Arial" w:cs="Arial"/>
                <w:sz w:val="16"/>
              </w:rPr>
              <w:t>()</w:t>
            </w:r>
          </w:p>
        </w:tc>
        <w:tc>
          <w:tcPr>
            <w:tcW w:w="3960" w:type="dxa"/>
            <w:tcBorders>
              <w:top w:val="single" w:sz="6" w:space="0" w:color="auto"/>
              <w:left w:val="single" w:sz="6" w:space="0" w:color="auto"/>
              <w:bottom w:val="single" w:sz="6" w:space="0" w:color="auto"/>
              <w:right w:val="single" w:sz="6" w:space="0" w:color="auto"/>
            </w:tcBorders>
          </w:tcPr>
          <w:p w:rsidR="00047093" w:rsidDel="000B3D22" w:rsidRDefault="00047093">
            <w:pPr>
              <w:spacing w:before="60"/>
              <w:rPr>
                <w:rFonts w:ascii="Arial" w:hAnsi="Arial" w:cs="Arial"/>
                <w:sz w:val="16"/>
                <w:lang w:val="fr-FR"/>
              </w:rPr>
            </w:pPr>
          </w:p>
        </w:tc>
      </w:tr>
    </w:tbl>
    <w:p w:rsidR="008A14F3" w:rsidRDefault="00003B85">
      <w:pPr>
        <w:pStyle w:val="Heading1"/>
        <w:numPr>
          <w:ilvl w:val="0"/>
          <w:numId w:val="0"/>
        </w:numPr>
        <w:rPr>
          <w:rFonts w:ascii="Calibri" w:hAnsi="Calibri"/>
          <w:color w:val="000000"/>
        </w:rPr>
      </w:pPr>
      <w:r w:rsidRPr="00EB4703">
        <w:rPr>
          <w:rFonts w:ascii="Calibri" w:hAnsi="Calibri"/>
          <w:color w:val="000000"/>
        </w:rPr>
        <w:object w:dxaOrig="1814" w:dyaOrig="1174">
          <v:shape id="_x0000_i1035" type="#_x0000_t75" style="width:91pt;height:58.5pt" o:ole="">
            <v:imagedata r:id="rId30" o:title=""/>
          </v:shape>
          <o:OLEObject Type="Embed" ProgID="Excel.Sheet.8" ShapeID="_x0000_i1035" DrawAspect="Icon" ObjectID="_1454738721" r:id="rId31"/>
        </w:object>
      </w:r>
    </w:p>
    <w:p w:rsidR="00B24666" w:rsidRDefault="00003B85">
      <w:pPr>
        <w:pStyle w:val="Heading1"/>
        <w:numPr>
          <w:ilvl w:val="0"/>
          <w:numId w:val="0"/>
        </w:numPr>
      </w:pPr>
      <w:r w:rsidRPr="00EB4703">
        <w:rPr>
          <w:rFonts w:ascii="Calibri" w:hAnsi="Calibri"/>
          <w:color w:val="000000"/>
        </w:rPr>
        <w:object w:dxaOrig="1814" w:dyaOrig="1174">
          <v:shape id="_x0000_i1036" type="#_x0000_t75" style="width:91pt;height:58.5pt" o:ole="">
            <v:imagedata r:id="rId32" o:title=""/>
          </v:shape>
          <o:OLEObject Type="Embed" ProgID="Excel.Sheet.8" ShapeID="_x0000_i1036" DrawAspect="Icon" ObjectID="_1454738722" r:id="rId33"/>
        </w:object>
      </w:r>
    </w:p>
    <w:bookmarkStart w:id="18" w:name="_MON_1442123942"/>
    <w:bookmarkEnd w:id="18"/>
    <w:p w:rsidR="008A14F3" w:rsidRDefault="00506F53" w:rsidP="008A14F3">
      <w:pPr>
        <w:rPr>
          <w:rFonts w:ascii="Calibri" w:hAnsi="Calibri"/>
          <w:b/>
          <w:u w:val="single"/>
        </w:rPr>
      </w:pPr>
      <w:r w:rsidRPr="0070160C">
        <w:rPr>
          <w:rFonts w:ascii="Calibri" w:hAnsi="Calibri"/>
          <w:b/>
          <w:u w:val="single"/>
        </w:rPr>
        <w:object w:dxaOrig="1138" w:dyaOrig="737">
          <v:shape id="_x0000_i1037" type="#_x0000_t75" style="width:57pt;height:36pt" o:ole="">
            <v:imagedata r:id="rId34" o:title=""/>
          </v:shape>
          <o:OLEObject Type="Embed" ProgID="Excel.Sheet.8" ShapeID="_x0000_i1037" DrawAspect="Icon" ObjectID="_1454738723" r:id="rId35"/>
        </w:object>
      </w:r>
    </w:p>
    <w:bookmarkStart w:id="19" w:name="_MON_1439720386"/>
    <w:bookmarkEnd w:id="19"/>
    <w:p w:rsidR="008A14F3" w:rsidRDefault="00506F53" w:rsidP="008A14F3">
      <w:r w:rsidRPr="0070160C">
        <w:rPr>
          <w:rFonts w:ascii="Calibri" w:hAnsi="Calibri"/>
          <w:b/>
          <w:u w:val="single"/>
        </w:rPr>
        <w:object w:dxaOrig="1138" w:dyaOrig="737">
          <v:shape id="_x0000_i1038" type="#_x0000_t75" style="width:57pt;height:36pt" o:ole="">
            <v:imagedata r:id="rId36" o:title=""/>
          </v:shape>
          <o:OLEObject Type="Embed" ProgID="Excel.Sheet.12" ShapeID="_x0000_i1038" DrawAspect="Icon" ObjectID="_1454738724" r:id="rId37"/>
        </w:object>
      </w:r>
    </w:p>
    <w:p w:rsidR="008A14F3" w:rsidRPr="008A14F3" w:rsidRDefault="008A14F3" w:rsidP="008A14F3"/>
    <w:p w:rsidR="00B24666" w:rsidRDefault="00B24666">
      <w:pPr>
        <w:pStyle w:val="Heading1"/>
      </w:pPr>
      <w:r>
        <w:br w:type="page"/>
      </w:r>
      <w:r>
        <w:lastRenderedPageBreak/>
        <w:t xml:space="preserve">Known Issues / Limitations </w:t>
      </w:r>
      <w:proofErr w:type="gramStart"/>
      <w:r>
        <w:t>With</w:t>
      </w:r>
      <w:proofErr w:type="gramEnd"/>
      <w:r>
        <w:t xml:space="preserve"> Design</w:t>
      </w:r>
    </w:p>
    <w:p w:rsidR="0050601E" w:rsidRDefault="002A71BF" w:rsidP="0050601E">
      <w:pPr>
        <w:numPr>
          <w:ilvl w:val="0"/>
          <w:numId w:val="6"/>
        </w:numPr>
      </w:pPr>
      <w:r>
        <w:t>None</w:t>
      </w:r>
    </w:p>
    <w:p w:rsidR="00506F53" w:rsidRDefault="00506F53" w:rsidP="002F15D3">
      <w:pPr>
        <w:ind w:left="720"/>
      </w:pPr>
    </w:p>
    <w:p w:rsidR="00B24666" w:rsidRDefault="00B24666">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B24666">
        <w:tc>
          <w:tcPr>
            <w:tcW w:w="616" w:type="dxa"/>
          </w:tcPr>
          <w:p w:rsidR="00B24666" w:rsidRDefault="00B24666">
            <w:pPr>
              <w:spacing w:before="60"/>
              <w:rPr>
                <w:rFonts w:ascii="Arial" w:hAnsi="Arial" w:cs="Arial"/>
                <w:b/>
                <w:bCs/>
                <w:sz w:val="16"/>
              </w:rPr>
            </w:pPr>
            <w:r>
              <w:rPr>
                <w:rFonts w:ascii="Arial" w:hAnsi="Arial" w:cs="Arial"/>
                <w:b/>
                <w:bCs/>
                <w:sz w:val="16"/>
              </w:rPr>
              <w:t>Item #</w:t>
            </w:r>
          </w:p>
        </w:tc>
        <w:tc>
          <w:tcPr>
            <w:tcW w:w="662" w:type="dxa"/>
          </w:tcPr>
          <w:p w:rsidR="00B24666" w:rsidRDefault="00B24666">
            <w:pPr>
              <w:spacing w:before="60"/>
              <w:rPr>
                <w:rFonts w:ascii="Arial" w:hAnsi="Arial" w:cs="Arial"/>
                <w:b/>
                <w:bCs/>
                <w:sz w:val="16"/>
              </w:rPr>
            </w:pPr>
            <w:r>
              <w:rPr>
                <w:rFonts w:ascii="Arial" w:hAnsi="Arial" w:cs="Arial"/>
                <w:b/>
                <w:bCs/>
                <w:sz w:val="16"/>
              </w:rPr>
              <w:t>Rev #</w:t>
            </w:r>
          </w:p>
        </w:tc>
        <w:tc>
          <w:tcPr>
            <w:tcW w:w="6210" w:type="dxa"/>
          </w:tcPr>
          <w:p w:rsidR="00B24666" w:rsidRDefault="00B24666">
            <w:pPr>
              <w:spacing w:before="60"/>
              <w:rPr>
                <w:rFonts w:ascii="Arial" w:hAnsi="Arial" w:cs="Arial"/>
                <w:b/>
                <w:bCs/>
                <w:sz w:val="16"/>
              </w:rPr>
            </w:pPr>
            <w:r>
              <w:rPr>
                <w:rFonts w:ascii="Arial" w:hAnsi="Arial" w:cs="Arial"/>
                <w:b/>
                <w:bCs/>
                <w:sz w:val="16"/>
              </w:rPr>
              <w:t>Change Description</w:t>
            </w:r>
          </w:p>
        </w:tc>
        <w:tc>
          <w:tcPr>
            <w:tcW w:w="1080" w:type="dxa"/>
          </w:tcPr>
          <w:p w:rsidR="00B24666" w:rsidRDefault="00B24666">
            <w:pPr>
              <w:spacing w:before="60"/>
              <w:rPr>
                <w:rFonts w:ascii="Arial" w:hAnsi="Arial" w:cs="Arial"/>
                <w:b/>
                <w:bCs/>
                <w:sz w:val="16"/>
              </w:rPr>
            </w:pPr>
            <w:r>
              <w:rPr>
                <w:rFonts w:ascii="Arial" w:hAnsi="Arial" w:cs="Arial"/>
                <w:b/>
                <w:bCs/>
                <w:sz w:val="16"/>
              </w:rPr>
              <w:t xml:space="preserve">Date </w:t>
            </w:r>
          </w:p>
        </w:tc>
        <w:tc>
          <w:tcPr>
            <w:tcW w:w="1105" w:type="dxa"/>
          </w:tcPr>
          <w:p w:rsidR="00B24666" w:rsidRDefault="00B24666">
            <w:pPr>
              <w:spacing w:before="60"/>
              <w:rPr>
                <w:rFonts w:ascii="Arial" w:hAnsi="Arial" w:cs="Arial"/>
                <w:b/>
                <w:bCs/>
                <w:sz w:val="16"/>
              </w:rPr>
            </w:pPr>
            <w:r>
              <w:rPr>
                <w:rFonts w:ascii="Arial" w:hAnsi="Arial" w:cs="Arial"/>
                <w:b/>
                <w:bCs/>
                <w:sz w:val="16"/>
              </w:rPr>
              <w:t>Author Initials</w:t>
            </w:r>
          </w:p>
        </w:tc>
      </w:tr>
      <w:tr w:rsidR="00B24666">
        <w:tc>
          <w:tcPr>
            <w:tcW w:w="616" w:type="dxa"/>
          </w:tcPr>
          <w:p w:rsidR="00B24666" w:rsidRDefault="00B24666">
            <w:pPr>
              <w:spacing w:before="60"/>
              <w:rPr>
                <w:rFonts w:ascii="Arial" w:hAnsi="Arial" w:cs="Arial"/>
                <w:sz w:val="16"/>
              </w:rPr>
            </w:pPr>
            <w:r>
              <w:rPr>
                <w:rFonts w:ascii="Arial" w:hAnsi="Arial" w:cs="Arial"/>
                <w:sz w:val="16"/>
              </w:rPr>
              <w:t>1</w:t>
            </w:r>
          </w:p>
        </w:tc>
        <w:tc>
          <w:tcPr>
            <w:tcW w:w="662" w:type="dxa"/>
          </w:tcPr>
          <w:p w:rsidR="00B24666" w:rsidRDefault="003F6318">
            <w:pPr>
              <w:spacing w:before="60"/>
              <w:rPr>
                <w:rFonts w:ascii="Arial" w:hAnsi="Arial" w:cs="Arial"/>
                <w:sz w:val="16"/>
              </w:rPr>
            </w:pPr>
            <w:r>
              <w:rPr>
                <w:rFonts w:ascii="Arial" w:hAnsi="Arial" w:cs="Arial"/>
                <w:sz w:val="16"/>
              </w:rPr>
              <w:t>1.0</w:t>
            </w:r>
          </w:p>
        </w:tc>
        <w:tc>
          <w:tcPr>
            <w:tcW w:w="6210" w:type="dxa"/>
          </w:tcPr>
          <w:p w:rsidR="00B24666" w:rsidRDefault="003F6318">
            <w:pPr>
              <w:spacing w:before="60"/>
              <w:rPr>
                <w:rFonts w:ascii="Arial" w:hAnsi="Arial" w:cs="Arial"/>
                <w:sz w:val="16"/>
              </w:rPr>
            </w:pPr>
            <w:r>
              <w:rPr>
                <w:rFonts w:ascii="Arial" w:hAnsi="Arial" w:cs="Arial"/>
                <w:sz w:val="16"/>
              </w:rPr>
              <w:t xml:space="preserve">Initial </w:t>
            </w:r>
            <w:proofErr w:type="spellStart"/>
            <w:r>
              <w:rPr>
                <w:rFonts w:ascii="Arial" w:hAnsi="Arial" w:cs="Arial"/>
                <w:sz w:val="16"/>
              </w:rPr>
              <w:t>AutoSAR</w:t>
            </w:r>
            <w:proofErr w:type="spellEnd"/>
            <w:r>
              <w:rPr>
                <w:rFonts w:ascii="Arial" w:hAnsi="Arial" w:cs="Arial"/>
                <w:sz w:val="16"/>
              </w:rPr>
              <w:t xml:space="preserve"> version.</w:t>
            </w:r>
          </w:p>
        </w:tc>
        <w:tc>
          <w:tcPr>
            <w:tcW w:w="1080" w:type="dxa"/>
          </w:tcPr>
          <w:p w:rsidR="00B24666" w:rsidRDefault="003F6318">
            <w:pPr>
              <w:spacing w:before="60"/>
              <w:rPr>
                <w:rFonts w:ascii="Arial" w:hAnsi="Arial" w:cs="Arial"/>
                <w:sz w:val="16"/>
              </w:rPr>
            </w:pPr>
            <w:r>
              <w:rPr>
                <w:rFonts w:ascii="Arial" w:hAnsi="Arial" w:cs="Arial"/>
                <w:sz w:val="16"/>
              </w:rPr>
              <w:t>17Feb11</w:t>
            </w:r>
          </w:p>
        </w:tc>
        <w:tc>
          <w:tcPr>
            <w:tcW w:w="1105" w:type="dxa"/>
          </w:tcPr>
          <w:p w:rsidR="00B24666" w:rsidRDefault="003F6318">
            <w:pPr>
              <w:spacing w:before="60"/>
              <w:rPr>
                <w:rFonts w:ascii="Arial" w:hAnsi="Arial" w:cs="Arial"/>
                <w:sz w:val="16"/>
              </w:rPr>
            </w:pPr>
            <w:r>
              <w:rPr>
                <w:rFonts w:ascii="Arial" w:hAnsi="Arial" w:cs="Arial"/>
                <w:sz w:val="16"/>
              </w:rPr>
              <w:t>L.N.</w:t>
            </w:r>
          </w:p>
        </w:tc>
      </w:tr>
      <w:tr w:rsidR="00195351">
        <w:tc>
          <w:tcPr>
            <w:tcW w:w="616" w:type="dxa"/>
          </w:tcPr>
          <w:p w:rsidR="00195351" w:rsidRDefault="00195351">
            <w:pPr>
              <w:spacing w:before="60"/>
              <w:rPr>
                <w:rFonts w:ascii="Arial" w:hAnsi="Arial" w:cs="Arial"/>
                <w:sz w:val="16"/>
              </w:rPr>
            </w:pPr>
            <w:r>
              <w:rPr>
                <w:rFonts w:ascii="Arial" w:hAnsi="Arial" w:cs="Arial"/>
                <w:sz w:val="16"/>
              </w:rPr>
              <w:t>2</w:t>
            </w:r>
          </w:p>
        </w:tc>
        <w:tc>
          <w:tcPr>
            <w:tcW w:w="662" w:type="dxa"/>
          </w:tcPr>
          <w:p w:rsidR="00195351" w:rsidRDefault="00195351">
            <w:pPr>
              <w:spacing w:before="60"/>
              <w:rPr>
                <w:rFonts w:ascii="Arial" w:hAnsi="Arial" w:cs="Arial"/>
                <w:sz w:val="16"/>
              </w:rPr>
            </w:pPr>
            <w:r>
              <w:rPr>
                <w:rFonts w:ascii="Arial" w:hAnsi="Arial" w:cs="Arial"/>
                <w:sz w:val="16"/>
              </w:rPr>
              <w:t>2.0</w:t>
            </w:r>
          </w:p>
        </w:tc>
        <w:tc>
          <w:tcPr>
            <w:tcW w:w="6210" w:type="dxa"/>
          </w:tcPr>
          <w:p w:rsidR="00195351" w:rsidRDefault="00195351">
            <w:pPr>
              <w:spacing w:before="60"/>
              <w:rPr>
                <w:rFonts w:ascii="Arial" w:hAnsi="Arial" w:cs="Arial"/>
                <w:sz w:val="16"/>
              </w:rPr>
            </w:pPr>
            <w:r>
              <w:rPr>
                <w:rFonts w:ascii="Arial" w:hAnsi="Arial" w:cs="Arial"/>
                <w:sz w:val="16"/>
              </w:rPr>
              <w:t>Update to FDD #</w:t>
            </w:r>
            <w:r w:rsidR="00C168E9">
              <w:rPr>
                <w:rFonts w:ascii="Arial" w:hAnsi="Arial" w:cs="Arial"/>
                <w:sz w:val="16"/>
              </w:rPr>
              <w:t>FS</w:t>
            </w:r>
            <w:r>
              <w:rPr>
                <w:rFonts w:ascii="Arial" w:hAnsi="Arial" w:cs="Arial"/>
                <w:sz w:val="16"/>
              </w:rPr>
              <w:t>6 001</w:t>
            </w:r>
          </w:p>
        </w:tc>
        <w:tc>
          <w:tcPr>
            <w:tcW w:w="1080" w:type="dxa"/>
          </w:tcPr>
          <w:p w:rsidR="00195351" w:rsidRDefault="00195351">
            <w:pPr>
              <w:spacing w:before="60"/>
              <w:rPr>
                <w:rFonts w:ascii="Arial" w:hAnsi="Arial" w:cs="Arial"/>
                <w:sz w:val="16"/>
              </w:rPr>
            </w:pPr>
            <w:r>
              <w:rPr>
                <w:rFonts w:ascii="Arial" w:hAnsi="Arial" w:cs="Arial"/>
                <w:sz w:val="16"/>
              </w:rPr>
              <w:t>03Dec11</w:t>
            </w:r>
          </w:p>
        </w:tc>
        <w:tc>
          <w:tcPr>
            <w:tcW w:w="1105" w:type="dxa"/>
          </w:tcPr>
          <w:p w:rsidR="00195351" w:rsidRDefault="00195351">
            <w:pPr>
              <w:spacing w:before="60"/>
              <w:rPr>
                <w:rFonts w:ascii="Arial" w:hAnsi="Arial" w:cs="Arial"/>
                <w:sz w:val="16"/>
              </w:rPr>
            </w:pPr>
            <w:r>
              <w:rPr>
                <w:rFonts w:ascii="Arial" w:hAnsi="Arial" w:cs="Arial"/>
                <w:sz w:val="16"/>
              </w:rPr>
              <w:t>M. Story</w:t>
            </w:r>
          </w:p>
        </w:tc>
      </w:tr>
      <w:tr w:rsidR="0059214E">
        <w:tc>
          <w:tcPr>
            <w:tcW w:w="616" w:type="dxa"/>
          </w:tcPr>
          <w:p w:rsidR="0059214E" w:rsidRDefault="0059214E">
            <w:pPr>
              <w:spacing w:before="60"/>
              <w:rPr>
                <w:rFonts w:ascii="Arial" w:hAnsi="Arial" w:cs="Arial"/>
                <w:sz w:val="16"/>
              </w:rPr>
            </w:pPr>
            <w:r>
              <w:rPr>
                <w:rFonts w:ascii="Arial" w:hAnsi="Arial" w:cs="Arial"/>
                <w:sz w:val="16"/>
              </w:rPr>
              <w:t>3</w:t>
            </w:r>
          </w:p>
        </w:tc>
        <w:tc>
          <w:tcPr>
            <w:tcW w:w="662" w:type="dxa"/>
          </w:tcPr>
          <w:p w:rsidR="0059214E" w:rsidRDefault="0059214E">
            <w:pPr>
              <w:spacing w:before="60"/>
              <w:rPr>
                <w:rFonts w:ascii="Arial" w:hAnsi="Arial" w:cs="Arial"/>
                <w:sz w:val="16"/>
              </w:rPr>
            </w:pPr>
            <w:r>
              <w:rPr>
                <w:rFonts w:ascii="Arial" w:hAnsi="Arial" w:cs="Arial"/>
                <w:sz w:val="16"/>
              </w:rPr>
              <w:t>3.0</w:t>
            </w:r>
          </w:p>
        </w:tc>
        <w:tc>
          <w:tcPr>
            <w:tcW w:w="6210" w:type="dxa"/>
          </w:tcPr>
          <w:p w:rsidR="0059214E" w:rsidRDefault="0059214E">
            <w:pPr>
              <w:spacing w:before="60"/>
              <w:rPr>
                <w:rFonts w:ascii="Arial" w:hAnsi="Arial" w:cs="Arial"/>
                <w:sz w:val="16"/>
              </w:rPr>
            </w:pPr>
            <w:r>
              <w:rPr>
                <w:rFonts w:ascii="Arial" w:hAnsi="Arial" w:cs="Arial"/>
                <w:sz w:val="16"/>
              </w:rPr>
              <w:t>Corrected periodic timings and removed incorrect input</w:t>
            </w:r>
          </w:p>
        </w:tc>
        <w:tc>
          <w:tcPr>
            <w:tcW w:w="1080" w:type="dxa"/>
          </w:tcPr>
          <w:p w:rsidR="0059214E" w:rsidRDefault="0059214E">
            <w:pPr>
              <w:spacing w:before="60"/>
              <w:rPr>
                <w:rFonts w:ascii="Arial" w:hAnsi="Arial" w:cs="Arial"/>
                <w:sz w:val="16"/>
              </w:rPr>
            </w:pPr>
            <w:r>
              <w:rPr>
                <w:rFonts w:ascii="Arial" w:hAnsi="Arial" w:cs="Arial"/>
                <w:sz w:val="16"/>
              </w:rPr>
              <w:t>03Jan12</w:t>
            </w:r>
          </w:p>
        </w:tc>
        <w:tc>
          <w:tcPr>
            <w:tcW w:w="1105" w:type="dxa"/>
          </w:tcPr>
          <w:p w:rsidR="0059214E" w:rsidRDefault="0059214E">
            <w:pPr>
              <w:spacing w:before="60"/>
              <w:rPr>
                <w:rFonts w:ascii="Arial" w:hAnsi="Arial" w:cs="Arial"/>
                <w:sz w:val="16"/>
              </w:rPr>
            </w:pPr>
            <w:r>
              <w:rPr>
                <w:rFonts w:ascii="Arial" w:hAnsi="Arial" w:cs="Arial"/>
                <w:sz w:val="16"/>
              </w:rPr>
              <w:t>M. Story</w:t>
            </w:r>
          </w:p>
        </w:tc>
      </w:tr>
      <w:tr w:rsidR="009A66C8">
        <w:tc>
          <w:tcPr>
            <w:tcW w:w="616" w:type="dxa"/>
          </w:tcPr>
          <w:p w:rsidR="009A66C8" w:rsidRDefault="009A66C8">
            <w:pPr>
              <w:spacing w:before="60"/>
              <w:rPr>
                <w:rFonts w:ascii="Arial" w:hAnsi="Arial" w:cs="Arial"/>
                <w:sz w:val="16"/>
              </w:rPr>
            </w:pPr>
            <w:r>
              <w:rPr>
                <w:rFonts w:ascii="Arial" w:hAnsi="Arial" w:cs="Arial"/>
                <w:sz w:val="16"/>
              </w:rPr>
              <w:t>4</w:t>
            </w:r>
          </w:p>
        </w:tc>
        <w:tc>
          <w:tcPr>
            <w:tcW w:w="662" w:type="dxa"/>
          </w:tcPr>
          <w:p w:rsidR="009A66C8" w:rsidRDefault="009A66C8">
            <w:pPr>
              <w:spacing w:before="60"/>
              <w:rPr>
                <w:rFonts w:ascii="Arial" w:hAnsi="Arial" w:cs="Arial"/>
                <w:sz w:val="16"/>
              </w:rPr>
            </w:pPr>
            <w:r>
              <w:rPr>
                <w:rFonts w:ascii="Arial" w:hAnsi="Arial" w:cs="Arial"/>
                <w:sz w:val="16"/>
              </w:rPr>
              <w:t>4.0</w:t>
            </w:r>
          </w:p>
        </w:tc>
        <w:tc>
          <w:tcPr>
            <w:tcW w:w="6210" w:type="dxa"/>
          </w:tcPr>
          <w:p w:rsidR="009A66C8" w:rsidRDefault="009A66C8">
            <w:pPr>
              <w:spacing w:before="60"/>
              <w:rPr>
                <w:rFonts w:ascii="Arial" w:hAnsi="Arial" w:cs="Arial"/>
                <w:sz w:val="16"/>
              </w:rPr>
            </w:pPr>
            <w:r>
              <w:rPr>
                <w:rFonts w:ascii="Arial" w:hAnsi="Arial" w:cs="Arial"/>
                <w:sz w:val="16"/>
              </w:rPr>
              <w:t xml:space="preserve">Corrected issues found in UTP. </w:t>
            </w:r>
          </w:p>
        </w:tc>
        <w:tc>
          <w:tcPr>
            <w:tcW w:w="1080" w:type="dxa"/>
          </w:tcPr>
          <w:p w:rsidR="009A66C8" w:rsidRDefault="009A66C8">
            <w:pPr>
              <w:spacing w:before="60"/>
              <w:rPr>
                <w:rFonts w:ascii="Arial" w:hAnsi="Arial" w:cs="Arial"/>
                <w:sz w:val="16"/>
              </w:rPr>
            </w:pPr>
            <w:r>
              <w:rPr>
                <w:rFonts w:ascii="Arial" w:hAnsi="Arial" w:cs="Arial"/>
                <w:sz w:val="16"/>
              </w:rPr>
              <w:t>04Jan12</w:t>
            </w:r>
          </w:p>
        </w:tc>
        <w:tc>
          <w:tcPr>
            <w:tcW w:w="1105" w:type="dxa"/>
          </w:tcPr>
          <w:p w:rsidR="009A66C8" w:rsidRDefault="009A66C8">
            <w:pPr>
              <w:spacing w:before="60"/>
              <w:rPr>
                <w:rFonts w:ascii="Arial" w:hAnsi="Arial" w:cs="Arial"/>
                <w:sz w:val="16"/>
              </w:rPr>
            </w:pPr>
            <w:r>
              <w:rPr>
                <w:rFonts w:ascii="Arial" w:hAnsi="Arial" w:cs="Arial"/>
                <w:sz w:val="16"/>
              </w:rPr>
              <w:t>M. Story</w:t>
            </w:r>
          </w:p>
        </w:tc>
      </w:tr>
      <w:tr w:rsidR="000F5586">
        <w:tc>
          <w:tcPr>
            <w:tcW w:w="616" w:type="dxa"/>
          </w:tcPr>
          <w:p w:rsidR="000F5586" w:rsidRDefault="000F5586">
            <w:pPr>
              <w:spacing w:before="60"/>
              <w:rPr>
                <w:rFonts w:ascii="Arial" w:hAnsi="Arial" w:cs="Arial"/>
                <w:sz w:val="16"/>
              </w:rPr>
            </w:pPr>
            <w:r>
              <w:rPr>
                <w:rFonts w:ascii="Arial" w:hAnsi="Arial" w:cs="Arial"/>
                <w:sz w:val="16"/>
              </w:rPr>
              <w:t>5</w:t>
            </w:r>
          </w:p>
        </w:tc>
        <w:tc>
          <w:tcPr>
            <w:tcW w:w="662" w:type="dxa"/>
          </w:tcPr>
          <w:p w:rsidR="000F5586" w:rsidRDefault="000F5586">
            <w:pPr>
              <w:spacing w:before="60"/>
              <w:rPr>
                <w:rFonts w:ascii="Arial" w:hAnsi="Arial" w:cs="Arial"/>
                <w:sz w:val="16"/>
              </w:rPr>
            </w:pPr>
            <w:r>
              <w:rPr>
                <w:rFonts w:ascii="Arial" w:hAnsi="Arial" w:cs="Arial"/>
                <w:sz w:val="16"/>
              </w:rPr>
              <w:t>5.0</w:t>
            </w:r>
          </w:p>
        </w:tc>
        <w:tc>
          <w:tcPr>
            <w:tcW w:w="6210" w:type="dxa"/>
          </w:tcPr>
          <w:p w:rsidR="000F5586" w:rsidRDefault="000F5586">
            <w:pPr>
              <w:spacing w:before="60"/>
              <w:rPr>
                <w:rFonts w:ascii="Arial" w:hAnsi="Arial" w:cs="Arial"/>
                <w:sz w:val="16"/>
              </w:rPr>
            </w:pPr>
            <w:r>
              <w:rPr>
                <w:rFonts w:ascii="Arial" w:hAnsi="Arial" w:cs="Arial"/>
                <w:sz w:val="16"/>
              </w:rPr>
              <w:t xml:space="preserve">Corrected the initialization of </w:t>
            </w:r>
            <w:r w:rsidRPr="000F5586">
              <w:rPr>
                <w:rFonts w:ascii="Arial" w:hAnsi="Arial" w:cs="Arial"/>
                <w:sz w:val="16"/>
              </w:rPr>
              <w:t>SumCurr_AmpSq_M_f32</w:t>
            </w:r>
          </w:p>
        </w:tc>
        <w:tc>
          <w:tcPr>
            <w:tcW w:w="1080" w:type="dxa"/>
          </w:tcPr>
          <w:p w:rsidR="000F5586" w:rsidRDefault="000F5586">
            <w:pPr>
              <w:spacing w:before="60"/>
              <w:rPr>
                <w:rFonts w:ascii="Arial" w:hAnsi="Arial" w:cs="Arial"/>
                <w:sz w:val="16"/>
              </w:rPr>
            </w:pPr>
            <w:r>
              <w:rPr>
                <w:rFonts w:ascii="Arial" w:hAnsi="Arial" w:cs="Arial"/>
                <w:sz w:val="16"/>
              </w:rPr>
              <w:t>11Jan12</w:t>
            </w:r>
          </w:p>
        </w:tc>
        <w:tc>
          <w:tcPr>
            <w:tcW w:w="1105" w:type="dxa"/>
          </w:tcPr>
          <w:p w:rsidR="000F5586" w:rsidRDefault="000F5586">
            <w:pPr>
              <w:spacing w:before="60"/>
              <w:rPr>
                <w:rFonts w:ascii="Arial" w:hAnsi="Arial" w:cs="Arial"/>
                <w:sz w:val="16"/>
              </w:rPr>
            </w:pPr>
            <w:r>
              <w:rPr>
                <w:rFonts w:ascii="Arial" w:hAnsi="Arial" w:cs="Arial"/>
                <w:sz w:val="16"/>
              </w:rPr>
              <w:t>M. Story</w:t>
            </w:r>
          </w:p>
        </w:tc>
      </w:tr>
      <w:tr w:rsidR="00407CB5">
        <w:tc>
          <w:tcPr>
            <w:tcW w:w="616" w:type="dxa"/>
          </w:tcPr>
          <w:p w:rsidR="00407CB5" w:rsidRDefault="00407CB5">
            <w:pPr>
              <w:spacing w:before="60"/>
              <w:rPr>
                <w:rFonts w:ascii="Arial" w:hAnsi="Arial" w:cs="Arial"/>
                <w:sz w:val="16"/>
              </w:rPr>
            </w:pPr>
            <w:r>
              <w:rPr>
                <w:rFonts w:ascii="Arial" w:hAnsi="Arial" w:cs="Arial"/>
                <w:sz w:val="16"/>
              </w:rPr>
              <w:t>6</w:t>
            </w:r>
          </w:p>
        </w:tc>
        <w:tc>
          <w:tcPr>
            <w:tcW w:w="662" w:type="dxa"/>
          </w:tcPr>
          <w:p w:rsidR="00407CB5" w:rsidRDefault="00407CB5">
            <w:pPr>
              <w:spacing w:before="60"/>
              <w:rPr>
                <w:rFonts w:ascii="Arial" w:hAnsi="Arial" w:cs="Arial"/>
                <w:sz w:val="16"/>
              </w:rPr>
            </w:pPr>
            <w:r>
              <w:rPr>
                <w:rFonts w:ascii="Arial" w:hAnsi="Arial" w:cs="Arial"/>
                <w:sz w:val="16"/>
              </w:rPr>
              <w:t>6.0</w:t>
            </w:r>
          </w:p>
        </w:tc>
        <w:tc>
          <w:tcPr>
            <w:tcW w:w="6210" w:type="dxa"/>
          </w:tcPr>
          <w:p w:rsidR="00407CB5" w:rsidRDefault="002C0814">
            <w:pPr>
              <w:spacing w:before="60"/>
              <w:rPr>
                <w:rFonts w:ascii="Arial" w:hAnsi="Arial" w:cs="Arial"/>
                <w:sz w:val="16"/>
              </w:rPr>
            </w:pPr>
            <w:r>
              <w:rPr>
                <w:rFonts w:ascii="Arial" w:hAnsi="Arial" w:cs="Arial"/>
                <w:sz w:val="16"/>
              </w:rPr>
              <w:t xml:space="preserve">Anomaly 4920 changed input to use </w:t>
            </w:r>
            <w:r w:rsidRPr="002C0814">
              <w:rPr>
                <w:rFonts w:ascii="Arial" w:hAnsi="Arial" w:cs="Arial"/>
                <w:sz w:val="16"/>
              </w:rPr>
              <w:t>EstPkCurr_AmpSq_f32</w:t>
            </w:r>
          </w:p>
        </w:tc>
        <w:tc>
          <w:tcPr>
            <w:tcW w:w="1080" w:type="dxa"/>
          </w:tcPr>
          <w:p w:rsidR="00407CB5" w:rsidRDefault="002C0814">
            <w:pPr>
              <w:spacing w:before="60"/>
              <w:rPr>
                <w:rFonts w:ascii="Arial" w:hAnsi="Arial" w:cs="Arial"/>
                <w:sz w:val="16"/>
              </w:rPr>
            </w:pPr>
            <w:r>
              <w:rPr>
                <w:rFonts w:ascii="Arial" w:hAnsi="Arial" w:cs="Arial"/>
                <w:sz w:val="16"/>
              </w:rPr>
              <w:t>20Feb12</w:t>
            </w:r>
          </w:p>
        </w:tc>
        <w:tc>
          <w:tcPr>
            <w:tcW w:w="1105" w:type="dxa"/>
          </w:tcPr>
          <w:p w:rsidR="00407CB5" w:rsidRDefault="002C0814">
            <w:pPr>
              <w:spacing w:before="60"/>
              <w:rPr>
                <w:rFonts w:ascii="Arial" w:hAnsi="Arial" w:cs="Arial"/>
                <w:sz w:val="16"/>
              </w:rPr>
            </w:pPr>
            <w:r>
              <w:rPr>
                <w:rFonts w:ascii="Arial" w:hAnsi="Arial" w:cs="Arial"/>
                <w:sz w:val="16"/>
              </w:rPr>
              <w:t>M. Story</w:t>
            </w:r>
          </w:p>
        </w:tc>
      </w:tr>
      <w:tr w:rsidR="00CC7047">
        <w:tc>
          <w:tcPr>
            <w:tcW w:w="616" w:type="dxa"/>
          </w:tcPr>
          <w:p w:rsidR="00CC7047" w:rsidRDefault="00CC7047">
            <w:pPr>
              <w:spacing w:before="60"/>
              <w:rPr>
                <w:rFonts w:ascii="Arial" w:hAnsi="Arial" w:cs="Arial"/>
                <w:sz w:val="16"/>
              </w:rPr>
            </w:pPr>
            <w:r>
              <w:rPr>
                <w:rFonts w:ascii="Arial" w:hAnsi="Arial" w:cs="Arial"/>
                <w:sz w:val="16"/>
              </w:rPr>
              <w:t>7</w:t>
            </w:r>
          </w:p>
        </w:tc>
        <w:tc>
          <w:tcPr>
            <w:tcW w:w="662" w:type="dxa"/>
          </w:tcPr>
          <w:p w:rsidR="00CC7047" w:rsidRDefault="00CC7047">
            <w:pPr>
              <w:spacing w:before="60"/>
              <w:rPr>
                <w:rFonts w:ascii="Arial" w:hAnsi="Arial" w:cs="Arial"/>
                <w:sz w:val="16"/>
              </w:rPr>
            </w:pPr>
            <w:r>
              <w:rPr>
                <w:rFonts w:ascii="Arial" w:hAnsi="Arial" w:cs="Arial"/>
                <w:sz w:val="16"/>
              </w:rPr>
              <w:t>7.0</w:t>
            </w:r>
          </w:p>
        </w:tc>
        <w:tc>
          <w:tcPr>
            <w:tcW w:w="6210" w:type="dxa"/>
          </w:tcPr>
          <w:p w:rsidR="00CC7047" w:rsidRDefault="00CC7047">
            <w:pPr>
              <w:spacing w:before="60"/>
              <w:rPr>
                <w:rFonts w:ascii="Arial" w:hAnsi="Arial" w:cs="Arial"/>
                <w:sz w:val="16"/>
              </w:rPr>
            </w:pPr>
            <w:r>
              <w:rPr>
                <w:rFonts w:ascii="Arial" w:hAnsi="Arial" w:cs="Arial"/>
                <w:sz w:val="16"/>
              </w:rPr>
              <w:t>FDD changes</w:t>
            </w:r>
            <w:r w:rsidR="00EC210A">
              <w:rPr>
                <w:rFonts w:ascii="Arial" w:hAnsi="Arial" w:cs="Arial"/>
                <w:sz w:val="16"/>
              </w:rPr>
              <w:t xml:space="preserve"> to version 003</w:t>
            </w:r>
          </w:p>
        </w:tc>
        <w:tc>
          <w:tcPr>
            <w:tcW w:w="1080" w:type="dxa"/>
          </w:tcPr>
          <w:p w:rsidR="00CC7047" w:rsidRDefault="00CC7047">
            <w:pPr>
              <w:spacing w:before="60"/>
              <w:rPr>
                <w:rFonts w:ascii="Arial" w:hAnsi="Arial" w:cs="Arial"/>
                <w:sz w:val="16"/>
              </w:rPr>
            </w:pPr>
            <w:r>
              <w:rPr>
                <w:rFonts w:ascii="Arial" w:hAnsi="Arial" w:cs="Arial"/>
                <w:sz w:val="16"/>
              </w:rPr>
              <w:t>24Feb12</w:t>
            </w:r>
          </w:p>
        </w:tc>
        <w:tc>
          <w:tcPr>
            <w:tcW w:w="1105" w:type="dxa"/>
          </w:tcPr>
          <w:p w:rsidR="00CC7047" w:rsidRDefault="00CC7047">
            <w:pPr>
              <w:spacing w:before="60"/>
              <w:rPr>
                <w:rFonts w:ascii="Arial" w:hAnsi="Arial" w:cs="Arial"/>
                <w:sz w:val="16"/>
              </w:rPr>
            </w:pPr>
            <w:r>
              <w:rPr>
                <w:rFonts w:ascii="Arial" w:hAnsi="Arial" w:cs="Arial"/>
                <w:sz w:val="16"/>
              </w:rPr>
              <w:t>M. Story</w:t>
            </w:r>
          </w:p>
        </w:tc>
      </w:tr>
      <w:tr w:rsidR="008F7298">
        <w:tc>
          <w:tcPr>
            <w:tcW w:w="616" w:type="dxa"/>
          </w:tcPr>
          <w:p w:rsidR="008F7298" w:rsidRDefault="008F7298">
            <w:pPr>
              <w:spacing w:before="60"/>
              <w:rPr>
                <w:rFonts w:ascii="Arial" w:hAnsi="Arial" w:cs="Arial"/>
                <w:sz w:val="16"/>
              </w:rPr>
            </w:pPr>
            <w:r>
              <w:rPr>
                <w:rFonts w:ascii="Arial" w:hAnsi="Arial" w:cs="Arial"/>
                <w:sz w:val="16"/>
              </w:rPr>
              <w:t>8</w:t>
            </w:r>
          </w:p>
        </w:tc>
        <w:tc>
          <w:tcPr>
            <w:tcW w:w="662" w:type="dxa"/>
          </w:tcPr>
          <w:p w:rsidR="008F7298" w:rsidRDefault="008F7298">
            <w:pPr>
              <w:spacing w:before="60"/>
              <w:rPr>
                <w:rFonts w:ascii="Arial" w:hAnsi="Arial" w:cs="Arial"/>
                <w:sz w:val="16"/>
              </w:rPr>
            </w:pPr>
            <w:r>
              <w:rPr>
                <w:rFonts w:ascii="Arial" w:hAnsi="Arial" w:cs="Arial"/>
                <w:sz w:val="16"/>
              </w:rPr>
              <w:t>8.0</w:t>
            </w:r>
          </w:p>
        </w:tc>
        <w:tc>
          <w:tcPr>
            <w:tcW w:w="6210" w:type="dxa"/>
          </w:tcPr>
          <w:p w:rsidR="008F7298" w:rsidRDefault="008F7298">
            <w:pPr>
              <w:spacing w:before="60"/>
              <w:rPr>
                <w:rFonts w:ascii="Arial" w:hAnsi="Arial" w:cs="Arial"/>
                <w:sz w:val="16"/>
              </w:rPr>
            </w:pPr>
            <w:r>
              <w:rPr>
                <w:rFonts w:ascii="Arial" w:hAnsi="Arial" w:cs="Arial"/>
                <w:sz w:val="16"/>
              </w:rPr>
              <w:t xml:space="preserve">Added </w:t>
            </w:r>
            <w:r w:rsidRPr="008F7298">
              <w:rPr>
                <w:rFonts w:ascii="Arial" w:hAnsi="Arial" w:cs="Arial"/>
                <w:sz w:val="16"/>
              </w:rPr>
              <w:t>AssistMechFilt_DegC_D_f32</w:t>
            </w:r>
            <w:r>
              <w:rPr>
                <w:rFonts w:ascii="Arial" w:hAnsi="Arial" w:cs="Arial"/>
                <w:sz w:val="16"/>
              </w:rPr>
              <w:t xml:space="preserve"> display variable</w:t>
            </w:r>
          </w:p>
        </w:tc>
        <w:tc>
          <w:tcPr>
            <w:tcW w:w="1080" w:type="dxa"/>
          </w:tcPr>
          <w:p w:rsidR="008F7298" w:rsidRDefault="008F7298">
            <w:pPr>
              <w:spacing w:before="60"/>
              <w:rPr>
                <w:rFonts w:ascii="Arial" w:hAnsi="Arial" w:cs="Arial"/>
                <w:sz w:val="16"/>
              </w:rPr>
            </w:pPr>
            <w:r>
              <w:rPr>
                <w:rFonts w:ascii="Arial" w:hAnsi="Arial" w:cs="Arial"/>
                <w:sz w:val="16"/>
              </w:rPr>
              <w:t>09MAR12</w:t>
            </w:r>
          </w:p>
        </w:tc>
        <w:tc>
          <w:tcPr>
            <w:tcW w:w="1105" w:type="dxa"/>
          </w:tcPr>
          <w:p w:rsidR="008F7298" w:rsidRDefault="008F7298">
            <w:pPr>
              <w:spacing w:before="60"/>
              <w:rPr>
                <w:rFonts w:ascii="Arial" w:hAnsi="Arial" w:cs="Arial"/>
                <w:sz w:val="16"/>
              </w:rPr>
            </w:pPr>
            <w:r>
              <w:rPr>
                <w:rFonts w:ascii="Arial" w:hAnsi="Arial" w:cs="Arial"/>
                <w:sz w:val="16"/>
              </w:rPr>
              <w:t>M. Story</w:t>
            </w:r>
          </w:p>
        </w:tc>
      </w:tr>
      <w:tr w:rsidR="00A05566">
        <w:tc>
          <w:tcPr>
            <w:tcW w:w="616" w:type="dxa"/>
          </w:tcPr>
          <w:p w:rsidR="00A05566" w:rsidRDefault="00A05566">
            <w:pPr>
              <w:spacing w:before="60"/>
              <w:rPr>
                <w:rFonts w:ascii="Arial" w:hAnsi="Arial" w:cs="Arial"/>
                <w:sz w:val="16"/>
              </w:rPr>
            </w:pPr>
            <w:r>
              <w:rPr>
                <w:rFonts w:ascii="Arial" w:hAnsi="Arial" w:cs="Arial"/>
                <w:sz w:val="16"/>
              </w:rPr>
              <w:t>9</w:t>
            </w:r>
          </w:p>
        </w:tc>
        <w:tc>
          <w:tcPr>
            <w:tcW w:w="662" w:type="dxa"/>
          </w:tcPr>
          <w:p w:rsidR="00A05566" w:rsidRDefault="00A05566">
            <w:pPr>
              <w:spacing w:before="60"/>
              <w:rPr>
                <w:rFonts w:ascii="Arial" w:hAnsi="Arial" w:cs="Arial"/>
                <w:sz w:val="16"/>
              </w:rPr>
            </w:pPr>
            <w:r>
              <w:rPr>
                <w:rFonts w:ascii="Arial" w:hAnsi="Arial" w:cs="Arial"/>
                <w:sz w:val="16"/>
              </w:rPr>
              <w:t>9.0</w:t>
            </w:r>
          </w:p>
        </w:tc>
        <w:tc>
          <w:tcPr>
            <w:tcW w:w="6210" w:type="dxa"/>
          </w:tcPr>
          <w:p w:rsidR="00A05566" w:rsidRDefault="00A05566">
            <w:pPr>
              <w:spacing w:before="60"/>
              <w:rPr>
                <w:rFonts w:ascii="Arial" w:hAnsi="Arial" w:cs="Arial"/>
                <w:sz w:val="16"/>
              </w:rPr>
            </w:pPr>
            <w:r>
              <w:rPr>
                <w:rFonts w:ascii="Arial" w:hAnsi="Arial" w:cs="Arial"/>
                <w:sz w:val="16"/>
              </w:rPr>
              <w:t>Updated component to SF-6 Revision 4</w:t>
            </w:r>
          </w:p>
        </w:tc>
        <w:tc>
          <w:tcPr>
            <w:tcW w:w="1080" w:type="dxa"/>
          </w:tcPr>
          <w:p w:rsidR="00A05566" w:rsidRDefault="00A05566">
            <w:pPr>
              <w:spacing w:before="60"/>
              <w:rPr>
                <w:rFonts w:ascii="Arial" w:hAnsi="Arial" w:cs="Arial"/>
                <w:sz w:val="16"/>
              </w:rPr>
            </w:pPr>
            <w:r>
              <w:rPr>
                <w:rFonts w:ascii="Arial" w:hAnsi="Arial" w:cs="Arial"/>
                <w:sz w:val="16"/>
              </w:rPr>
              <w:t>16MAY12</w:t>
            </w:r>
          </w:p>
        </w:tc>
        <w:tc>
          <w:tcPr>
            <w:tcW w:w="1105" w:type="dxa"/>
          </w:tcPr>
          <w:p w:rsidR="00A05566" w:rsidRDefault="00A05566">
            <w:pPr>
              <w:spacing w:before="60"/>
              <w:rPr>
                <w:rFonts w:ascii="Arial" w:hAnsi="Arial" w:cs="Arial"/>
                <w:sz w:val="16"/>
              </w:rPr>
            </w:pPr>
            <w:r>
              <w:rPr>
                <w:rFonts w:ascii="Arial" w:hAnsi="Arial" w:cs="Arial"/>
                <w:sz w:val="16"/>
              </w:rPr>
              <w:t>KJS</w:t>
            </w:r>
          </w:p>
        </w:tc>
      </w:tr>
      <w:tr w:rsidR="000E34B7">
        <w:tc>
          <w:tcPr>
            <w:tcW w:w="616" w:type="dxa"/>
          </w:tcPr>
          <w:p w:rsidR="000E34B7" w:rsidRDefault="000E34B7">
            <w:pPr>
              <w:spacing w:before="60"/>
              <w:rPr>
                <w:rFonts w:ascii="Arial" w:hAnsi="Arial" w:cs="Arial"/>
                <w:sz w:val="16"/>
              </w:rPr>
            </w:pPr>
            <w:r>
              <w:rPr>
                <w:rFonts w:ascii="Arial" w:hAnsi="Arial" w:cs="Arial"/>
                <w:sz w:val="16"/>
              </w:rPr>
              <w:t>10</w:t>
            </w:r>
          </w:p>
        </w:tc>
        <w:tc>
          <w:tcPr>
            <w:tcW w:w="662" w:type="dxa"/>
          </w:tcPr>
          <w:p w:rsidR="000E34B7" w:rsidRDefault="000E34B7">
            <w:pPr>
              <w:spacing w:before="60"/>
              <w:rPr>
                <w:rFonts w:ascii="Arial" w:hAnsi="Arial" w:cs="Arial"/>
                <w:sz w:val="16"/>
              </w:rPr>
            </w:pPr>
            <w:r>
              <w:rPr>
                <w:rFonts w:ascii="Arial" w:hAnsi="Arial" w:cs="Arial"/>
                <w:sz w:val="16"/>
              </w:rPr>
              <w:t>10</w:t>
            </w:r>
          </w:p>
        </w:tc>
        <w:tc>
          <w:tcPr>
            <w:tcW w:w="6210" w:type="dxa"/>
          </w:tcPr>
          <w:p w:rsidR="000E34B7" w:rsidRDefault="000E34B7">
            <w:pPr>
              <w:spacing w:before="60"/>
              <w:rPr>
                <w:rFonts w:ascii="Arial" w:hAnsi="Arial" w:cs="Arial"/>
                <w:sz w:val="16"/>
              </w:rPr>
            </w:pPr>
            <w:r>
              <w:rPr>
                <w:rFonts w:ascii="Arial" w:hAnsi="Arial" w:cs="Arial"/>
                <w:sz w:val="16"/>
              </w:rPr>
              <w:t>Corrected filter K init to specify 100ms execution rate</w:t>
            </w:r>
          </w:p>
          <w:p w:rsidR="00CB3188" w:rsidRDefault="00CB3188">
            <w:pPr>
              <w:spacing w:before="60"/>
              <w:rPr>
                <w:rFonts w:ascii="Arial" w:hAnsi="Arial" w:cs="Arial"/>
                <w:sz w:val="16"/>
              </w:rPr>
            </w:pPr>
            <w:r>
              <w:rPr>
                <w:rFonts w:ascii="Arial" w:hAnsi="Arial" w:cs="Arial"/>
                <w:sz w:val="16"/>
              </w:rPr>
              <w:t>Removed unused FPM Filter constants</w:t>
            </w:r>
          </w:p>
        </w:tc>
        <w:tc>
          <w:tcPr>
            <w:tcW w:w="1080" w:type="dxa"/>
          </w:tcPr>
          <w:p w:rsidR="000E34B7" w:rsidRDefault="000E34B7">
            <w:pPr>
              <w:spacing w:before="60"/>
              <w:rPr>
                <w:rFonts w:ascii="Arial" w:hAnsi="Arial" w:cs="Arial"/>
                <w:sz w:val="16"/>
              </w:rPr>
            </w:pPr>
            <w:r>
              <w:rPr>
                <w:rFonts w:ascii="Arial" w:hAnsi="Arial" w:cs="Arial"/>
                <w:sz w:val="16"/>
              </w:rPr>
              <w:t>22MAY12</w:t>
            </w:r>
          </w:p>
        </w:tc>
        <w:tc>
          <w:tcPr>
            <w:tcW w:w="1105" w:type="dxa"/>
          </w:tcPr>
          <w:p w:rsidR="000E34B7" w:rsidRDefault="000E34B7">
            <w:pPr>
              <w:spacing w:before="60"/>
              <w:rPr>
                <w:rFonts w:ascii="Arial" w:hAnsi="Arial" w:cs="Arial"/>
                <w:sz w:val="16"/>
              </w:rPr>
            </w:pPr>
            <w:r>
              <w:rPr>
                <w:rFonts w:ascii="Arial" w:hAnsi="Arial" w:cs="Arial"/>
                <w:sz w:val="16"/>
              </w:rPr>
              <w:t>JJW</w:t>
            </w:r>
          </w:p>
        </w:tc>
      </w:tr>
      <w:tr w:rsidR="00BD48AE">
        <w:tc>
          <w:tcPr>
            <w:tcW w:w="616" w:type="dxa"/>
          </w:tcPr>
          <w:p w:rsidR="00BD48AE" w:rsidRDefault="00BD48AE">
            <w:pPr>
              <w:spacing w:before="60"/>
              <w:rPr>
                <w:rFonts w:ascii="Arial" w:hAnsi="Arial" w:cs="Arial"/>
                <w:sz w:val="16"/>
              </w:rPr>
            </w:pPr>
            <w:r>
              <w:rPr>
                <w:rFonts w:ascii="Arial" w:hAnsi="Arial" w:cs="Arial"/>
                <w:sz w:val="16"/>
              </w:rPr>
              <w:t>11</w:t>
            </w:r>
          </w:p>
        </w:tc>
        <w:tc>
          <w:tcPr>
            <w:tcW w:w="662" w:type="dxa"/>
          </w:tcPr>
          <w:p w:rsidR="00BD48AE" w:rsidRDefault="00BD48AE">
            <w:pPr>
              <w:spacing w:before="60"/>
              <w:rPr>
                <w:rFonts w:ascii="Arial" w:hAnsi="Arial" w:cs="Arial"/>
                <w:sz w:val="16"/>
              </w:rPr>
            </w:pPr>
            <w:r>
              <w:rPr>
                <w:rFonts w:ascii="Arial" w:hAnsi="Arial" w:cs="Arial"/>
                <w:sz w:val="16"/>
              </w:rPr>
              <w:t>11</w:t>
            </w:r>
          </w:p>
        </w:tc>
        <w:tc>
          <w:tcPr>
            <w:tcW w:w="6210" w:type="dxa"/>
          </w:tcPr>
          <w:p w:rsidR="00BD48AE" w:rsidRDefault="00BD48AE">
            <w:pPr>
              <w:spacing w:before="60"/>
              <w:rPr>
                <w:rFonts w:ascii="Arial" w:hAnsi="Arial" w:cs="Arial"/>
                <w:sz w:val="16"/>
              </w:rPr>
            </w:pPr>
            <w:r>
              <w:rPr>
                <w:rFonts w:ascii="Arial" w:hAnsi="Arial" w:cs="Arial"/>
                <w:sz w:val="16"/>
              </w:rPr>
              <w:t>Updated floating-point filter structures to include range and resolution</w:t>
            </w:r>
          </w:p>
        </w:tc>
        <w:tc>
          <w:tcPr>
            <w:tcW w:w="1080" w:type="dxa"/>
          </w:tcPr>
          <w:p w:rsidR="00BD48AE" w:rsidRDefault="00BD48AE">
            <w:pPr>
              <w:spacing w:before="60"/>
              <w:rPr>
                <w:rFonts w:ascii="Arial" w:hAnsi="Arial" w:cs="Arial"/>
                <w:sz w:val="16"/>
              </w:rPr>
            </w:pPr>
            <w:r>
              <w:rPr>
                <w:rFonts w:ascii="Arial" w:hAnsi="Arial" w:cs="Arial"/>
                <w:sz w:val="16"/>
              </w:rPr>
              <w:t>12Jun12</w:t>
            </w:r>
          </w:p>
        </w:tc>
        <w:tc>
          <w:tcPr>
            <w:tcW w:w="1105" w:type="dxa"/>
          </w:tcPr>
          <w:p w:rsidR="00BD48AE" w:rsidRDefault="00BD48AE">
            <w:pPr>
              <w:spacing w:before="60"/>
              <w:rPr>
                <w:rFonts w:ascii="Arial" w:hAnsi="Arial" w:cs="Arial"/>
                <w:sz w:val="16"/>
              </w:rPr>
            </w:pPr>
            <w:r>
              <w:rPr>
                <w:rFonts w:ascii="Arial" w:hAnsi="Arial" w:cs="Arial"/>
                <w:sz w:val="16"/>
              </w:rPr>
              <w:t>KJS</w:t>
            </w:r>
          </w:p>
        </w:tc>
      </w:tr>
      <w:tr w:rsidR="00DF265A">
        <w:tc>
          <w:tcPr>
            <w:tcW w:w="616" w:type="dxa"/>
          </w:tcPr>
          <w:p w:rsidR="00DF265A" w:rsidRDefault="00DF265A">
            <w:pPr>
              <w:spacing w:before="60"/>
              <w:rPr>
                <w:rFonts w:ascii="Arial" w:hAnsi="Arial" w:cs="Arial"/>
                <w:sz w:val="16"/>
              </w:rPr>
            </w:pPr>
            <w:r>
              <w:rPr>
                <w:rFonts w:ascii="Arial" w:hAnsi="Arial" w:cs="Arial"/>
                <w:sz w:val="16"/>
              </w:rPr>
              <w:t xml:space="preserve">12 </w:t>
            </w:r>
          </w:p>
        </w:tc>
        <w:tc>
          <w:tcPr>
            <w:tcW w:w="662" w:type="dxa"/>
          </w:tcPr>
          <w:p w:rsidR="00DF265A" w:rsidRDefault="00DF265A">
            <w:pPr>
              <w:spacing w:before="60"/>
              <w:rPr>
                <w:rFonts w:ascii="Arial" w:hAnsi="Arial" w:cs="Arial"/>
                <w:sz w:val="16"/>
              </w:rPr>
            </w:pPr>
            <w:r>
              <w:rPr>
                <w:rFonts w:ascii="Arial" w:hAnsi="Arial" w:cs="Arial"/>
                <w:sz w:val="16"/>
              </w:rPr>
              <w:t>12</w:t>
            </w:r>
          </w:p>
        </w:tc>
        <w:tc>
          <w:tcPr>
            <w:tcW w:w="6210" w:type="dxa"/>
          </w:tcPr>
          <w:p w:rsidR="00DF265A" w:rsidRDefault="00DF265A">
            <w:pPr>
              <w:spacing w:before="60"/>
              <w:rPr>
                <w:rFonts w:ascii="Arial" w:hAnsi="Arial" w:cs="Arial"/>
                <w:sz w:val="16"/>
              </w:rPr>
            </w:pPr>
            <w:r>
              <w:rPr>
                <w:rFonts w:ascii="Arial" w:hAnsi="Arial" w:cs="Arial"/>
                <w:sz w:val="16"/>
              </w:rPr>
              <w:t>Check points flow updated</w:t>
            </w:r>
          </w:p>
        </w:tc>
        <w:tc>
          <w:tcPr>
            <w:tcW w:w="1080" w:type="dxa"/>
          </w:tcPr>
          <w:p w:rsidR="00DF265A" w:rsidRDefault="00DF265A" w:rsidP="007F1809">
            <w:pPr>
              <w:spacing w:before="60"/>
              <w:rPr>
                <w:rFonts w:ascii="Arial" w:hAnsi="Arial" w:cs="Arial"/>
                <w:sz w:val="16"/>
              </w:rPr>
            </w:pPr>
            <w:r>
              <w:rPr>
                <w:rFonts w:ascii="Arial" w:hAnsi="Arial" w:cs="Arial"/>
                <w:sz w:val="16"/>
              </w:rPr>
              <w:t>2</w:t>
            </w:r>
            <w:r w:rsidR="007F1809">
              <w:rPr>
                <w:rFonts w:ascii="Arial" w:hAnsi="Arial" w:cs="Arial"/>
                <w:sz w:val="16"/>
              </w:rPr>
              <w:t>3</w:t>
            </w:r>
            <w:r>
              <w:rPr>
                <w:rFonts w:ascii="Arial" w:hAnsi="Arial" w:cs="Arial"/>
                <w:sz w:val="16"/>
              </w:rPr>
              <w:t xml:space="preserve">- Sep -12 </w:t>
            </w:r>
          </w:p>
        </w:tc>
        <w:tc>
          <w:tcPr>
            <w:tcW w:w="1105" w:type="dxa"/>
          </w:tcPr>
          <w:p w:rsidR="00DF265A" w:rsidRDefault="00DF265A">
            <w:pPr>
              <w:spacing w:before="60"/>
              <w:rPr>
                <w:rFonts w:ascii="Arial" w:hAnsi="Arial" w:cs="Arial"/>
                <w:sz w:val="16"/>
              </w:rPr>
            </w:pPr>
            <w:proofErr w:type="spellStart"/>
            <w:r>
              <w:rPr>
                <w:rFonts w:ascii="Arial" w:hAnsi="Arial" w:cs="Arial"/>
                <w:sz w:val="16"/>
              </w:rPr>
              <w:t>Selva</w:t>
            </w:r>
            <w:proofErr w:type="spellEnd"/>
          </w:p>
        </w:tc>
      </w:tr>
      <w:tr w:rsidR="00D0609B">
        <w:tc>
          <w:tcPr>
            <w:tcW w:w="616" w:type="dxa"/>
          </w:tcPr>
          <w:p w:rsidR="00D0609B" w:rsidRDefault="00D0609B">
            <w:pPr>
              <w:spacing w:before="60"/>
              <w:rPr>
                <w:rFonts w:ascii="Arial" w:hAnsi="Arial" w:cs="Arial"/>
                <w:sz w:val="16"/>
              </w:rPr>
            </w:pPr>
            <w:r>
              <w:rPr>
                <w:rFonts w:ascii="Arial" w:hAnsi="Arial" w:cs="Arial"/>
                <w:sz w:val="16"/>
              </w:rPr>
              <w:t>13</w:t>
            </w:r>
          </w:p>
        </w:tc>
        <w:tc>
          <w:tcPr>
            <w:tcW w:w="662" w:type="dxa"/>
          </w:tcPr>
          <w:p w:rsidR="00D0609B" w:rsidRDefault="00D0609B">
            <w:pPr>
              <w:spacing w:before="60"/>
              <w:rPr>
                <w:rFonts w:ascii="Arial" w:hAnsi="Arial" w:cs="Arial"/>
                <w:sz w:val="16"/>
              </w:rPr>
            </w:pPr>
            <w:r>
              <w:rPr>
                <w:rFonts w:ascii="Arial" w:hAnsi="Arial" w:cs="Arial"/>
                <w:sz w:val="16"/>
              </w:rPr>
              <w:t>13</w:t>
            </w:r>
          </w:p>
        </w:tc>
        <w:tc>
          <w:tcPr>
            <w:tcW w:w="6210" w:type="dxa"/>
          </w:tcPr>
          <w:p w:rsidR="00D0609B" w:rsidRDefault="00D0609B">
            <w:pPr>
              <w:spacing w:before="60"/>
              <w:rPr>
                <w:rFonts w:ascii="Arial" w:hAnsi="Arial" w:cs="Arial"/>
                <w:sz w:val="16"/>
              </w:rPr>
            </w:pPr>
            <w:r>
              <w:rPr>
                <w:rFonts w:ascii="Arial" w:hAnsi="Arial" w:cs="Arial"/>
                <w:sz w:val="16"/>
              </w:rPr>
              <w:t xml:space="preserve">Updated to SF06 </w:t>
            </w:r>
            <w:proofErr w:type="spellStart"/>
            <w:r>
              <w:rPr>
                <w:rFonts w:ascii="Arial" w:hAnsi="Arial" w:cs="Arial"/>
                <w:sz w:val="16"/>
              </w:rPr>
              <w:t>Ver</w:t>
            </w:r>
            <w:proofErr w:type="spellEnd"/>
            <w:r>
              <w:rPr>
                <w:rFonts w:ascii="Arial" w:hAnsi="Arial" w:cs="Arial"/>
                <w:sz w:val="16"/>
              </w:rPr>
              <w:t xml:space="preserve"> 005</w:t>
            </w:r>
          </w:p>
        </w:tc>
        <w:tc>
          <w:tcPr>
            <w:tcW w:w="1080" w:type="dxa"/>
          </w:tcPr>
          <w:p w:rsidR="00D0609B" w:rsidRDefault="00D0609B" w:rsidP="007F1809">
            <w:pPr>
              <w:spacing w:before="60"/>
              <w:rPr>
                <w:rFonts w:ascii="Arial" w:hAnsi="Arial" w:cs="Arial"/>
                <w:sz w:val="16"/>
              </w:rPr>
            </w:pPr>
            <w:r>
              <w:rPr>
                <w:rFonts w:ascii="Arial" w:hAnsi="Arial" w:cs="Arial"/>
                <w:sz w:val="16"/>
              </w:rPr>
              <w:t>22-Oct-12</w:t>
            </w:r>
          </w:p>
        </w:tc>
        <w:tc>
          <w:tcPr>
            <w:tcW w:w="1105" w:type="dxa"/>
          </w:tcPr>
          <w:p w:rsidR="00D0609B" w:rsidRDefault="00D0609B">
            <w:pPr>
              <w:spacing w:before="60"/>
              <w:rPr>
                <w:rFonts w:ascii="Arial" w:hAnsi="Arial" w:cs="Arial"/>
                <w:sz w:val="16"/>
              </w:rPr>
            </w:pPr>
            <w:r>
              <w:rPr>
                <w:rFonts w:ascii="Arial" w:hAnsi="Arial" w:cs="Arial"/>
                <w:sz w:val="16"/>
              </w:rPr>
              <w:t>NRAR</w:t>
            </w:r>
          </w:p>
        </w:tc>
      </w:tr>
      <w:tr w:rsidR="00085142">
        <w:tc>
          <w:tcPr>
            <w:tcW w:w="616" w:type="dxa"/>
          </w:tcPr>
          <w:p w:rsidR="00085142" w:rsidRDefault="00085142">
            <w:pPr>
              <w:spacing w:before="60"/>
              <w:rPr>
                <w:rFonts w:ascii="Arial" w:hAnsi="Arial" w:cs="Arial"/>
                <w:sz w:val="16"/>
              </w:rPr>
            </w:pPr>
            <w:r>
              <w:rPr>
                <w:rFonts w:ascii="Arial" w:hAnsi="Arial" w:cs="Arial"/>
                <w:sz w:val="16"/>
              </w:rPr>
              <w:t>14</w:t>
            </w:r>
          </w:p>
        </w:tc>
        <w:tc>
          <w:tcPr>
            <w:tcW w:w="662" w:type="dxa"/>
          </w:tcPr>
          <w:p w:rsidR="00085142" w:rsidRDefault="00085142">
            <w:pPr>
              <w:spacing w:before="60"/>
              <w:rPr>
                <w:rFonts w:ascii="Arial" w:hAnsi="Arial" w:cs="Arial"/>
                <w:sz w:val="16"/>
              </w:rPr>
            </w:pPr>
            <w:r>
              <w:rPr>
                <w:rFonts w:ascii="Arial" w:hAnsi="Arial" w:cs="Arial"/>
                <w:sz w:val="16"/>
              </w:rPr>
              <w:t>14</w:t>
            </w:r>
          </w:p>
        </w:tc>
        <w:tc>
          <w:tcPr>
            <w:tcW w:w="6210" w:type="dxa"/>
          </w:tcPr>
          <w:p w:rsidR="00085142" w:rsidRDefault="00085142">
            <w:pPr>
              <w:spacing w:before="60"/>
              <w:rPr>
                <w:rFonts w:ascii="Arial" w:hAnsi="Arial" w:cs="Arial"/>
                <w:sz w:val="16"/>
              </w:rPr>
            </w:pPr>
            <w:r>
              <w:rPr>
                <w:rFonts w:ascii="Arial" w:hAnsi="Arial" w:cs="Arial"/>
                <w:sz w:val="16"/>
              </w:rPr>
              <w:t xml:space="preserve">Updated to SF06 </w:t>
            </w:r>
            <w:proofErr w:type="spellStart"/>
            <w:r>
              <w:rPr>
                <w:rFonts w:ascii="Arial" w:hAnsi="Arial" w:cs="Arial"/>
                <w:sz w:val="16"/>
              </w:rPr>
              <w:t>Ver</w:t>
            </w:r>
            <w:proofErr w:type="spellEnd"/>
            <w:r>
              <w:rPr>
                <w:rFonts w:ascii="Arial" w:hAnsi="Arial" w:cs="Arial"/>
                <w:sz w:val="16"/>
              </w:rPr>
              <w:t xml:space="preserve"> 006</w:t>
            </w:r>
          </w:p>
        </w:tc>
        <w:tc>
          <w:tcPr>
            <w:tcW w:w="1080" w:type="dxa"/>
          </w:tcPr>
          <w:p w:rsidR="00085142" w:rsidRDefault="00085142" w:rsidP="00085142">
            <w:pPr>
              <w:spacing w:before="60"/>
              <w:rPr>
                <w:rFonts w:ascii="Arial" w:hAnsi="Arial" w:cs="Arial"/>
                <w:sz w:val="16"/>
              </w:rPr>
            </w:pPr>
            <w:r>
              <w:rPr>
                <w:rFonts w:ascii="Arial" w:hAnsi="Arial" w:cs="Arial"/>
                <w:sz w:val="16"/>
              </w:rPr>
              <w:t>12-Apr-13</w:t>
            </w:r>
          </w:p>
        </w:tc>
        <w:tc>
          <w:tcPr>
            <w:tcW w:w="1105" w:type="dxa"/>
          </w:tcPr>
          <w:p w:rsidR="00085142" w:rsidRDefault="00085142">
            <w:pPr>
              <w:spacing w:before="60"/>
              <w:rPr>
                <w:rFonts w:ascii="Arial" w:hAnsi="Arial" w:cs="Arial"/>
                <w:sz w:val="16"/>
              </w:rPr>
            </w:pPr>
            <w:proofErr w:type="spellStart"/>
            <w:r>
              <w:rPr>
                <w:rFonts w:ascii="Arial" w:hAnsi="Arial" w:cs="Arial"/>
                <w:sz w:val="16"/>
              </w:rPr>
              <w:t>Selva</w:t>
            </w:r>
            <w:proofErr w:type="spellEnd"/>
          </w:p>
        </w:tc>
      </w:tr>
      <w:tr w:rsidR="006378E3">
        <w:tc>
          <w:tcPr>
            <w:tcW w:w="616" w:type="dxa"/>
          </w:tcPr>
          <w:p w:rsidR="006378E3" w:rsidRDefault="006378E3">
            <w:pPr>
              <w:spacing w:before="60"/>
              <w:rPr>
                <w:rFonts w:ascii="Arial" w:hAnsi="Arial" w:cs="Arial"/>
                <w:sz w:val="16"/>
              </w:rPr>
            </w:pPr>
            <w:r>
              <w:rPr>
                <w:rFonts w:ascii="Arial" w:hAnsi="Arial" w:cs="Arial"/>
                <w:sz w:val="16"/>
              </w:rPr>
              <w:t>15</w:t>
            </w:r>
          </w:p>
        </w:tc>
        <w:tc>
          <w:tcPr>
            <w:tcW w:w="662" w:type="dxa"/>
          </w:tcPr>
          <w:p w:rsidR="006378E3" w:rsidRDefault="006378E3">
            <w:pPr>
              <w:spacing w:before="60"/>
              <w:rPr>
                <w:rFonts w:ascii="Arial" w:hAnsi="Arial" w:cs="Arial"/>
                <w:sz w:val="16"/>
              </w:rPr>
            </w:pPr>
            <w:r>
              <w:rPr>
                <w:rFonts w:ascii="Arial" w:hAnsi="Arial" w:cs="Arial"/>
                <w:sz w:val="16"/>
              </w:rPr>
              <w:t>15</w:t>
            </w:r>
          </w:p>
        </w:tc>
        <w:tc>
          <w:tcPr>
            <w:tcW w:w="6210" w:type="dxa"/>
          </w:tcPr>
          <w:p w:rsidR="006378E3" w:rsidRDefault="006378E3" w:rsidP="00BC4BD3">
            <w:pPr>
              <w:spacing w:before="60"/>
              <w:rPr>
                <w:rFonts w:ascii="Arial" w:hAnsi="Arial" w:cs="Arial"/>
                <w:sz w:val="16"/>
              </w:rPr>
            </w:pPr>
            <w:r>
              <w:rPr>
                <w:rFonts w:ascii="Arial" w:hAnsi="Arial" w:cs="Arial"/>
                <w:sz w:val="16"/>
              </w:rPr>
              <w:t>Updated temperature estimate limits per FDD data dictionary change (CR9607</w:t>
            </w:r>
            <w:proofErr w:type="gramStart"/>
            <w:r>
              <w:rPr>
                <w:rFonts w:ascii="Arial" w:hAnsi="Arial" w:cs="Arial"/>
                <w:sz w:val="16"/>
              </w:rPr>
              <w:t xml:space="preserve">) </w:t>
            </w:r>
            <w:r w:rsidR="00BC4BD3">
              <w:rPr>
                <w:rFonts w:ascii="Arial" w:hAnsi="Arial" w:cs="Arial"/>
                <w:sz w:val="16"/>
              </w:rPr>
              <w:t>,</w:t>
            </w:r>
            <w:proofErr w:type="gramEnd"/>
            <w:r w:rsidR="00BC4BD3">
              <w:rPr>
                <w:rFonts w:ascii="Arial" w:hAnsi="Arial" w:cs="Arial"/>
                <w:sz w:val="16"/>
              </w:rPr>
              <w:t xml:space="preserve"> updated</w:t>
            </w:r>
            <w:r>
              <w:rPr>
                <w:rFonts w:ascii="Arial" w:hAnsi="Arial" w:cs="Arial"/>
                <w:sz w:val="16"/>
              </w:rPr>
              <w:t xml:space="preserve"> module and display variable names per naming conventions</w:t>
            </w:r>
            <w:r w:rsidR="00BC4BD3">
              <w:rPr>
                <w:rFonts w:ascii="Arial" w:hAnsi="Arial" w:cs="Arial"/>
                <w:sz w:val="16"/>
              </w:rPr>
              <w:t xml:space="preserve">, updated input and </w:t>
            </w:r>
            <w:proofErr w:type="spellStart"/>
            <w:r w:rsidR="00BC4BD3">
              <w:rPr>
                <w:rFonts w:ascii="Arial" w:hAnsi="Arial" w:cs="Arial"/>
                <w:sz w:val="16"/>
              </w:rPr>
              <w:t>cal</w:t>
            </w:r>
            <w:proofErr w:type="spellEnd"/>
            <w:r w:rsidR="00BC4BD3">
              <w:rPr>
                <w:rFonts w:ascii="Arial" w:hAnsi="Arial" w:cs="Arial"/>
                <w:sz w:val="16"/>
              </w:rPr>
              <w:t xml:space="preserve"> names per FDD.</w:t>
            </w:r>
          </w:p>
        </w:tc>
        <w:tc>
          <w:tcPr>
            <w:tcW w:w="1080" w:type="dxa"/>
          </w:tcPr>
          <w:p w:rsidR="006378E3" w:rsidRDefault="006378E3" w:rsidP="00085142">
            <w:pPr>
              <w:spacing w:before="60"/>
              <w:rPr>
                <w:rFonts w:ascii="Arial" w:hAnsi="Arial" w:cs="Arial"/>
                <w:sz w:val="16"/>
              </w:rPr>
            </w:pPr>
            <w:r>
              <w:rPr>
                <w:rFonts w:ascii="Arial" w:hAnsi="Arial" w:cs="Arial"/>
                <w:sz w:val="16"/>
              </w:rPr>
              <w:t>30-Aug-13</w:t>
            </w:r>
          </w:p>
        </w:tc>
        <w:tc>
          <w:tcPr>
            <w:tcW w:w="1105" w:type="dxa"/>
          </w:tcPr>
          <w:p w:rsidR="006378E3" w:rsidRDefault="006378E3">
            <w:pPr>
              <w:spacing w:before="60"/>
              <w:rPr>
                <w:rFonts w:ascii="Arial" w:hAnsi="Arial" w:cs="Arial"/>
                <w:sz w:val="16"/>
              </w:rPr>
            </w:pPr>
            <w:r>
              <w:rPr>
                <w:rFonts w:ascii="Arial" w:hAnsi="Arial" w:cs="Arial"/>
                <w:sz w:val="16"/>
              </w:rPr>
              <w:t>KMC</w:t>
            </w:r>
          </w:p>
        </w:tc>
      </w:tr>
      <w:tr w:rsidR="009D42D7">
        <w:tc>
          <w:tcPr>
            <w:tcW w:w="616" w:type="dxa"/>
          </w:tcPr>
          <w:p w:rsidR="009D42D7" w:rsidRDefault="009D42D7">
            <w:pPr>
              <w:spacing w:before="60"/>
              <w:rPr>
                <w:rFonts w:ascii="Arial" w:hAnsi="Arial" w:cs="Arial"/>
                <w:sz w:val="16"/>
              </w:rPr>
            </w:pPr>
            <w:r>
              <w:rPr>
                <w:rFonts w:ascii="Arial" w:hAnsi="Arial" w:cs="Arial"/>
                <w:sz w:val="16"/>
              </w:rPr>
              <w:t>16</w:t>
            </w:r>
          </w:p>
        </w:tc>
        <w:tc>
          <w:tcPr>
            <w:tcW w:w="662" w:type="dxa"/>
          </w:tcPr>
          <w:p w:rsidR="009D42D7" w:rsidRDefault="009D42D7">
            <w:pPr>
              <w:spacing w:before="60"/>
              <w:rPr>
                <w:rFonts w:ascii="Arial" w:hAnsi="Arial" w:cs="Arial"/>
                <w:sz w:val="16"/>
              </w:rPr>
            </w:pPr>
            <w:r>
              <w:rPr>
                <w:rFonts w:ascii="Arial" w:hAnsi="Arial" w:cs="Arial"/>
                <w:sz w:val="16"/>
              </w:rPr>
              <w:t>16</w:t>
            </w:r>
          </w:p>
        </w:tc>
        <w:tc>
          <w:tcPr>
            <w:tcW w:w="6210" w:type="dxa"/>
          </w:tcPr>
          <w:p w:rsidR="009D42D7" w:rsidRDefault="009D42D7">
            <w:pPr>
              <w:spacing w:before="60"/>
              <w:rPr>
                <w:rFonts w:ascii="Arial" w:hAnsi="Arial" w:cs="Arial"/>
                <w:sz w:val="16"/>
              </w:rPr>
            </w:pPr>
            <w:r>
              <w:rPr>
                <w:rFonts w:ascii="Arial" w:hAnsi="Arial" w:cs="Arial"/>
                <w:sz w:val="16"/>
              </w:rPr>
              <w:t xml:space="preserve">Updated ranges of arguments and return value of </w:t>
            </w:r>
            <w:proofErr w:type="spellStart"/>
            <w:r>
              <w:rPr>
                <w:rFonts w:ascii="Arial" w:hAnsi="Arial" w:cs="Arial"/>
                <w:sz w:val="16"/>
              </w:rPr>
              <w:t>LeadLagFilt</w:t>
            </w:r>
            <w:proofErr w:type="spellEnd"/>
            <w:r>
              <w:rPr>
                <w:rFonts w:ascii="Arial" w:hAnsi="Arial" w:cs="Arial"/>
                <w:sz w:val="16"/>
              </w:rPr>
              <w:t xml:space="preserve"> function and added unit testing notes</w:t>
            </w:r>
            <w:r w:rsidR="002A71BF">
              <w:rPr>
                <w:rFonts w:ascii="Arial" w:hAnsi="Arial" w:cs="Arial"/>
                <w:sz w:val="16"/>
              </w:rPr>
              <w:t xml:space="preserve"> Section 3.1.1</w:t>
            </w:r>
            <w:r>
              <w:rPr>
                <w:rFonts w:ascii="Arial" w:hAnsi="Arial" w:cs="Arial"/>
                <w:sz w:val="16"/>
              </w:rPr>
              <w:t>.</w:t>
            </w:r>
          </w:p>
        </w:tc>
        <w:tc>
          <w:tcPr>
            <w:tcW w:w="1080" w:type="dxa"/>
          </w:tcPr>
          <w:p w:rsidR="009D42D7" w:rsidRDefault="009D42D7" w:rsidP="00085142">
            <w:pPr>
              <w:spacing w:before="60"/>
              <w:rPr>
                <w:rFonts w:ascii="Arial" w:hAnsi="Arial" w:cs="Arial"/>
                <w:sz w:val="16"/>
              </w:rPr>
            </w:pPr>
            <w:r>
              <w:rPr>
                <w:rFonts w:ascii="Arial" w:hAnsi="Arial" w:cs="Arial"/>
                <w:sz w:val="16"/>
              </w:rPr>
              <w:t>30-Sep-13</w:t>
            </w:r>
          </w:p>
        </w:tc>
        <w:tc>
          <w:tcPr>
            <w:tcW w:w="1105" w:type="dxa"/>
          </w:tcPr>
          <w:p w:rsidR="009D42D7" w:rsidRDefault="009D42D7">
            <w:pPr>
              <w:spacing w:before="60"/>
              <w:rPr>
                <w:rFonts w:ascii="Arial" w:hAnsi="Arial" w:cs="Arial"/>
                <w:sz w:val="16"/>
              </w:rPr>
            </w:pPr>
            <w:r>
              <w:rPr>
                <w:rFonts w:ascii="Arial" w:hAnsi="Arial" w:cs="Arial"/>
                <w:sz w:val="16"/>
              </w:rPr>
              <w:t>KMC</w:t>
            </w:r>
          </w:p>
        </w:tc>
      </w:tr>
      <w:tr w:rsidR="008518FA">
        <w:tc>
          <w:tcPr>
            <w:tcW w:w="616" w:type="dxa"/>
          </w:tcPr>
          <w:p w:rsidR="008518FA" w:rsidRDefault="008518FA">
            <w:pPr>
              <w:spacing w:before="60"/>
              <w:rPr>
                <w:rFonts w:ascii="Arial" w:hAnsi="Arial" w:cs="Arial"/>
                <w:sz w:val="16"/>
              </w:rPr>
            </w:pPr>
            <w:r>
              <w:rPr>
                <w:rFonts w:ascii="Arial" w:hAnsi="Arial" w:cs="Arial"/>
                <w:sz w:val="16"/>
              </w:rPr>
              <w:t>17</w:t>
            </w:r>
          </w:p>
        </w:tc>
        <w:tc>
          <w:tcPr>
            <w:tcW w:w="662" w:type="dxa"/>
          </w:tcPr>
          <w:p w:rsidR="008518FA" w:rsidRDefault="008518FA">
            <w:pPr>
              <w:spacing w:before="60"/>
              <w:rPr>
                <w:rFonts w:ascii="Arial" w:hAnsi="Arial" w:cs="Arial"/>
                <w:sz w:val="16"/>
              </w:rPr>
            </w:pPr>
            <w:r>
              <w:rPr>
                <w:rFonts w:ascii="Arial" w:hAnsi="Arial" w:cs="Arial"/>
                <w:sz w:val="16"/>
              </w:rPr>
              <w:t>17</w:t>
            </w:r>
          </w:p>
        </w:tc>
        <w:tc>
          <w:tcPr>
            <w:tcW w:w="6210" w:type="dxa"/>
          </w:tcPr>
          <w:p w:rsidR="008518FA" w:rsidRDefault="008518FA">
            <w:pPr>
              <w:spacing w:before="60"/>
              <w:rPr>
                <w:rFonts w:ascii="Arial" w:hAnsi="Arial" w:cs="Arial"/>
                <w:sz w:val="16"/>
              </w:rPr>
            </w:pPr>
            <w:r w:rsidRPr="008518FA">
              <w:rPr>
                <w:rFonts w:ascii="Arial" w:hAnsi="Arial" w:cs="Arial"/>
                <w:sz w:val="16"/>
              </w:rPr>
              <w:t>Added output limiting in initialization to fix anomaly 5761; correct</w:t>
            </w:r>
            <w:r>
              <w:rPr>
                <w:rFonts w:ascii="Arial" w:hAnsi="Arial" w:cs="Arial"/>
                <w:sz w:val="16"/>
              </w:rPr>
              <w:t>ed</w:t>
            </w:r>
            <w:r w:rsidRPr="008518FA">
              <w:rPr>
                <w:rFonts w:ascii="Arial" w:hAnsi="Arial" w:cs="Arial"/>
                <w:sz w:val="16"/>
              </w:rPr>
              <w:t xml:space="preserve"> implementation of slew rate limit on </w:t>
            </w:r>
            <w:proofErr w:type="spellStart"/>
            <w:r w:rsidRPr="008518FA">
              <w:rPr>
                <w:rFonts w:ascii="Arial" w:hAnsi="Arial" w:cs="Arial"/>
                <w:sz w:val="16"/>
              </w:rPr>
              <w:t>AssistMechTempEst</w:t>
            </w:r>
            <w:proofErr w:type="spellEnd"/>
            <w:r w:rsidRPr="008518FA">
              <w:rPr>
                <w:rFonts w:ascii="Arial" w:hAnsi="Arial" w:cs="Arial"/>
                <w:sz w:val="16"/>
              </w:rPr>
              <w:t xml:space="preserve"> to fix anomaly 5569.</w:t>
            </w:r>
            <w:r w:rsidR="00B4649E">
              <w:rPr>
                <w:rFonts w:ascii="Arial" w:hAnsi="Arial" w:cs="Arial"/>
                <w:sz w:val="16"/>
              </w:rPr>
              <w:t xml:space="preserve">  </w:t>
            </w:r>
          </w:p>
        </w:tc>
        <w:tc>
          <w:tcPr>
            <w:tcW w:w="1080" w:type="dxa"/>
          </w:tcPr>
          <w:p w:rsidR="008518FA" w:rsidRDefault="008518FA" w:rsidP="00085142">
            <w:pPr>
              <w:spacing w:before="60"/>
              <w:rPr>
                <w:rFonts w:ascii="Arial" w:hAnsi="Arial" w:cs="Arial"/>
                <w:sz w:val="16"/>
              </w:rPr>
            </w:pPr>
            <w:r>
              <w:rPr>
                <w:rFonts w:ascii="Arial" w:hAnsi="Arial" w:cs="Arial"/>
                <w:sz w:val="16"/>
              </w:rPr>
              <w:t>13-Nov-13</w:t>
            </w:r>
          </w:p>
        </w:tc>
        <w:tc>
          <w:tcPr>
            <w:tcW w:w="1105" w:type="dxa"/>
          </w:tcPr>
          <w:p w:rsidR="008518FA" w:rsidRDefault="008518FA">
            <w:pPr>
              <w:spacing w:before="60"/>
              <w:rPr>
                <w:rFonts w:ascii="Arial" w:hAnsi="Arial" w:cs="Arial"/>
                <w:sz w:val="16"/>
              </w:rPr>
            </w:pPr>
            <w:r>
              <w:rPr>
                <w:rFonts w:ascii="Arial" w:hAnsi="Arial" w:cs="Arial"/>
                <w:sz w:val="16"/>
              </w:rPr>
              <w:t>KMC</w:t>
            </w:r>
          </w:p>
        </w:tc>
      </w:tr>
      <w:tr w:rsidR="000A15B8">
        <w:trPr>
          <w:ins w:id="20" w:author="Kema, Vishal" w:date="2014-02-24T08:54:00Z"/>
        </w:trPr>
        <w:tc>
          <w:tcPr>
            <w:tcW w:w="616" w:type="dxa"/>
          </w:tcPr>
          <w:p w:rsidR="000A15B8" w:rsidRDefault="000A15B8">
            <w:pPr>
              <w:spacing w:before="60"/>
              <w:rPr>
                <w:ins w:id="21" w:author="Kema, Vishal" w:date="2014-02-24T08:54:00Z"/>
                <w:rFonts w:ascii="Arial" w:hAnsi="Arial" w:cs="Arial"/>
                <w:sz w:val="16"/>
              </w:rPr>
            </w:pPr>
            <w:ins w:id="22" w:author="Kema, Vishal" w:date="2014-02-24T08:54:00Z">
              <w:r>
                <w:rPr>
                  <w:rFonts w:ascii="Arial" w:hAnsi="Arial" w:cs="Arial"/>
                  <w:sz w:val="16"/>
                </w:rPr>
                <w:t>18</w:t>
              </w:r>
            </w:ins>
          </w:p>
        </w:tc>
        <w:tc>
          <w:tcPr>
            <w:tcW w:w="662" w:type="dxa"/>
          </w:tcPr>
          <w:p w:rsidR="000A15B8" w:rsidRDefault="000A15B8">
            <w:pPr>
              <w:spacing w:before="60"/>
              <w:rPr>
                <w:ins w:id="23" w:author="Kema, Vishal" w:date="2014-02-24T08:54:00Z"/>
                <w:rFonts w:ascii="Arial" w:hAnsi="Arial" w:cs="Arial"/>
                <w:sz w:val="16"/>
              </w:rPr>
            </w:pPr>
            <w:ins w:id="24" w:author="Kema, Vishal" w:date="2014-02-24T08:54:00Z">
              <w:r>
                <w:rPr>
                  <w:rFonts w:ascii="Arial" w:hAnsi="Arial" w:cs="Arial"/>
                  <w:sz w:val="16"/>
                </w:rPr>
                <w:t>18</w:t>
              </w:r>
            </w:ins>
          </w:p>
        </w:tc>
        <w:tc>
          <w:tcPr>
            <w:tcW w:w="6210" w:type="dxa"/>
          </w:tcPr>
          <w:p w:rsidR="000A15B8" w:rsidRPr="008518FA" w:rsidRDefault="000A15B8">
            <w:pPr>
              <w:spacing w:before="60"/>
              <w:rPr>
                <w:ins w:id="25" w:author="Kema, Vishal" w:date="2014-02-24T08:54:00Z"/>
                <w:rFonts w:ascii="Arial" w:hAnsi="Arial" w:cs="Arial"/>
                <w:sz w:val="16"/>
              </w:rPr>
            </w:pPr>
            <w:ins w:id="26" w:author="Kema, Vishal" w:date="2014-02-24T08:54:00Z">
              <w:r>
                <w:rPr>
                  <w:rFonts w:ascii="Arial" w:hAnsi="Arial" w:cs="Arial"/>
                  <w:sz w:val="16"/>
                </w:rPr>
                <w:t>Anomaly 6300 fix</w:t>
              </w:r>
            </w:ins>
            <w:ins w:id="27" w:author="Kema, Vishal" w:date="2014-02-24T09:18:00Z">
              <w:r w:rsidR="00151B5F">
                <w:rPr>
                  <w:rFonts w:ascii="Arial" w:hAnsi="Arial" w:cs="Arial"/>
                  <w:sz w:val="16"/>
                </w:rPr>
                <w:t>(</w:t>
              </w:r>
              <w:proofErr w:type="spellStart"/>
              <w:r w:rsidR="00151B5F" w:rsidRPr="00151B5F">
                <w:rPr>
                  <w:rFonts w:ascii="Arial" w:hAnsi="Arial" w:cs="Arial"/>
                  <w:sz w:val="16"/>
                </w:rPr>
                <w:t>AssistMech</w:t>
              </w:r>
              <w:proofErr w:type="spellEnd"/>
              <w:r w:rsidR="00151B5F" w:rsidRPr="00151B5F">
                <w:rPr>
                  <w:rFonts w:ascii="Arial" w:hAnsi="Arial" w:cs="Arial"/>
                  <w:sz w:val="16"/>
                </w:rPr>
                <w:t xml:space="preserve"> Temp </w:t>
              </w:r>
              <w:proofErr w:type="spellStart"/>
              <w:r w:rsidR="00151B5F" w:rsidRPr="00151B5F">
                <w:rPr>
                  <w:rFonts w:ascii="Arial" w:hAnsi="Arial" w:cs="Arial"/>
                  <w:sz w:val="16"/>
                </w:rPr>
                <w:t>Est</w:t>
              </w:r>
              <w:proofErr w:type="spellEnd"/>
              <w:r w:rsidR="00151B5F" w:rsidRPr="00151B5F">
                <w:rPr>
                  <w:rFonts w:ascii="Arial" w:hAnsi="Arial" w:cs="Arial"/>
                  <w:sz w:val="16"/>
                </w:rPr>
                <w:t xml:space="preserve"> Initialization</w:t>
              </w:r>
            </w:ins>
            <w:ins w:id="28" w:author="Kema, Vishal" w:date="2014-02-24T09:19:00Z">
              <w:r w:rsidR="00151B5F">
                <w:rPr>
                  <w:rFonts w:ascii="Arial" w:hAnsi="Arial" w:cs="Arial"/>
                  <w:sz w:val="16"/>
                </w:rPr>
                <w:t>)</w:t>
              </w:r>
            </w:ins>
          </w:p>
        </w:tc>
        <w:tc>
          <w:tcPr>
            <w:tcW w:w="1080" w:type="dxa"/>
          </w:tcPr>
          <w:p w:rsidR="000A15B8" w:rsidRDefault="000A15B8" w:rsidP="00085142">
            <w:pPr>
              <w:spacing w:before="60"/>
              <w:rPr>
                <w:ins w:id="29" w:author="Kema, Vishal" w:date="2014-02-24T08:54:00Z"/>
                <w:rFonts w:ascii="Arial" w:hAnsi="Arial" w:cs="Arial"/>
                <w:sz w:val="16"/>
              </w:rPr>
            </w:pPr>
            <w:ins w:id="30" w:author="Kema, Vishal" w:date="2014-02-24T08:54:00Z">
              <w:r>
                <w:rPr>
                  <w:rFonts w:ascii="Arial" w:hAnsi="Arial" w:cs="Arial"/>
                  <w:sz w:val="16"/>
                </w:rPr>
                <w:t>24-Feb-14</w:t>
              </w:r>
            </w:ins>
          </w:p>
        </w:tc>
        <w:tc>
          <w:tcPr>
            <w:tcW w:w="1105" w:type="dxa"/>
          </w:tcPr>
          <w:p w:rsidR="000A15B8" w:rsidRDefault="000A15B8">
            <w:pPr>
              <w:spacing w:before="60"/>
              <w:rPr>
                <w:ins w:id="31" w:author="Kema, Vishal" w:date="2014-02-24T08:54:00Z"/>
                <w:rFonts w:ascii="Arial" w:hAnsi="Arial" w:cs="Arial"/>
                <w:sz w:val="16"/>
              </w:rPr>
            </w:pPr>
            <w:ins w:id="32" w:author="Kema, Vishal" w:date="2014-02-24T08:54:00Z">
              <w:r>
                <w:rPr>
                  <w:rFonts w:ascii="Arial" w:hAnsi="Arial" w:cs="Arial"/>
                  <w:sz w:val="16"/>
                </w:rPr>
                <w:t>VK</w:t>
              </w:r>
            </w:ins>
          </w:p>
        </w:tc>
      </w:tr>
    </w:tbl>
    <w:p w:rsidR="00B57A7D" w:rsidRDefault="00B57A7D">
      <w:bookmarkStart w:id="33" w:name="_GoBack"/>
      <w:bookmarkEnd w:id="33"/>
    </w:p>
    <w:sectPr w:rsidR="00B57A7D" w:rsidSect="00342EBE">
      <w:headerReference w:type="default" r:id="rId38"/>
      <w:footerReference w:type="default" r:id="rId3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19ED" w:rsidRDefault="002019ED">
      <w:r>
        <w:separator/>
      </w:r>
    </w:p>
  </w:endnote>
  <w:endnote w:type="continuationSeparator" w:id="0">
    <w:p w:rsidR="002019ED" w:rsidRDefault="00201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BEC" w:rsidRDefault="00DD0BEC">
    <w:pPr>
      <w:pStyle w:val="Footer"/>
    </w:pPr>
    <w:r>
      <w:rPr>
        <w:snapToGrid w:val="0"/>
      </w:rPr>
      <w:tab/>
    </w:r>
    <w:r>
      <w:rPr>
        <w:rFonts w:ascii="Times" w:hAnsi="Times"/>
        <w:caps/>
        <w:snapToGrid w:val="0"/>
      </w:rPr>
      <w:t>Nexteer</w:t>
    </w:r>
    <w:r>
      <w:rPr>
        <w:snapToGrid w:val="0"/>
      </w:rPr>
      <w:t xml:space="preserve"> CONFIDENTIAL</w:t>
    </w:r>
    <w:r>
      <w:rPr>
        <w:snapToGrid w:val="0"/>
      </w:rPr>
      <w:tab/>
    </w:r>
    <w:r>
      <w:rPr>
        <w:snapToGrid w:val="0"/>
        <w:sz w:val="16"/>
      </w:rPr>
      <w:t>S/W module design template, Rev 3.0a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19ED" w:rsidRDefault="002019ED">
      <w:r>
        <w:separator/>
      </w:r>
    </w:p>
  </w:footnote>
  <w:footnote w:type="continuationSeparator" w:id="0">
    <w:p w:rsidR="002019ED" w:rsidRDefault="002019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BEC" w:rsidRDefault="00DD0BEC">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DD0BEC">
      <w:trPr>
        <w:cantSplit/>
      </w:trPr>
      <w:tc>
        <w:tcPr>
          <w:tcW w:w="990" w:type="dxa"/>
        </w:tcPr>
        <w:p w:rsidR="00DD0BEC" w:rsidRDefault="00DD0BEC">
          <w:pPr>
            <w:pStyle w:val="Header"/>
          </w:pPr>
          <w:r>
            <w:t>Title:</w:t>
          </w:r>
        </w:p>
      </w:tc>
      <w:tc>
        <w:tcPr>
          <w:tcW w:w="5400" w:type="dxa"/>
          <w:gridSpan w:val="3"/>
          <w:vMerge w:val="restart"/>
        </w:tcPr>
        <w:p w:rsidR="00DD0BEC" w:rsidRDefault="00DD0BEC">
          <w:pPr>
            <w:pStyle w:val="Header"/>
          </w:pPr>
          <w:r>
            <w:t>Motor Temperature Estimation</w:t>
          </w:r>
        </w:p>
        <w:p w:rsidR="00DD0BEC" w:rsidRDefault="007F1BE0">
          <w:pPr>
            <w:pStyle w:val="Header"/>
          </w:pPr>
          <w:fldSimple w:instr=" DOCPROPERTY &quot;Product Line&quot;  \* MERGEFORMAT ">
            <w:r w:rsidR="00DD0BEC">
              <w:t>Gen II+ EPS</w:t>
            </w:r>
          </w:fldSimple>
        </w:p>
      </w:tc>
      <w:tc>
        <w:tcPr>
          <w:tcW w:w="1170" w:type="dxa"/>
        </w:tcPr>
        <w:p w:rsidR="00DD0BEC" w:rsidRDefault="00DD0BEC">
          <w:pPr>
            <w:pStyle w:val="Header"/>
          </w:pPr>
          <w:r>
            <w:t>Revision:</w:t>
          </w:r>
        </w:p>
      </w:tc>
      <w:tc>
        <w:tcPr>
          <w:tcW w:w="1350" w:type="dxa"/>
        </w:tcPr>
        <w:p w:rsidR="00DD0BEC" w:rsidRDefault="001C175D" w:rsidP="00DD0BEC">
          <w:pPr>
            <w:pStyle w:val="Header"/>
          </w:pPr>
          <w:ins w:id="34" w:author="Kema, Vishal" w:date="2014-02-24T08:52:00Z">
            <w:r>
              <w:t>18</w:t>
            </w:r>
          </w:ins>
        </w:p>
      </w:tc>
    </w:tr>
    <w:tr w:rsidR="00DD0BEC">
      <w:trPr>
        <w:cantSplit/>
      </w:trPr>
      <w:tc>
        <w:tcPr>
          <w:tcW w:w="990" w:type="dxa"/>
        </w:tcPr>
        <w:p w:rsidR="00DD0BEC" w:rsidRDefault="00DD0BEC">
          <w:pPr>
            <w:pStyle w:val="Header"/>
          </w:pPr>
          <w:r>
            <w:t xml:space="preserve">Product:     </w:t>
          </w:r>
        </w:p>
      </w:tc>
      <w:tc>
        <w:tcPr>
          <w:tcW w:w="5400" w:type="dxa"/>
          <w:gridSpan w:val="3"/>
          <w:vMerge/>
        </w:tcPr>
        <w:p w:rsidR="00DD0BEC" w:rsidRDefault="00DD0BEC">
          <w:pPr>
            <w:pStyle w:val="Header"/>
            <w:jc w:val="center"/>
          </w:pPr>
        </w:p>
      </w:tc>
      <w:tc>
        <w:tcPr>
          <w:tcW w:w="1170" w:type="dxa"/>
        </w:tcPr>
        <w:p w:rsidR="00DD0BEC" w:rsidRDefault="00DD0BEC">
          <w:pPr>
            <w:pStyle w:val="Header"/>
          </w:pPr>
          <w:r>
            <w:t>Rev. Date:</w:t>
          </w:r>
        </w:p>
      </w:tc>
      <w:tc>
        <w:tcPr>
          <w:tcW w:w="1350" w:type="dxa"/>
        </w:tcPr>
        <w:p w:rsidR="00DD0BEC" w:rsidRDefault="001C175D" w:rsidP="00DD0BEC">
          <w:pPr>
            <w:pStyle w:val="Header"/>
          </w:pPr>
          <w:ins w:id="35" w:author="Kema, Vishal" w:date="2014-02-24T08:52:00Z">
            <w:r>
              <w:t>24-Feb-14</w:t>
            </w:r>
          </w:ins>
        </w:p>
      </w:tc>
    </w:tr>
    <w:tr w:rsidR="00DD0BEC">
      <w:trPr>
        <w:cantSplit/>
      </w:trPr>
      <w:tc>
        <w:tcPr>
          <w:tcW w:w="990" w:type="dxa"/>
        </w:tcPr>
        <w:p w:rsidR="00DD0BEC" w:rsidRDefault="00DD0BEC">
          <w:pPr>
            <w:pStyle w:val="Header"/>
          </w:pPr>
          <w:r>
            <w:t>Group:</w:t>
          </w:r>
        </w:p>
      </w:tc>
      <w:tc>
        <w:tcPr>
          <w:tcW w:w="1530" w:type="dxa"/>
        </w:tcPr>
        <w:p w:rsidR="00DD0BEC" w:rsidRDefault="00DD0BEC">
          <w:pPr>
            <w:pStyle w:val="Header"/>
          </w:pPr>
          <w:r>
            <w:t>ESG</w:t>
          </w:r>
        </w:p>
      </w:tc>
      <w:tc>
        <w:tcPr>
          <w:tcW w:w="1260" w:type="dxa"/>
        </w:tcPr>
        <w:p w:rsidR="00DD0BEC" w:rsidRDefault="00DD0BEC">
          <w:pPr>
            <w:pStyle w:val="Header"/>
          </w:pPr>
          <w:r>
            <w:t>Originator:</w:t>
          </w:r>
        </w:p>
      </w:tc>
      <w:tc>
        <w:tcPr>
          <w:tcW w:w="2610" w:type="dxa"/>
        </w:tcPr>
        <w:p w:rsidR="00DD0BEC" w:rsidRDefault="001C175D">
          <w:pPr>
            <w:pStyle w:val="Header"/>
          </w:pPr>
          <w:ins w:id="36" w:author="Kema, Vishal" w:date="2014-02-24T08:53:00Z">
            <w:r>
              <w:t xml:space="preserve">Vishal </w:t>
            </w:r>
            <w:proofErr w:type="spellStart"/>
            <w:r>
              <w:t>Kema</w:t>
            </w:r>
          </w:ins>
          <w:proofErr w:type="spellEnd"/>
        </w:p>
      </w:tc>
      <w:tc>
        <w:tcPr>
          <w:tcW w:w="1170" w:type="dxa"/>
        </w:tcPr>
        <w:p w:rsidR="00DD0BEC" w:rsidRDefault="00DD0BEC">
          <w:pPr>
            <w:pStyle w:val="Header"/>
          </w:pPr>
          <w:r>
            <w:t>Page:</w:t>
          </w:r>
        </w:p>
      </w:tc>
      <w:tc>
        <w:tcPr>
          <w:tcW w:w="1350" w:type="dxa"/>
        </w:tcPr>
        <w:p w:rsidR="00DD0BEC" w:rsidRDefault="00DD0BEC">
          <w:pPr>
            <w:pStyle w:val="Header"/>
          </w:pPr>
          <w:r>
            <w:rPr>
              <w:rStyle w:val="PageNumber"/>
            </w:rPr>
            <w:fldChar w:fldCharType="begin"/>
          </w:r>
          <w:r>
            <w:rPr>
              <w:rStyle w:val="PageNumber"/>
            </w:rPr>
            <w:instrText xml:space="preserve"> PAGE </w:instrText>
          </w:r>
          <w:r>
            <w:rPr>
              <w:rStyle w:val="PageNumber"/>
            </w:rPr>
            <w:fldChar w:fldCharType="separate"/>
          </w:r>
          <w:r w:rsidR="00151B5F">
            <w:rPr>
              <w:rStyle w:val="PageNumber"/>
              <w:noProof/>
            </w:rPr>
            <w:t>22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151B5F">
            <w:rPr>
              <w:rStyle w:val="PageNumber"/>
              <w:noProof/>
            </w:rPr>
            <w:t>22</w:t>
          </w:r>
          <w:r>
            <w:rPr>
              <w:rStyle w:val="PageNumber"/>
            </w:rPr>
            <w:fldChar w:fldCharType="end"/>
          </w:r>
        </w:p>
      </w:tc>
    </w:tr>
  </w:tbl>
  <w:p w:rsidR="00DD0BEC" w:rsidRPr="002F15D3" w:rsidRDefault="00DD0BEC">
    <w:pPr>
      <w:pStyle w:val="Header"/>
      <w:pBdr>
        <w:top w:val="single" w:sz="4" w:space="1" w:color="auto"/>
      </w:pBdr>
      <w:rPr>
        <w:sz w:val="8"/>
        <w:szCs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AC800F1"/>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7">
    <w:nsid w:val="40FD5F01"/>
    <w:multiLevelType w:val="hybridMultilevel"/>
    <w:tmpl w:val="F162C3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69B3114"/>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3736E53"/>
    <w:multiLevelType w:val="hybridMultilevel"/>
    <w:tmpl w:val="368E41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2">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2"/>
  </w:num>
  <w:num w:numId="2">
    <w:abstractNumId w:val="11"/>
  </w:num>
  <w:num w:numId="3">
    <w:abstractNumId w:val="6"/>
  </w:num>
  <w:num w:numId="4">
    <w:abstractNumId w:val="0"/>
  </w:num>
  <w:num w:numId="5">
    <w:abstractNumId w:val="5"/>
  </w:num>
  <w:num w:numId="6">
    <w:abstractNumId w:val="1"/>
  </w:num>
  <w:num w:numId="7">
    <w:abstractNumId w:val="2"/>
  </w:num>
  <w:num w:numId="8">
    <w:abstractNumId w:val="3"/>
  </w:num>
  <w:num w:numId="9">
    <w:abstractNumId w:val="9"/>
  </w:num>
  <w:num w:numId="10">
    <w:abstractNumId w:val="7"/>
  </w:num>
  <w:num w:numId="11">
    <w:abstractNumId w:val="4"/>
  </w:num>
  <w:num w:numId="12">
    <w:abstractNumId w:val="8"/>
  </w:num>
  <w:num w:numId="13">
    <w:abstractNumId w:val="1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92B1E"/>
    <w:rsid w:val="0000304A"/>
    <w:rsid w:val="00003B85"/>
    <w:rsid w:val="00011EBF"/>
    <w:rsid w:val="00021AC4"/>
    <w:rsid w:val="000377A0"/>
    <w:rsid w:val="00047093"/>
    <w:rsid w:val="000472F7"/>
    <w:rsid w:val="00052241"/>
    <w:rsid w:val="00057A92"/>
    <w:rsid w:val="00062641"/>
    <w:rsid w:val="000710BE"/>
    <w:rsid w:val="00081B2E"/>
    <w:rsid w:val="00082BFF"/>
    <w:rsid w:val="00085142"/>
    <w:rsid w:val="000929E2"/>
    <w:rsid w:val="000A15B8"/>
    <w:rsid w:val="000A6E7A"/>
    <w:rsid w:val="000A7E56"/>
    <w:rsid w:val="000B3D22"/>
    <w:rsid w:val="000B3F4A"/>
    <w:rsid w:val="000C4D7D"/>
    <w:rsid w:val="000C4F14"/>
    <w:rsid w:val="000D5D22"/>
    <w:rsid w:val="000E34B7"/>
    <w:rsid w:val="000F25D8"/>
    <w:rsid w:val="000F2CEF"/>
    <w:rsid w:val="000F3BA5"/>
    <w:rsid w:val="000F5586"/>
    <w:rsid w:val="00112B81"/>
    <w:rsid w:val="00117870"/>
    <w:rsid w:val="00135E77"/>
    <w:rsid w:val="00151B5F"/>
    <w:rsid w:val="00153225"/>
    <w:rsid w:val="00156C81"/>
    <w:rsid w:val="00160E81"/>
    <w:rsid w:val="001635CF"/>
    <w:rsid w:val="0016752E"/>
    <w:rsid w:val="001769BA"/>
    <w:rsid w:val="00177876"/>
    <w:rsid w:val="00192C45"/>
    <w:rsid w:val="00195351"/>
    <w:rsid w:val="001975BA"/>
    <w:rsid w:val="001A05A0"/>
    <w:rsid w:val="001A6215"/>
    <w:rsid w:val="001B1294"/>
    <w:rsid w:val="001B197F"/>
    <w:rsid w:val="001B77A4"/>
    <w:rsid w:val="001C175D"/>
    <w:rsid w:val="001C6807"/>
    <w:rsid w:val="001E3404"/>
    <w:rsid w:val="001E45E1"/>
    <w:rsid w:val="002019ED"/>
    <w:rsid w:val="00231CDC"/>
    <w:rsid w:val="002343D2"/>
    <w:rsid w:val="00241978"/>
    <w:rsid w:val="00250C69"/>
    <w:rsid w:val="0026202E"/>
    <w:rsid w:val="00262173"/>
    <w:rsid w:val="00265515"/>
    <w:rsid w:val="00283B9E"/>
    <w:rsid w:val="002912D6"/>
    <w:rsid w:val="002A3D6F"/>
    <w:rsid w:val="002A71BF"/>
    <w:rsid w:val="002C0814"/>
    <w:rsid w:val="002C73A4"/>
    <w:rsid w:val="002E77B5"/>
    <w:rsid w:val="002F13EF"/>
    <w:rsid w:val="002F15D3"/>
    <w:rsid w:val="002F6B46"/>
    <w:rsid w:val="003021FE"/>
    <w:rsid w:val="00305387"/>
    <w:rsid w:val="0032150F"/>
    <w:rsid w:val="00323F62"/>
    <w:rsid w:val="00325262"/>
    <w:rsid w:val="00341996"/>
    <w:rsid w:val="00342EBE"/>
    <w:rsid w:val="00360BE0"/>
    <w:rsid w:val="003718C3"/>
    <w:rsid w:val="00390EEA"/>
    <w:rsid w:val="003A1F7C"/>
    <w:rsid w:val="003A36B6"/>
    <w:rsid w:val="003B1AC3"/>
    <w:rsid w:val="003B5F99"/>
    <w:rsid w:val="003C41DA"/>
    <w:rsid w:val="003C4C4C"/>
    <w:rsid w:val="003C6AF1"/>
    <w:rsid w:val="003E4DF4"/>
    <w:rsid w:val="003E68E6"/>
    <w:rsid w:val="003F5B78"/>
    <w:rsid w:val="003F6318"/>
    <w:rsid w:val="004015D3"/>
    <w:rsid w:val="00406BC7"/>
    <w:rsid w:val="00407CB5"/>
    <w:rsid w:val="0041501C"/>
    <w:rsid w:val="00434DB3"/>
    <w:rsid w:val="00462E3B"/>
    <w:rsid w:val="004651FA"/>
    <w:rsid w:val="00470836"/>
    <w:rsid w:val="004778E3"/>
    <w:rsid w:val="004B30F7"/>
    <w:rsid w:val="004C2812"/>
    <w:rsid w:val="004C43C3"/>
    <w:rsid w:val="004E2F65"/>
    <w:rsid w:val="0050601E"/>
    <w:rsid w:val="00506F53"/>
    <w:rsid w:val="00512534"/>
    <w:rsid w:val="00513063"/>
    <w:rsid w:val="005147CB"/>
    <w:rsid w:val="005169AE"/>
    <w:rsid w:val="00517C21"/>
    <w:rsid w:val="005201D8"/>
    <w:rsid w:val="00540E37"/>
    <w:rsid w:val="00550873"/>
    <w:rsid w:val="00552289"/>
    <w:rsid w:val="00556905"/>
    <w:rsid w:val="005576AA"/>
    <w:rsid w:val="0059214E"/>
    <w:rsid w:val="00594D98"/>
    <w:rsid w:val="00597C16"/>
    <w:rsid w:val="005A0E16"/>
    <w:rsid w:val="005B73B7"/>
    <w:rsid w:val="005D7529"/>
    <w:rsid w:val="005E6CAE"/>
    <w:rsid w:val="005F5BEB"/>
    <w:rsid w:val="00600241"/>
    <w:rsid w:val="00603981"/>
    <w:rsid w:val="00606120"/>
    <w:rsid w:val="00612C3C"/>
    <w:rsid w:val="00613F46"/>
    <w:rsid w:val="00620DD9"/>
    <w:rsid w:val="006237E1"/>
    <w:rsid w:val="006378E3"/>
    <w:rsid w:val="006545E3"/>
    <w:rsid w:val="00654A62"/>
    <w:rsid w:val="006A087E"/>
    <w:rsid w:val="006D77C1"/>
    <w:rsid w:val="006E63F2"/>
    <w:rsid w:val="006F2D06"/>
    <w:rsid w:val="006F2F08"/>
    <w:rsid w:val="006F5589"/>
    <w:rsid w:val="00715148"/>
    <w:rsid w:val="007238BB"/>
    <w:rsid w:val="007362C6"/>
    <w:rsid w:val="0073744C"/>
    <w:rsid w:val="007404D0"/>
    <w:rsid w:val="00742957"/>
    <w:rsid w:val="007519FB"/>
    <w:rsid w:val="0075249B"/>
    <w:rsid w:val="0076075A"/>
    <w:rsid w:val="00761878"/>
    <w:rsid w:val="00773491"/>
    <w:rsid w:val="007775F6"/>
    <w:rsid w:val="00791E80"/>
    <w:rsid w:val="00793AC4"/>
    <w:rsid w:val="007D472C"/>
    <w:rsid w:val="007E70CB"/>
    <w:rsid w:val="007F1809"/>
    <w:rsid w:val="007F1BE0"/>
    <w:rsid w:val="007F6636"/>
    <w:rsid w:val="00800051"/>
    <w:rsid w:val="00800ED6"/>
    <w:rsid w:val="008361B4"/>
    <w:rsid w:val="00837FF0"/>
    <w:rsid w:val="00851802"/>
    <w:rsid w:val="008518FA"/>
    <w:rsid w:val="00887A65"/>
    <w:rsid w:val="00892087"/>
    <w:rsid w:val="00893AF0"/>
    <w:rsid w:val="00896ED8"/>
    <w:rsid w:val="008A14F3"/>
    <w:rsid w:val="008A7A2E"/>
    <w:rsid w:val="008B4545"/>
    <w:rsid w:val="008B690E"/>
    <w:rsid w:val="008D4346"/>
    <w:rsid w:val="008E67C8"/>
    <w:rsid w:val="008F1621"/>
    <w:rsid w:val="008F2441"/>
    <w:rsid w:val="008F3FF5"/>
    <w:rsid w:val="008F7298"/>
    <w:rsid w:val="009130DD"/>
    <w:rsid w:val="009206CD"/>
    <w:rsid w:val="00921329"/>
    <w:rsid w:val="0093726F"/>
    <w:rsid w:val="0094321E"/>
    <w:rsid w:val="009543C5"/>
    <w:rsid w:val="00956D0D"/>
    <w:rsid w:val="0097065F"/>
    <w:rsid w:val="009715DD"/>
    <w:rsid w:val="00983F1B"/>
    <w:rsid w:val="0099208F"/>
    <w:rsid w:val="00995C91"/>
    <w:rsid w:val="009A2F6B"/>
    <w:rsid w:val="009A66C8"/>
    <w:rsid w:val="009B415B"/>
    <w:rsid w:val="009C2BCB"/>
    <w:rsid w:val="009D42D7"/>
    <w:rsid w:val="009D462C"/>
    <w:rsid w:val="009E1A49"/>
    <w:rsid w:val="009F6734"/>
    <w:rsid w:val="00A05566"/>
    <w:rsid w:val="00A07ECB"/>
    <w:rsid w:val="00A102BC"/>
    <w:rsid w:val="00A11FB1"/>
    <w:rsid w:val="00A207EB"/>
    <w:rsid w:val="00A25269"/>
    <w:rsid w:val="00A80A53"/>
    <w:rsid w:val="00A84346"/>
    <w:rsid w:val="00AC1CBD"/>
    <w:rsid w:val="00AD3151"/>
    <w:rsid w:val="00AD7645"/>
    <w:rsid w:val="00B24666"/>
    <w:rsid w:val="00B359A1"/>
    <w:rsid w:val="00B40322"/>
    <w:rsid w:val="00B4649E"/>
    <w:rsid w:val="00B46DA8"/>
    <w:rsid w:val="00B5022D"/>
    <w:rsid w:val="00B52854"/>
    <w:rsid w:val="00B57A7D"/>
    <w:rsid w:val="00B640B3"/>
    <w:rsid w:val="00B64164"/>
    <w:rsid w:val="00B6531D"/>
    <w:rsid w:val="00B74AE5"/>
    <w:rsid w:val="00B77F05"/>
    <w:rsid w:val="00B81916"/>
    <w:rsid w:val="00B92B1E"/>
    <w:rsid w:val="00B9437B"/>
    <w:rsid w:val="00B9574D"/>
    <w:rsid w:val="00BA17F1"/>
    <w:rsid w:val="00BB2F1A"/>
    <w:rsid w:val="00BB478D"/>
    <w:rsid w:val="00BC4BD3"/>
    <w:rsid w:val="00BC5010"/>
    <w:rsid w:val="00BC610C"/>
    <w:rsid w:val="00BD17E3"/>
    <w:rsid w:val="00BD3A2E"/>
    <w:rsid w:val="00BD48AE"/>
    <w:rsid w:val="00BE3BAD"/>
    <w:rsid w:val="00BE57FD"/>
    <w:rsid w:val="00C00686"/>
    <w:rsid w:val="00C02D55"/>
    <w:rsid w:val="00C104D3"/>
    <w:rsid w:val="00C13BF4"/>
    <w:rsid w:val="00C151EA"/>
    <w:rsid w:val="00C168E9"/>
    <w:rsid w:val="00C21E6C"/>
    <w:rsid w:val="00C310C6"/>
    <w:rsid w:val="00C513AA"/>
    <w:rsid w:val="00C64C46"/>
    <w:rsid w:val="00C72E7C"/>
    <w:rsid w:val="00C7714F"/>
    <w:rsid w:val="00C86E16"/>
    <w:rsid w:val="00CA1699"/>
    <w:rsid w:val="00CA3D86"/>
    <w:rsid w:val="00CB3188"/>
    <w:rsid w:val="00CC2EEC"/>
    <w:rsid w:val="00CC7047"/>
    <w:rsid w:val="00CC7603"/>
    <w:rsid w:val="00CF1996"/>
    <w:rsid w:val="00CF2E74"/>
    <w:rsid w:val="00CF38A1"/>
    <w:rsid w:val="00CF5995"/>
    <w:rsid w:val="00D033D8"/>
    <w:rsid w:val="00D04718"/>
    <w:rsid w:val="00D0609B"/>
    <w:rsid w:val="00D06410"/>
    <w:rsid w:val="00D254F0"/>
    <w:rsid w:val="00D2599D"/>
    <w:rsid w:val="00D343AC"/>
    <w:rsid w:val="00D3706E"/>
    <w:rsid w:val="00D42DBC"/>
    <w:rsid w:val="00D42F36"/>
    <w:rsid w:val="00D448F4"/>
    <w:rsid w:val="00D50BCD"/>
    <w:rsid w:val="00D55CC1"/>
    <w:rsid w:val="00D5633C"/>
    <w:rsid w:val="00D62FBC"/>
    <w:rsid w:val="00D654CF"/>
    <w:rsid w:val="00D73B0B"/>
    <w:rsid w:val="00D8097F"/>
    <w:rsid w:val="00D85509"/>
    <w:rsid w:val="00D87147"/>
    <w:rsid w:val="00D9024E"/>
    <w:rsid w:val="00DB56E4"/>
    <w:rsid w:val="00DC1541"/>
    <w:rsid w:val="00DC4740"/>
    <w:rsid w:val="00DC679D"/>
    <w:rsid w:val="00DD0BEC"/>
    <w:rsid w:val="00DE4012"/>
    <w:rsid w:val="00DF265A"/>
    <w:rsid w:val="00DF4AEC"/>
    <w:rsid w:val="00E20661"/>
    <w:rsid w:val="00E300B1"/>
    <w:rsid w:val="00E4094C"/>
    <w:rsid w:val="00E45DB0"/>
    <w:rsid w:val="00E51510"/>
    <w:rsid w:val="00E62FD5"/>
    <w:rsid w:val="00E90B41"/>
    <w:rsid w:val="00EA2983"/>
    <w:rsid w:val="00EB0E99"/>
    <w:rsid w:val="00EB0FED"/>
    <w:rsid w:val="00EC210A"/>
    <w:rsid w:val="00EC4781"/>
    <w:rsid w:val="00EE3A8F"/>
    <w:rsid w:val="00EE5EF0"/>
    <w:rsid w:val="00EF3FE9"/>
    <w:rsid w:val="00EF52E7"/>
    <w:rsid w:val="00EF5C5A"/>
    <w:rsid w:val="00F0545F"/>
    <w:rsid w:val="00F318ED"/>
    <w:rsid w:val="00F31939"/>
    <w:rsid w:val="00F34240"/>
    <w:rsid w:val="00F34FA3"/>
    <w:rsid w:val="00F45C31"/>
    <w:rsid w:val="00F53731"/>
    <w:rsid w:val="00F539AE"/>
    <w:rsid w:val="00F57217"/>
    <w:rsid w:val="00F729D4"/>
    <w:rsid w:val="00F83373"/>
    <w:rsid w:val="00F83662"/>
    <w:rsid w:val="00F86E9C"/>
    <w:rsid w:val="00FA1C6C"/>
    <w:rsid w:val="00FB31F6"/>
    <w:rsid w:val="00FF5A2B"/>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42EBE"/>
    <w:pPr>
      <w:spacing w:after="120"/>
    </w:pPr>
  </w:style>
  <w:style w:type="paragraph" w:styleId="Heading1">
    <w:name w:val="heading 1"/>
    <w:basedOn w:val="Normal"/>
    <w:next w:val="Normal"/>
    <w:qFormat/>
    <w:rsid w:val="00342EBE"/>
    <w:pPr>
      <w:keepNext/>
      <w:numPr>
        <w:numId w:val="1"/>
      </w:numPr>
      <w:spacing w:before="240"/>
      <w:outlineLvl w:val="0"/>
    </w:pPr>
    <w:rPr>
      <w:rFonts w:ascii="Arial" w:hAnsi="Arial"/>
      <w:b/>
      <w:kern w:val="28"/>
      <w:sz w:val="28"/>
    </w:rPr>
  </w:style>
  <w:style w:type="paragraph" w:styleId="Heading2">
    <w:name w:val="heading 2"/>
    <w:basedOn w:val="Normal"/>
    <w:next w:val="Normal"/>
    <w:qFormat/>
    <w:rsid w:val="00342EBE"/>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342EBE"/>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342EBE"/>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342EBE"/>
    <w:pPr>
      <w:numPr>
        <w:ilvl w:val="4"/>
        <w:numId w:val="1"/>
      </w:numPr>
      <w:spacing w:before="240" w:after="60"/>
      <w:outlineLvl w:val="4"/>
    </w:pPr>
    <w:rPr>
      <w:sz w:val="22"/>
    </w:rPr>
  </w:style>
  <w:style w:type="paragraph" w:styleId="Heading6">
    <w:name w:val="heading 6"/>
    <w:basedOn w:val="Normal"/>
    <w:next w:val="Normal"/>
    <w:qFormat/>
    <w:rsid w:val="00342EBE"/>
    <w:pPr>
      <w:numPr>
        <w:ilvl w:val="5"/>
        <w:numId w:val="1"/>
      </w:numPr>
      <w:spacing w:before="240" w:after="60"/>
      <w:outlineLvl w:val="5"/>
    </w:pPr>
    <w:rPr>
      <w:i/>
      <w:sz w:val="22"/>
    </w:rPr>
  </w:style>
  <w:style w:type="paragraph" w:styleId="Heading7">
    <w:name w:val="heading 7"/>
    <w:basedOn w:val="Normal"/>
    <w:next w:val="Normal"/>
    <w:qFormat/>
    <w:rsid w:val="00342EBE"/>
    <w:pPr>
      <w:numPr>
        <w:ilvl w:val="6"/>
        <w:numId w:val="1"/>
      </w:numPr>
      <w:spacing w:before="240" w:after="60"/>
      <w:outlineLvl w:val="6"/>
    </w:pPr>
    <w:rPr>
      <w:rFonts w:ascii="Arial" w:hAnsi="Arial"/>
    </w:rPr>
  </w:style>
  <w:style w:type="paragraph" w:styleId="Heading8">
    <w:name w:val="heading 8"/>
    <w:basedOn w:val="Normal"/>
    <w:next w:val="Normal"/>
    <w:qFormat/>
    <w:rsid w:val="00342EBE"/>
    <w:pPr>
      <w:numPr>
        <w:ilvl w:val="7"/>
        <w:numId w:val="1"/>
      </w:numPr>
      <w:spacing w:before="240" w:after="60"/>
      <w:outlineLvl w:val="7"/>
    </w:pPr>
    <w:rPr>
      <w:rFonts w:ascii="Arial" w:hAnsi="Arial"/>
      <w:i/>
    </w:rPr>
  </w:style>
  <w:style w:type="paragraph" w:styleId="Heading9">
    <w:name w:val="heading 9"/>
    <w:basedOn w:val="Normal"/>
    <w:next w:val="Normal"/>
    <w:qFormat/>
    <w:rsid w:val="00342EBE"/>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rsid w:val="00342EBE"/>
    <w:rPr>
      <w:sz w:val="24"/>
    </w:rPr>
  </w:style>
  <w:style w:type="paragraph" w:styleId="DocumentMap">
    <w:name w:val="Document Map"/>
    <w:basedOn w:val="Normal"/>
    <w:semiHidden/>
    <w:rsid w:val="00342EBE"/>
    <w:pPr>
      <w:shd w:val="clear" w:color="auto" w:fill="000080"/>
    </w:pPr>
    <w:rPr>
      <w:rFonts w:ascii="Tahoma" w:hAnsi="Tahoma"/>
    </w:rPr>
  </w:style>
  <w:style w:type="paragraph" w:styleId="Caption">
    <w:name w:val="caption"/>
    <w:basedOn w:val="Normal"/>
    <w:next w:val="Normal"/>
    <w:qFormat/>
    <w:rsid w:val="00342EBE"/>
    <w:pPr>
      <w:keepNext/>
      <w:spacing w:before="120"/>
      <w:jc w:val="center"/>
    </w:pPr>
  </w:style>
  <w:style w:type="paragraph" w:customStyle="1" w:styleId="TableHeading">
    <w:name w:val="Table Heading"/>
    <w:basedOn w:val="Normal"/>
    <w:rsid w:val="00342EBE"/>
    <w:pPr>
      <w:keepNext/>
      <w:spacing w:before="60" w:after="60"/>
      <w:jc w:val="center"/>
    </w:pPr>
    <w:rPr>
      <w:rFonts w:ascii="Arial" w:hAnsi="Arial"/>
      <w:b/>
      <w:sz w:val="22"/>
    </w:rPr>
  </w:style>
  <w:style w:type="paragraph" w:customStyle="1" w:styleId="Body6">
    <w:name w:val="Body 6"/>
    <w:basedOn w:val="NormalIndent"/>
    <w:rsid w:val="00342EBE"/>
    <w:pPr>
      <w:ind w:left="432"/>
      <w:jc w:val="both"/>
    </w:pPr>
  </w:style>
  <w:style w:type="paragraph" w:customStyle="1" w:styleId="Body7">
    <w:name w:val="Body 7"/>
    <w:basedOn w:val="Normal"/>
    <w:rsid w:val="00342EBE"/>
    <w:pPr>
      <w:ind w:left="864"/>
      <w:jc w:val="both"/>
    </w:pPr>
  </w:style>
  <w:style w:type="paragraph" w:styleId="NormalIndent">
    <w:name w:val="Normal Indent"/>
    <w:basedOn w:val="Normal"/>
    <w:rsid w:val="00342EBE"/>
    <w:pPr>
      <w:ind w:left="720"/>
    </w:pPr>
  </w:style>
  <w:style w:type="paragraph" w:customStyle="1" w:styleId="t0">
    <w:name w:val="t0"/>
    <w:rsid w:val="00342EBE"/>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342EBE"/>
    <w:pPr>
      <w:ind w:left="360" w:right="806"/>
    </w:pPr>
    <w:rPr>
      <w:rFonts w:ascii="Arial" w:hAnsi="Arial"/>
      <w:color w:val="000000"/>
      <w:sz w:val="24"/>
    </w:rPr>
  </w:style>
  <w:style w:type="paragraph" w:styleId="BodyText">
    <w:name w:val="Body Text"/>
    <w:basedOn w:val="Normal"/>
    <w:rsid w:val="00342EBE"/>
    <w:pPr>
      <w:spacing w:after="160"/>
    </w:pPr>
    <w:rPr>
      <w:rFonts w:ascii="Arial" w:hAnsi="Arial"/>
    </w:rPr>
  </w:style>
  <w:style w:type="paragraph" w:customStyle="1" w:styleId="Normal1">
    <w:name w:val="Normal1"/>
    <w:basedOn w:val="Normal"/>
    <w:rsid w:val="00342EBE"/>
    <w:rPr>
      <w:rFonts w:ascii="Arial" w:hAnsi="Arial"/>
      <w:sz w:val="24"/>
    </w:rPr>
  </w:style>
  <w:style w:type="paragraph" w:styleId="Header">
    <w:name w:val="header"/>
    <w:basedOn w:val="Normal"/>
    <w:rsid w:val="00342EBE"/>
    <w:pPr>
      <w:tabs>
        <w:tab w:val="center" w:pos="4320"/>
        <w:tab w:val="right" w:pos="8640"/>
      </w:tabs>
    </w:pPr>
    <w:rPr>
      <w:rFonts w:ascii="Arial" w:hAnsi="Arial"/>
    </w:rPr>
  </w:style>
  <w:style w:type="paragraph" w:styleId="Footer">
    <w:name w:val="footer"/>
    <w:basedOn w:val="Normal"/>
    <w:rsid w:val="00342EBE"/>
    <w:pPr>
      <w:tabs>
        <w:tab w:val="center" w:pos="4320"/>
        <w:tab w:val="right" w:pos="8640"/>
      </w:tabs>
    </w:pPr>
  </w:style>
  <w:style w:type="character" w:styleId="PageNumber">
    <w:name w:val="page number"/>
    <w:basedOn w:val="DefaultParagraphFont"/>
    <w:rsid w:val="00342EBE"/>
  </w:style>
  <w:style w:type="paragraph" w:styleId="PlainText">
    <w:name w:val="Plain Text"/>
    <w:basedOn w:val="Normal"/>
    <w:rsid w:val="00342EBE"/>
    <w:rPr>
      <w:rFonts w:ascii="Courier New" w:hAnsi="Courier New"/>
    </w:rPr>
  </w:style>
  <w:style w:type="paragraph" w:styleId="TOC2">
    <w:name w:val="toc 2"/>
    <w:basedOn w:val="Normal"/>
    <w:next w:val="Normal"/>
    <w:autoRedefine/>
    <w:semiHidden/>
    <w:rsid w:val="00342EBE"/>
    <w:pPr>
      <w:tabs>
        <w:tab w:val="right" w:leader="dot" w:pos="9294"/>
      </w:tabs>
      <w:ind w:left="240"/>
      <w:jc w:val="both"/>
    </w:pPr>
  </w:style>
  <w:style w:type="paragraph" w:customStyle="1" w:styleId="TableItems">
    <w:name w:val="Table Items"/>
    <w:basedOn w:val="Normal"/>
    <w:rsid w:val="00342EBE"/>
    <w:pPr>
      <w:keepNext/>
      <w:spacing w:before="60" w:after="60"/>
      <w:jc w:val="center"/>
    </w:pPr>
  </w:style>
  <w:style w:type="paragraph" w:styleId="BalloonText">
    <w:name w:val="Balloon Text"/>
    <w:basedOn w:val="Normal"/>
    <w:link w:val="BalloonTextChar"/>
    <w:rsid w:val="00EF52E7"/>
    <w:pPr>
      <w:spacing w:after="0"/>
    </w:pPr>
    <w:rPr>
      <w:rFonts w:ascii="Tahoma" w:hAnsi="Tahoma" w:cs="Tahoma"/>
      <w:sz w:val="16"/>
      <w:szCs w:val="16"/>
    </w:rPr>
  </w:style>
  <w:style w:type="character" w:customStyle="1" w:styleId="BalloonTextChar">
    <w:name w:val="Balloon Text Char"/>
    <w:basedOn w:val="DefaultParagraphFont"/>
    <w:link w:val="BalloonText"/>
    <w:rsid w:val="00EF52E7"/>
    <w:rPr>
      <w:rFonts w:ascii="Tahoma" w:hAnsi="Tahoma" w:cs="Tahoma"/>
      <w:sz w:val="16"/>
      <w:szCs w:val="16"/>
    </w:rPr>
  </w:style>
  <w:style w:type="character" w:customStyle="1" w:styleId="Heading5Char">
    <w:name w:val="Heading 5 Char"/>
    <w:basedOn w:val="DefaultParagraphFont"/>
    <w:link w:val="Heading5"/>
    <w:rsid w:val="00011EBF"/>
    <w:rPr>
      <w:sz w:val="22"/>
    </w:rPr>
  </w:style>
  <w:style w:type="character" w:customStyle="1" w:styleId="Heading3Char">
    <w:name w:val="Heading 3 Char"/>
    <w:basedOn w:val="DefaultParagraphFont"/>
    <w:link w:val="Heading3"/>
    <w:rsid w:val="00062641"/>
    <w:rPr>
      <w:rFonts w:ascii="Arial" w:hAnsi="Arial"/>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27738">
      <w:bodyDiv w:val="1"/>
      <w:marLeft w:val="0"/>
      <w:marRight w:val="0"/>
      <w:marTop w:val="0"/>
      <w:marBottom w:val="0"/>
      <w:divBdr>
        <w:top w:val="none" w:sz="0" w:space="0" w:color="auto"/>
        <w:left w:val="none" w:sz="0" w:space="0" w:color="auto"/>
        <w:bottom w:val="none" w:sz="0" w:space="0" w:color="auto"/>
        <w:right w:val="none" w:sz="0" w:space="0" w:color="auto"/>
      </w:divBdr>
    </w:div>
    <w:div w:id="319694800">
      <w:bodyDiv w:val="1"/>
      <w:marLeft w:val="0"/>
      <w:marRight w:val="0"/>
      <w:marTop w:val="0"/>
      <w:marBottom w:val="0"/>
      <w:divBdr>
        <w:top w:val="none" w:sz="0" w:space="0" w:color="auto"/>
        <w:left w:val="none" w:sz="0" w:space="0" w:color="auto"/>
        <w:bottom w:val="none" w:sz="0" w:space="0" w:color="auto"/>
        <w:right w:val="none" w:sz="0" w:space="0" w:color="auto"/>
      </w:divBdr>
    </w:div>
    <w:div w:id="498694362">
      <w:bodyDiv w:val="1"/>
      <w:marLeft w:val="0"/>
      <w:marRight w:val="0"/>
      <w:marTop w:val="0"/>
      <w:marBottom w:val="0"/>
      <w:divBdr>
        <w:top w:val="none" w:sz="0" w:space="0" w:color="auto"/>
        <w:left w:val="none" w:sz="0" w:space="0" w:color="auto"/>
        <w:bottom w:val="none" w:sz="0" w:space="0" w:color="auto"/>
        <w:right w:val="none" w:sz="0" w:space="0" w:color="auto"/>
      </w:divBdr>
    </w:div>
    <w:div w:id="520633797">
      <w:bodyDiv w:val="1"/>
      <w:marLeft w:val="0"/>
      <w:marRight w:val="0"/>
      <w:marTop w:val="0"/>
      <w:marBottom w:val="0"/>
      <w:divBdr>
        <w:top w:val="none" w:sz="0" w:space="0" w:color="auto"/>
        <w:left w:val="none" w:sz="0" w:space="0" w:color="auto"/>
        <w:bottom w:val="none" w:sz="0" w:space="0" w:color="auto"/>
        <w:right w:val="none" w:sz="0" w:space="0" w:color="auto"/>
      </w:divBdr>
    </w:div>
    <w:div w:id="183929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Microsoft_Excel_97-2003_Worksheet2.xls"/><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Excel_Worksheet1.xlsx"/><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Microsoft_Excel_97-2003_Worksheet1.xls"/><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Microsoft_Excel_97-2003_Worksheet3.xls"/></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zshz2\Desktop\Sw%20Modules\MDD%20Design%20Template%20Rev%203.0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BC3E3-F666-42FF-B755-555B6EDE8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Design Template Rev 3.0a.dot</Template>
  <TotalTime>843</TotalTime>
  <Pages>22</Pages>
  <Words>2810</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Delphi</Company>
  <LinksUpToDate>false</LinksUpToDate>
  <CharactersWithSpaces>18790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kzshz2</dc:creator>
  <cp:keywords/>
  <dc:description/>
  <cp:lastModifiedBy>Kema, Vishal</cp:lastModifiedBy>
  <cp:revision>49</cp:revision>
  <cp:lastPrinted>2012-05-23T15:46:00Z</cp:lastPrinted>
  <dcterms:created xsi:type="dcterms:W3CDTF">2012-06-12T15:25:00Z</dcterms:created>
  <dcterms:modified xsi:type="dcterms:W3CDTF">2014-02-24T14:19:00Z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Module Title</vt:lpwstr>
  </property>
  <property fmtid="{D5CDD505-2E9C-101B-9397-08002B2CF9AE}" pid="3" name="MDDRevNum">
    <vt:lpwstr>10</vt:lpwstr>
  </property>
  <property fmtid="{D5CDD505-2E9C-101B-9397-08002B2CF9AE}" pid="4" name="Module Layer">
    <vt:lpwstr>0</vt:lpwstr>
  </property>
  <property fmtid="{D5CDD505-2E9C-101B-9397-08002B2CF9AE}" pid="5" name="Module Name">
    <vt:lpwstr>ModuleName</vt:lpwstr>
  </property>
  <property fmtid="{D5CDD505-2E9C-101B-9397-08002B2CF9AE}" pid="6" name="Product Line">
    <vt:lpwstr>Gen II+ EPS</vt:lpwstr>
  </property>
</Properties>
</file>