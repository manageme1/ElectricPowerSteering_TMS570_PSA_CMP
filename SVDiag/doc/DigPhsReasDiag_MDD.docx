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C103FB" w:rsidP="00984731">
      <w:pPr>
        <w:pStyle w:val="Heading1"/>
        <w:numPr>
          <w:ilvl w:val="0"/>
          <w:numId w:val="0"/>
        </w:numPr>
      </w:pPr>
      <w:bookmarkStart w:id="0" w:name="_GoBack"/>
      <w:bookmarkEnd w:id="0"/>
      <w:r>
        <w:t>Module</w:t>
      </w:r>
      <w:r w:rsidR="004A781C">
        <w:t xml:space="preserve"> -- </w:t>
      </w:r>
      <w:fldSimple w:instr=" DOCPROPERTY &quot;Document Title&quot;  \* MERGEFORMAT ">
        <w:r w:rsidR="00984731">
          <w:t>Digital Phase Reasonableness Diagnostic</w:t>
        </w:r>
      </w:fldSimple>
      <w:r w:rsidR="00B12FE2">
        <w:fldChar w:fldCharType="begin"/>
      </w:r>
      <w:r w:rsidR="004A781C">
        <w:instrText xml:space="preserve"> DOCVARIABLE "MDDRevNum" \* MERGEFORMAT </w:instrText>
      </w:r>
      <w:r w:rsidR="00B12FE2">
        <w:fldChar w:fldCharType="end"/>
      </w:r>
      <w:r w:rsidR="00B12FE2">
        <w:fldChar w:fldCharType="begin"/>
      </w:r>
      <w:r w:rsidR="004A781C">
        <w:instrText xml:space="preserve"> DOCVARIABLE "MDDRevNum" \* MERGEFORMAT </w:instrText>
      </w:r>
      <w:r w:rsidR="00B12FE2">
        <w:fldChar w:fldCharType="end"/>
      </w:r>
    </w:p>
    <w:p w:rsidR="004A781C" w:rsidRDefault="004A781C">
      <w:pPr>
        <w:pStyle w:val="Heading1"/>
      </w:pPr>
      <w:r>
        <w:t>High-Level Description</w:t>
      </w:r>
    </w:p>
    <w:p w:rsidR="004A781C" w:rsidRDefault="00984731">
      <w:r>
        <w:t>This module compares the commanded duty cycle to each phase with the feedback from the NHET module.  The values are compared, compensated with a previously defined fixed value, filtered, and compared against a valid threshold.</w:t>
      </w:r>
    </w:p>
    <w:p w:rsidR="004A781C" w:rsidRDefault="004A781C">
      <w:pPr>
        <w:pStyle w:val="Heading1"/>
      </w:pPr>
      <w:r>
        <w:t>Figures</w:t>
      </w:r>
    </w:p>
    <w:p w:rsidR="00984731" w:rsidRDefault="00984731">
      <w:pPr>
        <w:pStyle w:val="Heading2"/>
      </w:pPr>
      <w:r>
        <w:t>Component Diagram</w:t>
      </w:r>
    </w:p>
    <w:p w:rsidR="00984731" w:rsidRDefault="00324EAA" w:rsidP="005F6199">
      <w:pPr>
        <w:jc w:val="center"/>
      </w:pPr>
      <w:r>
        <w:rPr>
          <w:noProof/>
        </w:rPr>
        <w:drawing>
          <wp:inline distT="0" distB="0" distL="0" distR="0">
            <wp:extent cx="2085340" cy="1884045"/>
            <wp:effectExtent l="0" t="0" r="0" b="190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340" cy="1884045"/>
                    </a:xfrm>
                    <a:prstGeom prst="rect">
                      <a:avLst/>
                    </a:prstGeom>
                    <a:noFill/>
                    <a:ln>
                      <a:noFill/>
                    </a:ln>
                  </pic:spPr>
                </pic:pic>
              </a:graphicData>
            </a:graphic>
          </wp:inline>
        </w:drawing>
      </w:r>
    </w:p>
    <w:p w:rsidR="00984731" w:rsidRPr="00984731" w:rsidRDefault="00984731" w:rsidP="00984731"/>
    <w:p w:rsidR="004A781C" w:rsidRDefault="004A781C">
      <w:pPr>
        <w:pStyle w:val="Heading2"/>
      </w:pPr>
      <w:r>
        <w:t>Diagram – Function Data Sharing</w:t>
      </w:r>
    </w:p>
    <w:p w:rsidR="00984731" w:rsidRPr="00984731" w:rsidRDefault="00984731" w:rsidP="00984731"/>
    <w:p w:rsidR="004A781C" w:rsidRDefault="00984731">
      <w:r>
        <w:t>No Shared Data.</w:t>
      </w: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6C7443" w:rsidP="00F957FA">
            <w:pPr>
              <w:spacing w:before="100" w:beforeAutospacing="1" w:after="100" w:afterAutospacing="1"/>
              <w:rPr>
                <w:rFonts w:ascii="Arial" w:hAnsi="Arial" w:cs="Arial"/>
                <w:sz w:val="16"/>
                <w:szCs w:val="16"/>
              </w:rPr>
            </w:pPr>
            <w:r>
              <w:rPr>
                <w:rFonts w:ascii="Arial" w:hAnsi="Arial" w:cs="Arial"/>
                <w:sz w:val="16"/>
                <w:szCs w:val="16"/>
              </w:rPr>
              <w:t>ExpectedOnTimeA</w:t>
            </w:r>
            <w:r w:rsidR="00984731" w:rsidRPr="00984731">
              <w:rPr>
                <w:rFonts w:ascii="Arial" w:hAnsi="Arial" w:cs="Arial"/>
                <w:sz w:val="16"/>
                <w:szCs w:val="16"/>
              </w:rPr>
              <w:t>_Cnt_u32</w:t>
            </w:r>
          </w:p>
        </w:tc>
        <w:tc>
          <w:tcPr>
            <w:tcW w:w="4455" w:type="dxa"/>
            <w:vAlign w:val="center"/>
          </w:tcPr>
          <w:p w:rsidR="006D33CC" w:rsidRPr="004B5BE2" w:rsidRDefault="006D33CC"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ExpectedOnTime</w:t>
            </w:r>
            <w:r w:rsidR="00984731">
              <w:rPr>
                <w:rFonts w:ascii="Arial" w:hAnsi="Arial" w:cs="Arial"/>
                <w:sz w:val="16"/>
                <w:szCs w:val="16"/>
              </w:rPr>
              <w:t>B</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ExpectedOnTime</w:t>
            </w:r>
            <w:r w:rsidR="00984731">
              <w:rPr>
                <w:rFonts w:ascii="Arial" w:hAnsi="Arial" w:cs="Arial"/>
                <w:sz w:val="16"/>
                <w:szCs w:val="16"/>
              </w:rPr>
              <w:t>C</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6C7443" w:rsidP="00F957FA">
            <w:pPr>
              <w:spacing w:before="100" w:beforeAutospacing="1" w:after="100" w:afterAutospacing="1"/>
              <w:rPr>
                <w:rFonts w:ascii="Arial" w:hAnsi="Arial" w:cs="Arial"/>
                <w:sz w:val="16"/>
                <w:szCs w:val="16"/>
              </w:rPr>
            </w:pPr>
            <w:r>
              <w:rPr>
                <w:rFonts w:ascii="Arial" w:hAnsi="Arial" w:cs="Arial"/>
                <w:sz w:val="16"/>
                <w:szCs w:val="16"/>
              </w:rPr>
              <w:t>MeasuredOnTime</w:t>
            </w:r>
            <w:r w:rsidR="00984731" w:rsidRPr="00984731">
              <w:rPr>
                <w:rFonts w:ascii="Arial" w:hAnsi="Arial" w:cs="Arial"/>
                <w:sz w:val="16"/>
                <w:szCs w:val="16"/>
              </w:rPr>
              <w:t>A_Cnt_u32</w:t>
            </w:r>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MeasuredOnTime</w:t>
            </w:r>
            <w:r w:rsidR="00984731">
              <w:rPr>
                <w:rFonts w:ascii="Arial" w:hAnsi="Arial" w:cs="Arial"/>
                <w:sz w:val="16"/>
                <w:szCs w:val="16"/>
              </w:rPr>
              <w:t>B</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MeasuredOnTime</w:t>
            </w:r>
            <w:r w:rsidR="00984731">
              <w:rPr>
                <w:rFonts w:ascii="Arial" w:hAnsi="Arial" w:cs="Arial"/>
                <w:sz w:val="16"/>
                <w:szCs w:val="16"/>
              </w:rPr>
              <w:t>C</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LRPRCorrectedMtrPosCaptured_rev_u0p16</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LRPRPhaseadvanceCaptured_Cnt_s16</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LRPRModulationIndexCaptured_Uls_f3</w:t>
            </w:r>
            <w:r w:rsidR="008C1CC9">
              <w:rPr>
                <w:rFonts w:ascii="Arial" w:hAnsi="Arial" w:cs="Arial"/>
                <w:sz w:val="16"/>
                <w:szCs w:val="16"/>
              </w:rPr>
              <w:t>2</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MotorVelMRFUnfiltered_MtrRadpS_f32</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ElecMechPolarity_Cnt_s08</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2C5167" w:rsidP="00984731">
            <w:pPr>
              <w:spacing w:before="100" w:beforeAutospacing="1" w:after="100" w:afterAutospacing="1"/>
              <w:rPr>
                <w:rFonts w:ascii="Arial" w:hAnsi="Arial" w:cs="Arial"/>
                <w:sz w:val="16"/>
                <w:szCs w:val="16"/>
              </w:rPr>
            </w:pPr>
            <w:r w:rsidRPr="002C5167">
              <w:rPr>
                <w:rFonts w:ascii="Arial" w:hAnsi="Arial" w:cs="Arial"/>
                <w:sz w:val="16"/>
                <w:szCs w:val="16"/>
              </w:rPr>
              <w:t>PDActivateTest_Cnt_lgc</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033A99"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033A99" w:rsidRPr="002C5167" w:rsidRDefault="00E45E5D" w:rsidP="00984731">
            <w:pPr>
              <w:spacing w:before="100" w:beforeAutospacing="1" w:after="100" w:afterAutospacing="1"/>
              <w:rPr>
                <w:rFonts w:ascii="Arial" w:hAnsi="Arial" w:cs="Arial"/>
                <w:sz w:val="16"/>
                <w:szCs w:val="16"/>
              </w:rPr>
            </w:pPr>
            <w:r>
              <w:rPr>
                <w:rFonts w:ascii="Arial" w:hAnsi="Arial" w:cs="Arial"/>
                <w:sz w:val="16"/>
                <w:szCs w:val="16"/>
              </w:rPr>
              <w:t>GateDriveResetActive_Cnt</w:t>
            </w:r>
            <w:r w:rsidRPr="00E45E5D">
              <w:rPr>
                <w:rFonts w:ascii="Arial" w:hAnsi="Arial" w:cs="Arial"/>
                <w:sz w:val="16"/>
                <w:szCs w:val="16"/>
              </w:rPr>
              <w:t>_lgc</w:t>
            </w:r>
          </w:p>
        </w:tc>
        <w:tc>
          <w:tcPr>
            <w:tcW w:w="4455" w:type="dxa"/>
            <w:vAlign w:val="center"/>
          </w:tcPr>
          <w:p w:rsidR="00033A99" w:rsidRDefault="00033A99"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348"/>
        <w:gridCol w:w="900"/>
        <w:gridCol w:w="1080"/>
        <w:gridCol w:w="1350"/>
        <w:gridCol w:w="2250"/>
      </w:tblGrid>
      <w:tr w:rsidR="00BD008B" w:rsidTr="000873B0">
        <w:tc>
          <w:tcPr>
            <w:tcW w:w="334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90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08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3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0873B0">
        <w:tc>
          <w:tcPr>
            <w:tcW w:w="3348" w:type="dxa"/>
            <w:tcBorders>
              <w:top w:val="single" w:sz="6" w:space="0" w:color="auto"/>
              <w:left w:val="single" w:sz="6" w:space="0" w:color="auto"/>
              <w:bottom w:val="single" w:sz="6" w:space="0" w:color="auto"/>
              <w:right w:val="single" w:sz="6" w:space="0" w:color="auto"/>
            </w:tcBorders>
          </w:tcPr>
          <w:p w:rsidR="00BD008B" w:rsidRDefault="00E622BE" w:rsidP="00E11499">
            <w:pPr>
              <w:spacing w:before="60"/>
              <w:rPr>
                <w:rFonts w:ascii="Arial" w:hAnsi="Arial" w:cs="Arial"/>
                <w:sz w:val="16"/>
              </w:rPr>
            </w:pPr>
            <w:r w:rsidRPr="00E622BE">
              <w:rPr>
                <w:rFonts w:ascii="Arial" w:hAnsi="Arial" w:cs="Arial"/>
                <w:sz w:val="16"/>
              </w:rPr>
              <w:t>SVDiag_</w:t>
            </w:r>
            <w:r w:rsidR="00177A25" w:rsidRPr="00177A25">
              <w:rPr>
                <w:rFonts w:ascii="Arial" w:hAnsi="Arial" w:cs="Arial"/>
                <w:sz w:val="16"/>
              </w:rPr>
              <w:t>FilterSV_Cnt_M_s18p13</w:t>
            </w:r>
            <w:r w:rsidR="00E11499">
              <w:rPr>
                <w:rFonts w:ascii="Arial" w:hAnsi="Arial" w:cs="Arial"/>
                <w:sz w:val="16"/>
              </w:rPr>
              <w:t>[3]</w:t>
            </w:r>
          </w:p>
        </w:tc>
        <w:tc>
          <w:tcPr>
            <w:tcW w:w="900" w:type="dxa"/>
            <w:tcBorders>
              <w:top w:val="single" w:sz="6" w:space="0" w:color="auto"/>
              <w:left w:val="single" w:sz="6" w:space="0" w:color="auto"/>
              <w:bottom w:val="single" w:sz="6" w:space="0" w:color="auto"/>
              <w:right w:val="single" w:sz="6" w:space="0" w:color="auto"/>
            </w:tcBorders>
          </w:tcPr>
          <w:p w:rsidR="00BD008B" w:rsidRDefault="00BF7851" w:rsidP="00F957FA">
            <w:pPr>
              <w:spacing w:before="60"/>
              <w:rPr>
                <w:rFonts w:ascii="Arial" w:hAnsi="Arial" w:cs="Arial"/>
                <w:sz w:val="16"/>
              </w:rPr>
            </w:pPr>
            <w:r>
              <w:rPr>
                <w:rFonts w:ascii="Arial" w:hAnsi="Arial" w:cs="Arial"/>
                <w:sz w:val="16"/>
              </w:rPr>
              <w:t>2</w:t>
            </w:r>
            <w:r w:rsidRPr="00BF7851">
              <w:rPr>
                <w:rFonts w:ascii="Arial" w:hAnsi="Arial" w:cs="Arial"/>
                <w:sz w:val="16"/>
                <w:vertAlign w:val="superscript"/>
              </w:rPr>
              <w:t>-13</w:t>
            </w:r>
          </w:p>
        </w:tc>
        <w:tc>
          <w:tcPr>
            <w:tcW w:w="1080" w:type="dxa"/>
            <w:tcBorders>
              <w:top w:val="single" w:sz="6" w:space="0" w:color="auto"/>
              <w:left w:val="single" w:sz="6" w:space="0" w:color="auto"/>
              <w:bottom w:val="single" w:sz="6" w:space="0" w:color="auto"/>
              <w:right w:val="single" w:sz="6" w:space="0" w:color="auto"/>
            </w:tcBorders>
          </w:tcPr>
          <w:p w:rsidR="00BD008B" w:rsidRDefault="00984731" w:rsidP="00253BB4">
            <w:pPr>
              <w:spacing w:before="60"/>
              <w:rPr>
                <w:rFonts w:ascii="Arial" w:hAnsi="Arial" w:cs="Arial"/>
                <w:sz w:val="16"/>
              </w:rPr>
            </w:pPr>
            <w:r>
              <w:rPr>
                <w:rFonts w:ascii="Arial" w:hAnsi="Arial" w:cs="Arial"/>
                <w:sz w:val="16"/>
              </w:rPr>
              <w:t>-</w:t>
            </w:r>
            <w:del w:id="1" w:author="Spoorti Mali" w:date="2015-01-14T14:21:00Z">
              <w:r w:rsidR="00BF7851" w:rsidDel="00253BB4">
                <w:rPr>
                  <w:rFonts w:ascii="Arial" w:hAnsi="Arial" w:cs="Arial"/>
                  <w:sz w:val="16"/>
                </w:rPr>
                <w:delText>210000</w:delText>
              </w:r>
            </w:del>
            <w:ins w:id="2" w:author="Spoorti Mali" w:date="2015-01-14T14:21:00Z">
              <w:r w:rsidR="00253BB4">
                <w:rPr>
                  <w:rFonts w:ascii="Arial" w:hAnsi="Arial" w:cs="Arial"/>
                  <w:sz w:val="16"/>
                </w:rPr>
                <w:t>262136</w:t>
              </w:r>
            </w:ins>
          </w:p>
        </w:tc>
        <w:tc>
          <w:tcPr>
            <w:tcW w:w="1350" w:type="dxa"/>
            <w:tcBorders>
              <w:top w:val="single" w:sz="6" w:space="0" w:color="auto"/>
              <w:left w:val="single" w:sz="6" w:space="0" w:color="auto"/>
              <w:bottom w:val="single" w:sz="6" w:space="0" w:color="auto"/>
              <w:right w:val="single" w:sz="6" w:space="0" w:color="auto"/>
            </w:tcBorders>
          </w:tcPr>
          <w:p w:rsidR="00BD008B" w:rsidRDefault="00BF7851" w:rsidP="00F957FA">
            <w:pPr>
              <w:spacing w:before="60"/>
              <w:rPr>
                <w:rFonts w:ascii="Arial" w:hAnsi="Arial" w:cs="Arial"/>
                <w:sz w:val="16"/>
              </w:rPr>
            </w:pPr>
            <w:del w:id="3" w:author="Spoorti Mali" w:date="2015-01-14T14:22:00Z">
              <w:r w:rsidDel="00253BB4">
                <w:rPr>
                  <w:rFonts w:ascii="Arial" w:hAnsi="Arial" w:cs="Arial"/>
                  <w:sz w:val="16"/>
                </w:rPr>
                <w:delText>210000</w:delText>
              </w:r>
            </w:del>
            <w:ins w:id="4" w:author="Spoorti Mali" w:date="2015-01-14T14:22:00Z">
              <w:r w:rsidR="00253BB4">
                <w:rPr>
                  <w:rFonts w:ascii="Arial" w:hAnsi="Arial" w:cs="Arial"/>
                  <w:sz w:val="16"/>
                </w:rPr>
                <w:t>262136</w:t>
              </w:r>
            </w:ins>
          </w:p>
        </w:tc>
        <w:tc>
          <w:tcPr>
            <w:tcW w:w="2250" w:type="dxa"/>
            <w:tcBorders>
              <w:top w:val="single" w:sz="6" w:space="0" w:color="auto"/>
              <w:left w:val="single" w:sz="6" w:space="0" w:color="auto"/>
              <w:bottom w:val="single" w:sz="6" w:space="0" w:color="auto"/>
              <w:right w:val="single" w:sz="6" w:space="0" w:color="auto"/>
            </w:tcBorders>
          </w:tcPr>
          <w:p w:rsidR="00BD008B" w:rsidRDefault="00177A25" w:rsidP="00F957FA">
            <w:pPr>
              <w:spacing w:before="60"/>
              <w:rPr>
                <w:rFonts w:ascii="Arial" w:hAnsi="Arial" w:cs="Arial"/>
                <w:sz w:val="16"/>
              </w:rPr>
            </w:pPr>
            <w:r w:rsidRPr="00177A25">
              <w:rPr>
                <w:rFonts w:ascii="Arial" w:hAnsi="Arial" w:cs="Arial"/>
                <w:sz w:val="16"/>
              </w:rPr>
              <w:t>DIGPHSREASDIAG_START_SEC_VAR_</w:t>
            </w:r>
            <w:r w:rsidR="00BA0496">
              <w:rPr>
                <w:rFonts w:ascii="Arial" w:hAnsi="Arial" w:cs="Arial"/>
                <w:sz w:val="16"/>
              </w:rPr>
              <w:t>CLEARED_</w:t>
            </w:r>
            <w:r w:rsidRPr="00177A25">
              <w:rPr>
                <w:rFonts w:ascii="Arial" w:hAnsi="Arial" w:cs="Arial"/>
                <w:sz w:val="16"/>
              </w:rPr>
              <w:t>32</w:t>
            </w:r>
          </w:p>
        </w:tc>
      </w:tr>
      <w:tr w:rsidR="007E32EC" w:rsidTr="000873B0">
        <w:tc>
          <w:tcPr>
            <w:tcW w:w="3348" w:type="dxa"/>
            <w:tcBorders>
              <w:top w:val="single" w:sz="6" w:space="0" w:color="auto"/>
              <w:left w:val="single" w:sz="6" w:space="0" w:color="auto"/>
              <w:bottom w:val="single" w:sz="6" w:space="0" w:color="auto"/>
              <w:right w:val="single" w:sz="6" w:space="0" w:color="auto"/>
            </w:tcBorders>
          </w:tcPr>
          <w:p w:rsidR="007E32EC" w:rsidRPr="00177A25" w:rsidRDefault="00E622BE" w:rsidP="00E11499">
            <w:pPr>
              <w:spacing w:before="60"/>
              <w:rPr>
                <w:rFonts w:ascii="Arial" w:hAnsi="Arial" w:cs="Arial"/>
                <w:sz w:val="16"/>
              </w:rPr>
            </w:pPr>
            <w:r w:rsidRPr="009D6E19">
              <w:rPr>
                <w:rFonts w:ascii="Arial" w:hAnsi="Arial" w:cs="Arial"/>
                <w:sz w:val="16"/>
              </w:rPr>
              <w:t>SVDiag_</w:t>
            </w:r>
            <w:r w:rsidR="007E32EC" w:rsidRPr="001152CF">
              <w:rPr>
                <w:rFonts w:ascii="Arial" w:hAnsi="Arial" w:cs="Arial"/>
                <w:sz w:val="16"/>
              </w:rPr>
              <w:t>PrevLRPRHighSector_Cnt_M_lgc</w:t>
            </w:r>
          </w:p>
        </w:tc>
        <w:tc>
          <w:tcPr>
            <w:tcW w:w="900" w:type="dxa"/>
            <w:tcBorders>
              <w:top w:val="single" w:sz="6" w:space="0" w:color="auto"/>
              <w:left w:val="single" w:sz="6" w:space="0" w:color="auto"/>
              <w:bottom w:val="single" w:sz="6" w:space="0" w:color="auto"/>
              <w:right w:val="single" w:sz="6" w:space="0" w:color="auto"/>
            </w:tcBorders>
          </w:tcPr>
          <w:p w:rsidR="007E32EC" w:rsidRDefault="007E32EC" w:rsidP="00F957FA">
            <w:pPr>
              <w:spacing w:before="60"/>
              <w:rPr>
                <w:rFonts w:ascii="Arial" w:hAnsi="Arial" w:cs="Arial"/>
                <w:sz w:val="16"/>
              </w:rPr>
            </w:pPr>
            <w:r>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
          <w:p w:rsidR="007E32EC"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
          <w:p w:rsidR="007E32EC"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7E32EC" w:rsidRPr="00177A25" w:rsidRDefault="007E32EC"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202887" w:rsidTr="000873B0">
        <w:tc>
          <w:tcPr>
            <w:tcW w:w="3348" w:type="dxa"/>
            <w:tcBorders>
              <w:top w:val="single" w:sz="6" w:space="0" w:color="auto"/>
              <w:left w:val="single" w:sz="6" w:space="0" w:color="auto"/>
              <w:bottom w:val="single" w:sz="6" w:space="0" w:color="auto"/>
              <w:right w:val="single" w:sz="6" w:space="0" w:color="auto"/>
            </w:tcBorders>
          </w:tcPr>
          <w:p w:rsidR="00202887" w:rsidRPr="00177A25" w:rsidRDefault="00E622BE" w:rsidP="00E11499">
            <w:pPr>
              <w:spacing w:before="60"/>
              <w:rPr>
                <w:rFonts w:ascii="Arial" w:hAnsi="Arial" w:cs="Arial"/>
                <w:sz w:val="16"/>
              </w:rPr>
            </w:pPr>
            <w:r w:rsidRPr="00E622BE">
              <w:rPr>
                <w:rFonts w:ascii="Arial" w:hAnsi="Arial" w:cs="Arial"/>
                <w:sz w:val="16"/>
              </w:rPr>
              <w:t>SVDiag_</w:t>
            </w:r>
            <w:r w:rsidR="00202887" w:rsidRPr="001152CF">
              <w:rPr>
                <w:rFonts w:ascii="Arial" w:hAnsi="Arial" w:cs="Arial"/>
                <w:sz w:val="16"/>
              </w:rPr>
              <w:t>LRPRHighSector_Cnt_M_lgc</w:t>
            </w:r>
          </w:p>
        </w:tc>
        <w:tc>
          <w:tcPr>
            <w:tcW w:w="9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422C8B">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
          <w:p w:rsidR="00202887"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202887" w:rsidTr="000873B0">
        <w:tc>
          <w:tcPr>
            <w:tcW w:w="3348" w:type="dxa"/>
            <w:tcBorders>
              <w:top w:val="single" w:sz="6" w:space="0" w:color="auto"/>
              <w:left w:val="single" w:sz="6" w:space="0" w:color="auto"/>
              <w:bottom w:val="single" w:sz="6" w:space="0" w:color="auto"/>
              <w:right w:val="single" w:sz="6" w:space="0" w:color="auto"/>
            </w:tcBorders>
          </w:tcPr>
          <w:p w:rsidR="00202887" w:rsidRPr="00177A25" w:rsidRDefault="00E622BE" w:rsidP="00E11499">
            <w:pPr>
              <w:spacing w:before="60"/>
              <w:rPr>
                <w:rFonts w:ascii="Arial" w:hAnsi="Arial" w:cs="Arial"/>
                <w:sz w:val="16"/>
              </w:rPr>
            </w:pPr>
            <w:r w:rsidRPr="00E622BE">
              <w:rPr>
                <w:rFonts w:ascii="Arial" w:hAnsi="Arial" w:cs="Arial"/>
                <w:sz w:val="16"/>
              </w:rPr>
              <w:t>SVDiag_</w:t>
            </w:r>
            <w:r w:rsidR="00202887" w:rsidRPr="001152CF">
              <w:rPr>
                <w:rFonts w:ascii="Arial" w:hAnsi="Arial" w:cs="Arial"/>
                <w:sz w:val="16"/>
              </w:rPr>
              <w:t>PrevLRPRLowSector_Cnt_M_lgc</w:t>
            </w:r>
          </w:p>
        </w:tc>
        <w:tc>
          <w:tcPr>
            <w:tcW w:w="9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422C8B">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
          <w:p w:rsidR="00202887"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202887" w:rsidTr="000873B0">
        <w:tc>
          <w:tcPr>
            <w:tcW w:w="3348" w:type="dxa"/>
            <w:tcBorders>
              <w:top w:val="single" w:sz="6" w:space="0" w:color="auto"/>
              <w:left w:val="single" w:sz="6" w:space="0" w:color="auto"/>
              <w:bottom w:val="single" w:sz="6" w:space="0" w:color="auto"/>
              <w:right w:val="single" w:sz="6" w:space="0" w:color="auto"/>
            </w:tcBorders>
          </w:tcPr>
          <w:p w:rsidR="00202887" w:rsidRPr="00177A25" w:rsidRDefault="00E622BE" w:rsidP="001152CF">
            <w:pPr>
              <w:spacing w:before="60"/>
              <w:rPr>
                <w:rFonts w:ascii="Arial" w:hAnsi="Arial" w:cs="Arial"/>
                <w:sz w:val="16"/>
              </w:rPr>
            </w:pPr>
            <w:r w:rsidRPr="00E622BE">
              <w:rPr>
                <w:rFonts w:ascii="Arial" w:hAnsi="Arial" w:cs="Arial"/>
                <w:sz w:val="16"/>
              </w:rPr>
              <w:t>SVDiag_</w:t>
            </w:r>
            <w:r w:rsidR="00202887" w:rsidRPr="001152CF">
              <w:rPr>
                <w:rFonts w:ascii="Arial" w:hAnsi="Arial" w:cs="Arial"/>
                <w:sz w:val="16"/>
              </w:rPr>
              <w:t>LRPRLowSector_Cnt_M_lgc</w:t>
            </w:r>
          </w:p>
        </w:tc>
        <w:tc>
          <w:tcPr>
            <w:tcW w:w="9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422C8B">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
          <w:p w:rsidR="00202887"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7E32EC" w:rsidTr="000873B0">
        <w:tc>
          <w:tcPr>
            <w:tcW w:w="3348" w:type="dxa"/>
            <w:tcBorders>
              <w:top w:val="single" w:sz="6" w:space="0" w:color="auto"/>
              <w:left w:val="single" w:sz="6" w:space="0" w:color="auto"/>
              <w:bottom w:val="single" w:sz="6" w:space="0" w:color="auto"/>
              <w:right w:val="single" w:sz="6" w:space="0" w:color="auto"/>
            </w:tcBorders>
          </w:tcPr>
          <w:p w:rsidR="007E32EC" w:rsidRPr="00177A25" w:rsidRDefault="00E622BE" w:rsidP="00E11499">
            <w:pPr>
              <w:spacing w:before="60"/>
              <w:rPr>
                <w:rFonts w:ascii="Arial" w:hAnsi="Arial" w:cs="Arial"/>
                <w:sz w:val="16"/>
              </w:rPr>
            </w:pPr>
            <w:r w:rsidRPr="00E622BE">
              <w:rPr>
                <w:rFonts w:ascii="Arial" w:hAnsi="Arial" w:cs="Arial"/>
                <w:sz w:val="16"/>
              </w:rPr>
              <w:lastRenderedPageBreak/>
              <w:t>SVDiag_</w:t>
            </w:r>
            <w:r w:rsidR="007E32EC" w:rsidRPr="001152CF">
              <w:rPr>
                <w:rFonts w:ascii="Arial" w:hAnsi="Arial" w:cs="Arial"/>
                <w:sz w:val="16"/>
              </w:rPr>
              <w:t>LRPRAdjModldAComp_Cnt_M_f32</w:t>
            </w:r>
          </w:p>
        </w:tc>
        <w:tc>
          <w:tcPr>
            <w:tcW w:w="900" w:type="dxa"/>
            <w:tcBorders>
              <w:top w:val="single" w:sz="6" w:space="0" w:color="auto"/>
              <w:left w:val="single" w:sz="6" w:space="0" w:color="auto"/>
              <w:bottom w:val="single" w:sz="6" w:space="0" w:color="auto"/>
              <w:right w:val="single" w:sz="6" w:space="0" w:color="auto"/>
            </w:tcBorders>
          </w:tcPr>
          <w:p w:rsidR="007E32EC" w:rsidRDefault="00202887"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7E32EC" w:rsidRDefault="007E32EC"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
          <w:p w:rsidR="007E32EC" w:rsidRDefault="004F1417" w:rsidP="00F957FA">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
          <w:p w:rsidR="007E32EC" w:rsidRPr="00177A25" w:rsidRDefault="007E32EC" w:rsidP="007E32EC">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CLEARED_FLOAT32</w:t>
            </w:r>
          </w:p>
        </w:tc>
      </w:tr>
      <w:tr w:rsidR="00202887" w:rsidTr="000873B0">
        <w:tc>
          <w:tcPr>
            <w:tcW w:w="3348" w:type="dxa"/>
            <w:tcBorders>
              <w:top w:val="single" w:sz="6" w:space="0" w:color="auto"/>
              <w:left w:val="single" w:sz="6" w:space="0" w:color="auto"/>
              <w:bottom w:val="single" w:sz="6" w:space="0" w:color="auto"/>
              <w:right w:val="single" w:sz="6" w:space="0" w:color="auto"/>
            </w:tcBorders>
          </w:tcPr>
          <w:p w:rsidR="008D76C9" w:rsidRDefault="00E622BE">
            <w:pPr>
              <w:spacing w:before="60"/>
              <w:jc w:val="right"/>
              <w:rPr>
                <w:rFonts w:ascii="Arial" w:hAnsi="Arial" w:cs="Arial"/>
                <w:sz w:val="16"/>
              </w:rPr>
            </w:pPr>
            <w:r w:rsidRPr="00E622BE">
              <w:rPr>
                <w:rFonts w:ascii="Arial" w:hAnsi="Arial" w:cs="Arial"/>
                <w:sz w:val="16"/>
              </w:rPr>
              <w:t>SVDiag_</w:t>
            </w:r>
            <w:r w:rsidR="00202887" w:rsidRPr="001152CF">
              <w:rPr>
                <w:rFonts w:ascii="Arial" w:hAnsi="Arial" w:cs="Arial"/>
                <w:sz w:val="16"/>
              </w:rPr>
              <w:t>PrevLRPRAdjModldComp_Cnt_M_f32</w:t>
            </w:r>
          </w:p>
        </w:tc>
        <w:tc>
          <w:tcPr>
            <w:tcW w:w="9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1A5589">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202887" w:rsidRDefault="00202887" w:rsidP="00BF7851">
            <w:pPr>
              <w:spacing w:before="60"/>
              <w:rPr>
                <w:rFonts w:ascii="Arial" w:hAnsi="Arial" w:cs="Arial"/>
                <w:sz w:val="16"/>
              </w:rPr>
            </w:pPr>
            <w:r w:rsidRPr="00A87980">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
          <w:p w:rsidR="00202887" w:rsidRDefault="004F1417" w:rsidP="00F957FA">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CLEARED_32</w:t>
            </w:r>
          </w:p>
        </w:tc>
      </w:tr>
      <w:tr w:rsidR="00202887" w:rsidTr="000873B0">
        <w:tc>
          <w:tcPr>
            <w:tcW w:w="3348" w:type="dxa"/>
            <w:tcBorders>
              <w:top w:val="single" w:sz="6" w:space="0" w:color="auto"/>
              <w:left w:val="single" w:sz="6" w:space="0" w:color="auto"/>
              <w:bottom w:val="single" w:sz="6" w:space="0" w:color="auto"/>
              <w:right w:val="single" w:sz="6" w:space="0" w:color="auto"/>
            </w:tcBorders>
          </w:tcPr>
          <w:p w:rsidR="00202887" w:rsidRPr="001152CF" w:rsidRDefault="00E622BE" w:rsidP="001152CF">
            <w:pPr>
              <w:spacing w:before="60"/>
              <w:jc w:val="right"/>
              <w:rPr>
                <w:rFonts w:ascii="Arial" w:hAnsi="Arial" w:cs="Arial"/>
                <w:sz w:val="16"/>
              </w:rPr>
            </w:pPr>
            <w:r w:rsidRPr="00E622BE">
              <w:rPr>
                <w:rFonts w:ascii="Arial" w:hAnsi="Arial" w:cs="Arial"/>
                <w:sz w:val="16"/>
              </w:rPr>
              <w:t>SVDiag_</w:t>
            </w:r>
            <w:r w:rsidR="00202887" w:rsidRPr="001152CF">
              <w:rPr>
                <w:rFonts w:ascii="Arial" w:hAnsi="Arial" w:cs="Arial"/>
                <w:sz w:val="16"/>
              </w:rPr>
              <w:t>PrevLRPRPhsAdvComp_Cnt_M_u16</w:t>
            </w:r>
          </w:p>
        </w:tc>
        <w:tc>
          <w:tcPr>
            <w:tcW w:w="9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202887" w:rsidRDefault="00202887" w:rsidP="00BF7851">
            <w:pPr>
              <w:spacing w:before="60"/>
              <w:rPr>
                <w:rFonts w:ascii="Arial" w:hAnsi="Arial" w:cs="Arial"/>
                <w:sz w:val="16"/>
              </w:rPr>
            </w:pPr>
            <w:r w:rsidRPr="00A87980">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
          <w:p w:rsidR="00202887" w:rsidRDefault="004F1417" w:rsidP="00F957FA">
            <w:pPr>
              <w:spacing w:before="60"/>
              <w:rPr>
                <w:rFonts w:ascii="Arial" w:hAnsi="Arial" w:cs="Arial"/>
                <w:sz w:val="16"/>
              </w:rPr>
            </w:pPr>
            <w:r>
              <w:rPr>
                <w:rFonts w:ascii="Arial" w:hAnsi="Arial" w:cs="Arial"/>
                <w:sz w:val="16"/>
              </w:rPr>
              <w:t>6144</w:t>
            </w:r>
          </w:p>
        </w:tc>
        <w:tc>
          <w:tcPr>
            <w:tcW w:w="2250" w:type="dxa"/>
            <w:tcBorders>
              <w:top w:val="single" w:sz="6" w:space="0" w:color="auto"/>
              <w:left w:val="single" w:sz="6" w:space="0" w:color="auto"/>
              <w:bottom w:val="single" w:sz="6" w:space="0" w:color="auto"/>
              <w:right w:val="single" w:sz="6" w:space="0" w:color="auto"/>
            </w:tcBorders>
          </w:tcPr>
          <w:p w:rsidR="00202887" w:rsidRPr="00177A25" w:rsidRDefault="00202887"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202887" w:rsidTr="000873B0">
        <w:tc>
          <w:tcPr>
            <w:tcW w:w="3348" w:type="dxa"/>
            <w:tcBorders>
              <w:top w:val="single" w:sz="6" w:space="0" w:color="auto"/>
              <w:left w:val="single" w:sz="6" w:space="0" w:color="auto"/>
              <w:bottom w:val="single" w:sz="6" w:space="0" w:color="auto"/>
              <w:right w:val="single" w:sz="6" w:space="0" w:color="auto"/>
            </w:tcBorders>
          </w:tcPr>
          <w:p w:rsidR="00202887" w:rsidRPr="001152CF" w:rsidRDefault="00E622BE" w:rsidP="001152CF">
            <w:pPr>
              <w:spacing w:before="60"/>
              <w:jc w:val="right"/>
              <w:rPr>
                <w:rFonts w:ascii="Arial" w:hAnsi="Arial" w:cs="Arial"/>
                <w:sz w:val="16"/>
              </w:rPr>
            </w:pPr>
            <w:r w:rsidRPr="00E622BE">
              <w:rPr>
                <w:rFonts w:ascii="Arial" w:hAnsi="Arial" w:cs="Arial"/>
                <w:sz w:val="16"/>
              </w:rPr>
              <w:t>SVDiag_</w:t>
            </w:r>
            <w:r w:rsidR="00202887" w:rsidRPr="001152CF">
              <w:rPr>
                <w:rFonts w:ascii="Arial" w:hAnsi="Arial" w:cs="Arial"/>
                <w:sz w:val="16"/>
              </w:rPr>
              <w:t>LRPRPhsAdvComp_Cnt_M_u16</w:t>
            </w:r>
          </w:p>
        </w:tc>
        <w:tc>
          <w:tcPr>
            <w:tcW w:w="9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202887" w:rsidRDefault="00202887" w:rsidP="00BF7851">
            <w:pPr>
              <w:spacing w:before="60"/>
              <w:rPr>
                <w:rFonts w:ascii="Arial" w:hAnsi="Arial" w:cs="Arial"/>
                <w:sz w:val="16"/>
              </w:rPr>
            </w:pPr>
            <w:r w:rsidRPr="00A87980">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
          <w:p w:rsidR="00202887" w:rsidRDefault="004F1417" w:rsidP="00F957FA">
            <w:pPr>
              <w:spacing w:before="60"/>
              <w:rPr>
                <w:rFonts w:ascii="Arial" w:hAnsi="Arial" w:cs="Arial"/>
                <w:sz w:val="16"/>
              </w:rPr>
            </w:pPr>
            <w:r>
              <w:rPr>
                <w:rFonts w:ascii="Arial" w:hAnsi="Arial" w:cs="Arial"/>
                <w:sz w:val="16"/>
              </w:rPr>
              <w:t>6144</w:t>
            </w:r>
          </w:p>
        </w:tc>
        <w:tc>
          <w:tcPr>
            <w:tcW w:w="2250" w:type="dxa"/>
            <w:tcBorders>
              <w:top w:val="single" w:sz="6" w:space="0" w:color="auto"/>
              <w:left w:val="single" w:sz="6" w:space="0" w:color="auto"/>
              <w:bottom w:val="single" w:sz="6" w:space="0" w:color="auto"/>
              <w:right w:val="single" w:sz="6" w:space="0" w:color="auto"/>
            </w:tcBorders>
          </w:tcPr>
          <w:p w:rsidR="00202887" w:rsidRPr="00177A25" w:rsidRDefault="00202887"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7E32EC" w:rsidTr="000873B0">
        <w:tc>
          <w:tcPr>
            <w:tcW w:w="3348" w:type="dxa"/>
            <w:tcBorders>
              <w:top w:val="single" w:sz="6" w:space="0" w:color="auto"/>
              <w:left w:val="single" w:sz="6" w:space="0" w:color="auto"/>
              <w:bottom w:val="single" w:sz="6" w:space="0" w:color="auto"/>
              <w:right w:val="single" w:sz="6" w:space="0" w:color="auto"/>
            </w:tcBorders>
          </w:tcPr>
          <w:p w:rsidR="008D76C9" w:rsidRDefault="00E622BE">
            <w:pPr>
              <w:spacing w:before="60"/>
              <w:jc w:val="center"/>
              <w:rPr>
                <w:rFonts w:ascii="Arial" w:hAnsi="Arial" w:cs="Arial"/>
                <w:sz w:val="16"/>
              </w:rPr>
            </w:pPr>
            <w:r w:rsidRPr="00E622BE">
              <w:rPr>
                <w:rFonts w:ascii="Arial" w:hAnsi="Arial" w:cs="Arial"/>
                <w:sz w:val="16"/>
              </w:rPr>
              <w:t>SVDiag_</w:t>
            </w:r>
            <w:r w:rsidR="007E32EC" w:rsidRPr="001152CF">
              <w:rPr>
                <w:rFonts w:ascii="Arial" w:hAnsi="Arial" w:cs="Arial"/>
                <w:sz w:val="16"/>
              </w:rPr>
              <w:t>PhaseOffset_Rev_M_u0p16</w:t>
            </w:r>
          </w:p>
        </w:tc>
        <w:tc>
          <w:tcPr>
            <w:tcW w:w="900" w:type="dxa"/>
            <w:tcBorders>
              <w:top w:val="single" w:sz="6" w:space="0" w:color="auto"/>
              <w:left w:val="single" w:sz="6" w:space="0" w:color="auto"/>
              <w:bottom w:val="single" w:sz="6" w:space="0" w:color="auto"/>
              <w:right w:val="single" w:sz="6" w:space="0" w:color="auto"/>
            </w:tcBorders>
          </w:tcPr>
          <w:p w:rsidR="007E32EC" w:rsidRDefault="007E32EC" w:rsidP="007E32EC">
            <w:pPr>
              <w:spacing w:before="60"/>
              <w:rPr>
                <w:rFonts w:ascii="Arial" w:hAnsi="Arial" w:cs="Arial"/>
                <w:sz w:val="16"/>
              </w:rPr>
            </w:pPr>
            <w:r>
              <w:rPr>
                <w:rFonts w:ascii="Arial" w:hAnsi="Arial" w:cs="Arial"/>
                <w:sz w:val="16"/>
              </w:rPr>
              <w:t>2</w:t>
            </w:r>
            <w:r w:rsidR="00B4032B" w:rsidRPr="00B4032B">
              <w:rPr>
                <w:rFonts w:ascii="Arial" w:hAnsi="Arial" w:cs="Arial"/>
                <w:sz w:val="16"/>
                <w:vertAlign w:val="superscript"/>
              </w:rPr>
              <w:t>-1</w:t>
            </w:r>
            <w:r>
              <w:rPr>
                <w:rFonts w:ascii="Arial" w:hAnsi="Arial" w:cs="Arial"/>
                <w:sz w:val="16"/>
                <w:vertAlign w:val="superscript"/>
              </w:rPr>
              <w:t>6</w:t>
            </w:r>
          </w:p>
        </w:tc>
        <w:tc>
          <w:tcPr>
            <w:tcW w:w="1080" w:type="dxa"/>
            <w:tcBorders>
              <w:top w:val="single" w:sz="6" w:space="0" w:color="auto"/>
              <w:left w:val="single" w:sz="6" w:space="0" w:color="auto"/>
              <w:bottom w:val="single" w:sz="6" w:space="0" w:color="auto"/>
              <w:right w:val="single" w:sz="6" w:space="0" w:color="auto"/>
            </w:tcBorders>
          </w:tcPr>
          <w:p w:rsidR="007E32EC" w:rsidRDefault="007E32EC"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
          <w:p w:rsidR="007E32EC" w:rsidRDefault="007E32EC" w:rsidP="00F957FA">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
          <w:p w:rsidR="007E32EC" w:rsidRPr="00177A25" w:rsidRDefault="007E32EC"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7E32EC" w:rsidTr="000873B0">
        <w:tc>
          <w:tcPr>
            <w:tcW w:w="3348" w:type="dxa"/>
            <w:tcBorders>
              <w:top w:val="single" w:sz="6" w:space="0" w:color="auto"/>
              <w:left w:val="single" w:sz="6" w:space="0" w:color="auto"/>
              <w:bottom w:val="single" w:sz="6" w:space="0" w:color="auto"/>
              <w:right w:val="single" w:sz="6" w:space="0" w:color="auto"/>
            </w:tcBorders>
          </w:tcPr>
          <w:p w:rsidR="007E32EC" w:rsidRPr="001152CF" w:rsidRDefault="00E622BE" w:rsidP="001152CF">
            <w:pPr>
              <w:spacing w:before="60"/>
              <w:jc w:val="center"/>
              <w:rPr>
                <w:rFonts w:ascii="Arial" w:hAnsi="Arial" w:cs="Arial"/>
                <w:sz w:val="16"/>
              </w:rPr>
            </w:pPr>
            <w:r w:rsidRPr="00E622BE">
              <w:rPr>
                <w:rFonts w:ascii="Arial" w:hAnsi="Arial" w:cs="Arial"/>
                <w:sz w:val="16"/>
              </w:rPr>
              <w:t>SVDiag_</w:t>
            </w:r>
            <w:r w:rsidR="007E32EC" w:rsidRPr="001152CF">
              <w:rPr>
                <w:rFonts w:ascii="Arial" w:hAnsi="Arial" w:cs="Arial"/>
                <w:sz w:val="16"/>
              </w:rPr>
              <w:t>LowPhReasErrorAcc_Cnt_M_u16</w:t>
            </w:r>
          </w:p>
        </w:tc>
        <w:tc>
          <w:tcPr>
            <w:tcW w:w="900" w:type="dxa"/>
            <w:tcBorders>
              <w:top w:val="single" w:sz="6" w:space="0" w:color="auto"/>
              <w:left w:val="single" w:sz="6" w:space="0" w:color="auto"/>
              <w:bottom w:val="single" w:sz="6" w:space="0" w:color="auto"/>
              <w:right w:val="single" w:sz="6" w:space="0" w:color="auto"/>
            </w:tcBorders>
          </w:tcPr>
          <w:p w:rsidR="007E32EC" w:rsidRDefault="007E32EC"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7E32EC" w:rsidRDefault="007E32EC"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
          <w:p w:rsidR="007E32EC" w:rsidRDefault="00202887" w:rsidP="00F957FA">
            <w:pPr>
              <w:spacing w:before="60"/>
              <w:rPr>
                <w:rFonts w:ascii="Arial" w:hAnsi="Arial" w:cs="Arial"/>
                <w:sz w:val="16"/>
              </w:rPr>
            </w:pPr>
            <w:r>
              <w:rPr>
                <w:rFonts w:ascii="Arial" w:hAnsi="Arial" w:cs="Arial"/>
                <w:sz w:val="16"/>
              </w:rPr>
              <w:t>1000</w:t>
            </w:r>
          </w:p>
        </w:tc>
        <w:tc>
          <w:tcPr>
            <w:tcW w:w="2250" w:type="dxa"/>
            <w:tcBorders>
              <w:top w:val="single" w:sz="6" w:space="0" w:color="auto"/>
              <w:left w:val="single" w:sz="6" w:space="0" w:color="auto"/>
              <w:bottom w:val="single" w:sz="6" w:space="0" w:color="auto"/>
              <w:right w:val="single" w:sz="6" w:space="0" w:color="auto"/>
            </w:tcBorders>
          </w:tcPr>
          <w:p w:rsidR="007E32EC" w:rsidRPr="00177A25" w:rsidRDefault="007E32EC"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8D76C9" w:rsidTr="000873B0">
        <w:tc>
          <w:tcPr>
            <w:tcW w:w="3348" w:type="dxa"/>
            <w:tcBorders>
              <w:top w:val="single" w:sz="6" w:space="0" w:color="auto"/>
              <w:left w:val="single" w:sz="6" w:space="0" w:color="auto"/>
              <w:bottom w:val="single" w:sz="6" w:space="0" w:color="auto"/>
              <w:right w:val="single" w:sz="6" w:space="0" w:color="auto"/>
            </w:tcBorders>
          </w:tcPr>
          <w:p w:rsidR="008D76C9" w:rsidRPr="001152CF" w:rsidRDefault="00E622BE" w:rsidP="001152CF">
            <w:pPr>
              <w:spacing w:before="60"/>
              <w:jc w:val="center"/>
              <w:rPr>
                <w:rFonts w:ascii="Arial" w:hAnsi="Arial" w:cs="Arial"/>
                <w:sz w:val="16"/>
              </w:rPr>
            </w:pPr>
            <w:r w:rsidRPr="00E622BE">
              <w:rPr>
                <w:rFonts w:ascii="Arial" w:hAnsi="Arial" w:cs="Arial"/>
                <w:sz w:val="16"/>
              </w:rPr>
              <w:t>SVDiag_</w:t>
            </w:r>
            <w:r w:rsidR="008D76C9" w:rsidRPr="008D76C9">
              <w:rPr>
                <w:rFonts w:ascii="Arial" w:hAnsi="Arial" w:cs="Arial"/>
                <w:sz w:val="16"/>
              </w:rPr>
              <w:t>HighResPhsReasDisable_M_u8</w:t>
            </w:r>
          </w:p>
        </w:tc>
        <w:tc>
          <w:tcPr>
            <w:tcW w:w="900" w:type="dxa"/>
            <w:tcBorders>
              <w:top w:val="single" w:sz="6" w:space="0" w:color="auto"/>
              <w:left w:val="single" w:sz="6" w:space="0" w:color="auto"/>
              <w:bottom w:val="single" w:sz="6" w:space="0" w:color="auto"/>
              <w:right w:val="single" w:sz="6" w:space="0" w:color="auto"/>
            </w:tcBorders>
          </w:tcPr>
          <w:p w:rsidR="008D76C9" w:rsidRDefault="008D76C9"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8D76C9" w:rsidRDefault="008D76C9"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
          <w:p w:rsidR="008D76C9" w:rsidRDefault="008D76C9" w:rsidP="00F957FA">
            <w:pPr>
              <w:spacing w:before="60"/>
              <w:rPr>
                <w:rFonts w:ascii="Arial" w:hAnsi="Arial" w:cs="Arial"/>
                <w:sz w:val="16"/>
              </w:rPr>
            </w:pPr>
            <w:r>
              <w:rPr>
                <w:rFonts w:ascii="Arial" w:hAnsi="Arial" w:cs="Arial"/>
                <w:sz w:val="16"/>
              </w:rPr>
              <w:t>100</w:t>
            </w:r>
          </w:p>
        </w:tc>
        <w:tc>
          <w:tcPr>
            <w:tcW w:w="2250" w:type="dxa"/>
            <w:tcBorders>
              <w:top w:val="single" w:sz="6" w:space="0" w:color="auto"/>
              <w:left w:val="single" w:sz="6" w:space="0" w:color="auto"/>
              <w:bottom w:val="single" w:sz="6" w:space="0" w:color="auto"/>
              <w:right w:val="single" w:sz="6" w:space="0" w:color="auto"/>
            </w:tcBorders>
          </w:tcPr>
          <w:p w:rsidR="008D76C9" w:rsidRPr="004C5A22" w:rsidRDefault="008D76C9" w:rsidP="007E32EC">
            <w:pPr>
              <w:spacing w:before="60"/>
              <w:rPr>
                <w:rFonts w:ascii="Arial" w:hAnsi="Arial" w:cs="Arial"/>
                <w:sz w:val="16"/>
              </w:rPr>
            </w:pPr>
            <w:r w:rsidRPr="008D76C9">
              <w:rPr>
                <w:rFonts w:ascii="Arial" w:hAnsi="Arial" w:cs="Arial"/>
                <w:sz w:val="16"/>
              </w:rPr>
              <w:t>DIGPHSREASDIAG_START_SEC_VAR_CLEARED_8</w:t>
            </w:r>
          </w:p>
        </w:tc>
      </w:tr>
      <w:tr w:rsidR="008D76C9" w:rsidTr="000873B0">
        <w:tc>
          <w:tcPr>
            <w:tcW w:w="3348" w:type="dxa"/>
            <w:tcBorders>
              <w:top w:val="single" w:sz="6" w:space="0" w:color="auto"/>
              <w:left w:val="single" w:sz="6" w:space="0" w:color="auto"/>
              <w:bottom w:val="single" w:sz="6" w:space="0" w:color="auto"/>
              <w:right w:val="single" w:sz="6" w:space="0" w:color="auto"/>
            </w:tcBorders>
          </w:tcPr>
          <w:p w:rsidR="008D76C9" w:rsidRPr="001152CF" w:rsidRDefault="00E622BE" w:rsidP="001152CF">
            <w:pPr>
              <w:spacing w:before="60"/>
              <w:jc w:val="center"/>
              <w:rPr>
                <w:rFonts w:ascii="Arial" w:hAnsi="Arial" w:cs="Arial"/>
                <w:sz w:val="16"/>
              </w:rPr>
            </w:pPr>
            <w:r w:rsidRPr="00E622BE">
              <w:rPr>
                <w:rFonts w:ascii="Arial" w:hAnsi="Arial" w:cs="Arial"/>
                <w:sz w:val="16"/>
              </w:rPr>
              <w:t>SVDiag_</w:t>
            </w:r>
            <w:r w:rsidR="008D76C9" w:rsidRPr="008D76C9">
              <w:rPr>
                <w:rFonts w:ascii="Arial" w:hAnsi="Arial" w:cs="Arial"/>
                <w:sz w:val="16"/>
              </w:rPr>
              <w:t>LowResPhsReasDisable_M_u8</w:t>
            </w:r>
          </w:p>
        </w:tc>
        <w:tc>
          <w:tcPr>
            <w:tcW w:w="900" w:type="dxa"/>
            <w:tcBorders>
              <w:top w:val="single" w:sz="6" w:space="0" w:color="auto"/>
              <w:left w:val="single" w:sz="6" w:space="0" w:color="auto"/>
              <w:bottom w:val="single" w:sz="6" w:space="0" w:color="auto"/>
              <w:right w:val="single" w:sz="6" w:space="0" w:color="auto"/>
            </w:tcBorders>
          </w:tcPr>
          <w:p w:rsidR="008D76C9" w:rsidRDefault="008D76C9"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
          <w:p w:rsidR="008D76C9" w:rsidRDefault="008D76C9"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
          <w:p w:rsidR="008D76C9" w:rsidRDefault="008D76C9" w:rsidP="00F957FA">
            <w:pPr>
              <w:spacing w:before="60"/>
              <w:rPr>
                <w:rFonts w:ascii="Arial" w:hAnsi="Arial" w:cs="Arial"/>
                <w:sz w:val="16"/>
              </w:rPr>
            </w:pPr>
            <w:r>
              <w:rPr>
                <w:rFonts w:ascii="Arial" w:hAnsi="Arial" w:cs="Arial"/>
                <w:sz w:val="16"/>
              </w:rPr>
              <w:t>100</w:t>
            </w:r>
          </w:p>
        </w:tc>
        <w:tc>
          <w:tcPr>
            <w:tcW w:w="2250" w:type="dxa"/>
            <w:tcBorders>
              <w:top w:val="single" w:sz="6" w:space="0" w:color="auto"/>
              <w:left w:val="single" w:sz="6" w:space="0" w:color="auto"/>
              <w:bottom w:val="single" w:sz="6" w:space="0" w:color="auto"/>
              <w:right w:val="single" w:sz="6" w:space="0" w:color="auto"/>
            </w:tcBorders>
          </w:tcPr>
          <w:p w:rsidR="008D76C9" w:rsidRPr="004C5A22" w:rsidRDefault="008D76C9" w:rsidP="007E32EC">
            <w:pPr>
              <w:spacing w:before="60"/>
              <w:rPr>
                <w:rFonts w:ascii="Arial" w:hAnsi="Arial" w:cs="Arial"/>
                <w:sz w:val="16"/>
              </w:rPr>
            </w:pPr>
            <w:r w:rsidRPr="008D76C9">
              <w:rPr>
                <w:rFonts w:ascii="Arial" w:hAnsi="Arial" w:cs="Arial"/>
                <w:sz w:val="16"/>
              </w:rPr>
              <w:t>DIGPHSREASDIAG_START_SEC_VAR_CLEARED_8</w:t>
            </w:r>
          </w:p>
        </w:tc>
      </w:tr>
      <w:tr w:rsidR="004A58C2" w:rsidTr="000873B0">
        <w:tc>
          <w:tcPr>
            <w:tcW w:w="3348" w:type="dxa"/>
            <w:tcBorders>
              <w:top w:val="single" w:sz="6" w:space="0" w:color="auto"/>
              <w:left w:val="single" w:sz="6" w:space="0" w:color="auto"/>
              <w:bottom w:val="single" w:sz="6" w:space="0" w:color="auto"/>
              <w:right w:val="single" w:sz="6" w:space="0" w:color="auto"/>
            </w:tcBorders>
          </w:tcPr>
          <w:p w:rsidR="004A58C2" w:rsidRPr="008D76C9" w:rsidRDefault="00E622BE" w:rsidP="001152CF">
            <w:pPr>
              <w:spacing w:before="60"/>
              <w:jc w:val="center"/>
              <w:rPr>
                <w:rFonts w:ascii="Arial" w:hAnsi="Arial" w:cs="Arial"/>
                <w:sz w:val="16"/>
              </w:rPr>
            </w:pPr>
            <w:r w:rsidRPr="00E622BE">
              <w:rPr>
                <w:rFonts w:ascii="Arial" w:hAnsi="Arial" w:cs="Arial"/>
                <w:sz w:val="16"/>
              </w:rPr>
              <w:t>SVDiag_</w:t>
            </w:r>
            <w:r w:rsidR="004A58C2" w:rsidRPr="004A58C2">
              <w:rPr>
                <w:rFonts w:ascii="Arial" w:hAnsi="Arial" w:cs="Arial"/>
                <w:sz w:val="16"/>
              </w:rPr>
              <w:t>MaxNrCommOffVltg_Cnt_M_f32</w:t>
            </w:r>
          </w:p>
        </w:tc>
        <w:tc>
          <w:tcPr>
            <w:tcW w:w="900" w:type="dxa"/>
            <w:tcBorders>
              <w:top w:val="single" w:sz="6" w:space="0" w:color="auto"/>
              <w:left w:val="single" w:sz="6" w:space="0" w:color="auto"/>
              <w:bottom w:val="single" w:sz="6" w:space="0" w:color="auto"/>
              <w:right w:val="single" w:sz="6" w:space="0" w:color="auto"/>
            </w:tcBorders>
          </w:tcPr>
          <w:p w:rsidR="004A58C2" w:rsidRDefault="004A58C2" w:rsidP="00F957FA">
            <w:pPr>
              <w:spacing w:before="60"/>
              <w:rPr>
                <w:rFonts w:ascii="Arial" w:hAnsi="Arial" w:cs="Arial"/>
                <w:sz w:val="16"/>
              </w:rPr>
            </w:pPr>
            <w:r w:rsidRPr="00AF4B26">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4A58C2" w:rsidRDefault="004A58C2"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
          <w:p w:rsidR="004A58C2" w:rsidRDefault="006D3FEE" w:rsidP="00F957FA">
            <w:pPr>
              <w:spacing w:before="60"/>
              <w:rPr>
                <w:rFonts w:ascii="Arial" w:hAnsi="Arial" w:cs="Arial"/>
                <w:sz w:val="16"/>
              </w:rPr>
            </w:pPr>
            <w:r>
              <w:rPr>
                <w:rFonts w:ascii="Arial" w:hAnsi="Arial" w:cs="Arial"/>
                <w:sz w:val="16"/>
              </w:rPr>
              <w:t>86400</w:t>
            </w:r>
          </w:p>
        </w:tc>
        <w:tc>
          <w:tcPr>
            <w:tcW w:w="2250" w:type="dxa"/>
            <w:tcBorders>
              <w:top w:val="single" w:sz="6" w:space="0" w:color="auto"/>
              <w:left w:val="single" w:sz="6" w:space="0" w:color="auto"/>
              <w:bottom w:val="single" w:sz="6" w:space="0" w:color="auto"/>
              <w:right w:val="single" w:sz="6" w:space="0" w:color="auto"/>
            </w:tcBorders>
          </w:tcPr>
          <w:p w:rsidR="004A58C2" w:rsidRPr="008D76C9" w:rsidRDefault="004A58C2" w:rsidP="007E32EC">
            <w:pPr>
              <w:spacing w:before="60"/>
              <w:rPr>
                <w:rFonts w:ascii="Arial" w:hAnsi="Arial" w:cs="Arial"/>
                <w:sz w:val="16"/>
              </w:rPr>
            </w:pPr>
            <w:r w:rsidRPr="005355B4">
              <w:rPr>
                <w:rFonts w:ascii="Arial" w:hAnsi="Arial" w:cs="Arial"/>
                <w:sz w:val="16"/>
              </w:rPr>
              <w:t>DIGPHSREASDIAG_START_SEC_VAR_CLEARED_FLOAT32</w:t>
            </w:r>
          </w:p>
        </w:tc>
      </w:tr>
      <w:tr w:rsidR="00B905A7" w:rsidTr="000873B0">
        <w:tc>
          <w:tcPr>
            <w:tcW w:w="3348" w:type="dxa"/>
            <w:tcBorders>
              <w:top w:val="single" w:sz="6" w:space="0" w:color="auto"/>
              <w:left w:val="single" w:sz="6" w:space="0" w:color="auto"/>
              <w:bottom w:val="single" w:sz="6" w:space="0" w:color="auto"/>
              <w:right w:val="single" w:sz="6" w:space="0" w:color="auto"/>
            </w:tcBorders>
          </w:tcPr>
          <w:p w:rsidR="00B905A7" w:rsidRPr="008D76C9" w:rsidRDefault="00E622BE" w:rsidP="001152CF">
            <w:pPr>
              <w:spacing w:before="60"/>
              <w:jc w:val="center"/>
              <w:rPr>
                <w:rFonts w:ascii="Arial" w:hAnsi="Arial" w:cs="Arial"/>
                <w:sz w:val="16"/>
              </w:rPr>
            </w:pPr>
            <w:r w:rsidRPr="00E622BE">
              <w:rPr>
                <w:rFonts w:ascii="Arial" w:hAnsi="Arial" w:cs="Arial"/>
                <w:sz w:val="16"/>
              </w:rPr>
              <w:t>SVDiag_</w:t>
            </w:r>
            <w:r w:rsidR="00B905A7" w:rsidRPr="00B905A7">
              <w:rPr>
                <w:rFonts w:ascii="Arial" w:hAnsi="Arial" w:cs="Arial"/>
                <w:sz w:val="16"/>
              </w:rPr>
              <w:t>LRPRHighLimit_Cnt_D_f32</w:t>
            </w:r>
            <w:r w:rsidR="00542ABB">
              <w:rPr>
                <w:rFonts w:ascii="Arial" w:hAnsi="Arial" w:cs="Arial"/>
                <w:sz w:val="16"/>
              </w:rPr>
              <w:t>[3]</w:t>
            </w:r>
          </w:p>
        </w:tc>
        <w:tc>
          <w:tcPr>
            <w:tcW w:w="900" w:type="dxa"/>
            <w:tcBorders>
              <w:top w:val="single" w:sz="6" w:space="0" w:color="auto"/>
              <w:left w:val="single" w:sz="6" w:space="0" w:color="auto"/>
              <w:bottom w:val="single" w:sz="6" w:space="0" w:color="auto"/>
              <w:right w:val="single" w:sz="6" w:space="0" w:color="auto"/>
            </w:tcBorders>
          </w:tcPr>
          <w:p w:rsidR="00B905A7" w:rsidRDefault="00B905A7" w:rsidP="00F957FA">
            <w:pPr>
              <w:spacing w:before="60"/>
              <w:rPr>
                <w:rFonts w:ascii="Arial" w:hAnsi="Arial" w:cs="Arial"/>
                <w:sz w:val="16"/>
              </w:rPr>
            </w:pPr>
            <w:r w:rsidRPr="00AF4B26">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B905A7" w:rsidRDefault="00B905A7" w:rsidP="00BF7851">
            <w:pPr>
              <w:spacing w:before="60"/>
              <w:rPr>
                <w:rFonts w:ascii="Arial" w:hAnsi="Arial" w:cs="Arial"/>
                <w:sz w:val="16"/>
              </w:rPr>
            </w:pPr>
            <w:r>
              <w:rPr>
                <w:rFonts w:ascii="Arial" w:hAnsi="Arial" w:cs="Arial"/>
                <w:sz w:val="16"/>
              </w:rPr>
              <w:t xml:space="preserve">0 </w:t>
            </w:r>
          </w:p>
        </w:tc>
        <w:tc>
          <w:tcPr>
            <w:tcW w:w="1350" w:type="dxa"/>
            <w:tcBorders>
              <w:top w:val="single" w:sz="6" w:space="0" w:color="auto"/>
              <w:left w:val="single" w:sz="6" w:space="0" w:color="auto"/>
              <w:bottom w:val="single" w:sz="6" w:space="0" w:color="auto"/>
              <w:right w:val="single" w:sz="6" w:space="0" w:color="auto"/>
            </w:tcBorders>
          </w:tcPr>
          <w:p w:rsidR="00B905A7" w:rsidRDefault="004A58C2" w:rsidP="00F957FA">
            <w:pPr>
              <w:spacing w:before="60"/>
              <w:rPr>
                <w:rFonts w:ascii="Arial" w:hAnsi="Arial" w:cs="Arial"/>
                <w:sz w:val="16"/>
              </w:rPr>
            </w:pPr>
            <w:r w:rsidRPr="004A58C2">
              <w:rPr>
                <w:rFonts w:ascii="Arial" w:hAnsi="Arial" w:cs="Arial"/>
                <w:sz w:val="16"/>
              </w:rPr>
              <w:t>160000</w:t>
            </w:r>
          </w:p>
        </w:tc>
        <w:tc>
          <w:tcPr>
            <w:tcW w:w="2250" w:type="dxa"/>
            <w:tcBorders>
              <w:top w:val="single" w:sz="6" w:space="0" w:color="auto"/>
              <w:left w:val="single" w:sz="6" w:space="0" w:color="auto"/>
              <w:bottom w:val="single" w:sz="6" w:space="0" w:color="auto"/>
              <w:right w:val="single" w:sz="6" w:space="0" w:color="auto"/>
            </w:tcBorders>
          </w:tcPr>
          <w:p w:rsidR="00B905A7" w:rsidRPr="008D76C9" w:rsidRDefault="00B905A7" w:rsidP="007E32EC">
            <w:pPr>
              <w:spacing w:before="60"/>
              <w:rPr>
                <w:rFonts w:ascii="Arial" w:hAnsi="Arial" w:cs="Arial"/>
                <w:sz w:val="16"/>
              </w:rPr>
            </w:pPr>
            <w:r w:rsidRPr="005355B4">
              <w:rPr>
                <w:rFonts w:ascii="Arial" w:hAnsi="Arial" w:cs="Arial"/>
                <w:sz w:val="16"/>
              </w:rPr>
              <w:t>DIGPHSREASDIAG_START_SEC_VAR_CLEARED_FLOAT32</w:t>
            </w:r>
          </w:p>
        </w:tc>
      </w:tr>
      <w:tr w:rsidR="00B905A7" w:rsidTr="000873B0">
        <w:tc>
          <w:tcPr>
            <w:tcW w:w="3348" w:type="dxa"/>
            <w:tcBorders>
              <w:top w:val="single" w:sz="6" w:space="0" w:color="auto"/>
              <w:left w:val="single" w:sz="6" w:space="0" w:color="auto"/>
              <w:bottom w:val="single" w:sz="6" w:space="0" w:color="auto"/>
              <w:right w:val="single" w:sz="6" w:space="0" w:color="auto"/>
            </w:tcBorders>
          </w:tcPr>
          <w:p w:rsidR="00B905A7" w:rsidRPr="008D76C9" w:rsidRDefault="00E622BE" w:rsidP="001152CF">
            <w:pPr>
              <w:spacing w:before="60"/>
              <w:jc w:val="center"/>
              <w:rPr>
                <w:rFonts w:ascii="Arial" w:hAnsi="Arial" w:cs="Arial"/>
                <w:sz w:val="16"/>
              </w:rPr>
            </w:pPr>
            <w:r w:rsidRPr="00E622BE">
              <w:rPr>
                <w:rFonts w:ascii="Arial" w:hAnsi="Arial" w:cs="Arial"/>
                <w:sz w:val="16"/>
              </w:rPr>
              <w:t>SVDiag_</w:t>
            </w:r>
            <w:r w:rsidR="00B905A7" w:rsidRPr="00B905A7">
              <w:rPr>
                <w:rFonts w:ascii="Arial" w:hAnsi="Arial" w:cs="Arial"/>
                <w:sz w:val="16"/>
              </w:rPr>
              <w:t>LRPRLowLimit_Cnt_D_f32</w:t>
            </w:r>
            <w:r w:rsidR="00542ABB">
              <w:rPr>
                <w:rFonts w:ascii="Arial" w:hAnsi="Arial" w:cs="Arial"/>
                <w:sz w:val="16"/>
              </w:rPr>
              <w:t>[3]</w:t>
            </w:r>
          </w:p>
        </w:tc>
        <w:tc>
          <w:tcPr>
            <w:tcW w:w="900" w:type="dxa"/>
            <w:tcBorders>
              <w:top w:val="single" w:sz="6" w:space="0" w:color="auto"/>
              <w:left w:val="single" w:sz="6" w:space="0" w:color="auto"/>
              <w:bottom w:val="single" w:sz="6" w:space="0" w:color="auto"/>
              <w:right w:val="single" w:sz="6" w:space="0" w:color="auto"/>
            </w:tcBorders>
          </w:tcPr>
          <w:p w:rsidR="00B905A7" w:rsidRDefault="00B905A7" w:rsidP="00F957FA">
            <w:pPr>
              <w:spacing w:before="60"/>
              <w:rPr>
                <w:rFonts w:ascii="Arial" w:hAnsi="Arial" w:cs="Arial"/>
                <w:sz w:val="16"/>
              </w:rPr>
            </w:pPr>
            <w:r w:rsidRPr="00AF4B26">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
          <w:p w:rsidR="00B905A7" w:rsidRDefault="00B905A7" w:rsidP="00BF7851">
            <w:pPr>
              <w:spacing w:before="60"/>
              <w:rPr>
                <w:rFonts w:ascii="Arial" w:hAnsi="Arial" w:cs="Arial"/>
                <w:sz w:val="16"/>
              </w:rPr>
            </w:pPr>
            <w:r>
              <w:rPr>
                <w:rFonts w:ascii="Arial" w:hAnsi="Arial" w:cs="Arial"/>
                <w:sz w:val="16"/>
              </w:rPr>
              <w:t xml:space="preserve">0 </w:t>
            </w:r>
          </w:p>
        </w:tc>
        <w:tc>
          <w:tcPr>
            <w:tcW w:w="1350" w:type="dxa"/>
            <w:tcBorders>
              <w:top w:val="single" w:sz="6" w:space="0" w:color="auto"/>
              <w:left w:val="single" w:sz="6" w:space="0" w:color="auto"/>
              <w:bottom w:val="single" w:sz="6" w:space="0" w:color="auto"/>
              <w:right w:val="single" w:sz="6" w:space="0" w:color="auto"/>
            </w:tcBorders>
          </w:tcPr>
          <w:p w:rsidR="00B905A7" w:rsidRDefault="004A58C2" w:rsidP="00F957FA">
            <w:pPr>
              <w:spacing w:before="60"/>
              <w:rPr>
                <w:rFonts w:ascii="Arial" w:hAnsi="Arial" w:cs="Arial"/>
                <w:sz w:val="16"/>
              </w:rPr>
            </w:pPr>
            <w:r w:rsidRPr="004A58C2">
              <w:rPr>
                <w:rFonts w:ascii="Arial" w:hAnsi="Arial" w:cs="Arial"/>
                <w:sz w:val="16"/>
              </w:rPr>
              <w:t>160000</w:t>
            </w:r>
          </w:p>
        </w:tc>
        <w:tc>
          <w:tcPr>
            <w:tcW w:w="2250" w:type="dxa"/>
            <w:tcBorders>
              <w:top w:val="single" w:sz="6" w:space="0" w:color="auto"/>
              <w:left w:val="single" w:sz="6" w:space="0" w:color="auto"/>
              <w:bottom w:val="single" w:sz="6" w:space="0" w:color="auto"/>
              <w:right w:val="single" w:sz="6" w:space="0" w:color="auto"/>
            </w:tcBorders>
          </w:tcPr>
          <w:p w:rsidR="00B905A7" w:rsidRPr="008D76C9" w:rsidRDefault="00B905A7" w:rsidP="007E32EC">
            <w:pPr>
              <w:spacing w:before="60"/>
              <w:rPr>
                <w:rFonts w:ascii="Arial" w:hAnsi="Arial" w:cs="Arial"/>
                <w:sz w:val="16"/>
              </w:rPr>
            </w:pPr>
            <w:r w:rsidRPr="005355B4">
              <w:rPr>
                <w:rFonts w:ascii="Arial" w:hAnsi="Arial" w:cs="Arial"/>
                <w:sz w:val="16"/>
              </w:rPr>
              <w:t>DIGPHSREASDIAG_START_SEC_VAR_CLEARED_FLOAT32</w:t>
            </w:r>
          </w:p>
        </w:tc>
      </w:tr>
    </w:tbl>
    <w:p w:rsidR="00BD008B" w:rsidRDefault="00BD008B"/>
    <w:p w:rsidR="004A781C" w:rsidRDefault="004A781C">
      <w:pPr>
        <w:pStyle w:val="Heading3"/>
      </w:pPr>
      <w:r>
        <w:t xml:space="preserve">User defined typedef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F957FA">
        <w:tc>
          <w:tcPr>
            <w:tcW w:w="3348" w:type="dxa"/>
          </w:tcPr>
          <w:p w:rsidR="003C4D3F" w:rsidRDefault="003C4D3F" w:rsidP="00F957FA">
            <w:pPr>
              <w:spacing w:before="60"/>
              <w:rPr>
                <w:rFonts w:ascii="Arial" w:hAnsi="Arial" w:cs="Arial"/>
                <w:sz w:val="16"/>
              </w:rPr>
            </w:pPr>
          </w:p>
        </w:tc>
        <w:tc>
          <w:tcPr>
            <w:tcW w:w="2160" w:type="dxa"/>
          </w:tcPr>
          <w:p w:rsidR="003C4D3F" w:rsidRDefault="003C4D3F" w:rsidP="00F957FA">
            <w:pPr>
              <w:spacing w:before="60"/>
              <w:rPr>
                <w:rFonts w:ascii="Arial" w:hAnsi="Arial" w:cs="Arial"/>
                <w:sz w:val="16"/>
              </w:rPr>
            </w:pPr>
          </w:p>
        </w:tc>
        <w:tc>
          <w:tcPr>
            <w:tcW w:w="1440" w:type="dxa"/>
          </w:tcPr>
          <w:p w:rsidR="003C4D3F" w:rsidRDefault="003C4D3F" w:rsidP="00F957FA">
            <w:pPr>
              <w:spacing w:before="60"/>
              <w:rPr>
                <w:rFonts w:ascii="Arial" w:hAnsi="Arial" w:cs="Arial"/>
                <w:sz w:val="16"/>
              </w:rPr>
            </w:pPr>
          </w:p>
        </w:tc>
        <w:tc>
          <w:tcPr>
            <w:tcW w:w="992" w:type="dxa"/>
          </w:tcPr>
          <w:p w:rsidR="003C4D3F" w:rsidRDefault="003C4D3F" w:rsidP="00F957FA">
            <w:pPr>
              <w:spacing w:before="60"/>
              <w:rPr>
                <w:rFonts w:ascii="Arial" w:hAnsi="Arial" w:cs="Arial"/>
                <w:sz w:val="16"/>
              </w:rPr>
            </w:pPr>
          </w:p>
        </w:tc>
        <w:tc>
          <w:tcPr>
            <w:tcW w:w="993" w:type="dxa"/>
          </w:tcPr>
          <w:p w:rsidR="003C4D3F" w:rsidRDefault="003C4D3F" w:rsidP="00F957FA">
            <w:pPr>
              <w:spacing w:before="60"/>
              <w:rPr>
                <w:rFonts w:ascii="Arial" w:hAnsi="Arial" w:cs="Arial"/>
                <w:sz w:val="16"/>
              </w:rPr>
            </w:pP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0523AA">
            <w:pPr>
              <w:spacing w:before="60"/>
              <w:rPr>
                <w:rFonts w:ascii="Arial" w:hAnsi="Arial" w:cs="Arial"/>
                <w:sz w:val="16"/>
              </w:rPr>
            </w:pPr>
            <w:r w:rsidRPr="000523AA">
              <w:rPr>
                <w:rFonts w:ascii="Arial" w:hAnsi="Arial" w:cs="Arial"/>
                <w:sz w:val="16"/>
              </w:rPr>
              <w:t>k_PhsReasErrorTerm_Cnt_s16</w:t>
            </w:r>
          </w:p>
        </w:tc>
      </w:tr>
      <w:tr w:rsidR="000523AA">
        <w:trPr>
          <w:jc w:val="center"/>
        </w:trPr>
        <w:tc>
          <w:tcPr>
            <w:tcW w:w="4608" w:type="dxa"/>
            <w:tcBorders>
              <w:top w:val="nil"/>
              <w:left w:val="single" w:sz="6" w:space="0" w:color="auto"/>
              <w:bottom w:val="single" w:sz="6" w:space="0" w:color="auto"/>
              <w:right w:val="single" w:sz="6" w:space="0" w:color="auto"/>
            </w:tcBorders>
          </w:tcPr>
          <w:p w:rsidR="000523AA" w:rsidRPr="000523AA" w:rsidRDefault="000523AA">
            <w:pPr>
              <w:spacing w:before="60"/>
              <w:rPr>
                <w:rFonts w:ascii="Arial" w:hAnsi="Arial" w:cs="Arial"/>
                <w:sz w:val="16"/>
              </w:rPr>
            </w:pPr>
            <w:r w:rsidRPr="000523AA">
              <w:rPr>
                <w:rFonts w:ascii="Arial" w:hAnsi="Arial" w:cs="Arial"/>
                <w:sz w:val="16"/>
              </w:rPr>
              <w:t>k_ErrorFiltKn_Cnt_u16</w:t>
            </w:r>
          </w:p>
        </w:tc>
      </w:tr>
      <w:tr w:rsidR="004A781C" w:rsidTr="00D53ED3">
        <w:trPr>
          <w:jc w:val="center"/>
        </w:trPr>
        <w:tc>
          <w:tcPr>
            <w:tcW w:w="4608" w:type="dxa"/>
            <w:tcBorders>
              <w:top w:val="nil"/>
              <w:left w:val="single" w:sz="6" w:space="0" w:color="auto"/>
              <w:bottom w:val="single" w:sz="4" w:space="0" w:color="auto"/>
              <w:right w:val="single" w:sz="6" w:space="0" w:color="auto"/>
            </w:tcBorders>
          </w:tcPr>
          <w:p w:rsidR="004A781C" w:rsidRDefault="000523AA">
            <w:pPr>
              <w:spacing w:before="60"/>
              <w:rPr>
                <w:rFonts w:ascii="Arial" w:hAnsi="Arial" w:cs="Arial"/>
                <w:sz w:val="16"/>
              </w:rPr>
            </w:pPr>
            <w:r w:rsidRPr="000523AA">
              <w:rPr>
                <w:rFonts w:ascii="Arial" w:hAnsi="Arial" w:cs="Arial"/>
                <w:sz w:val="16"/>
              </w:rPr>
              <w:t>k_ErrorThresh_Cnt_u32</w:t>
            </w:r>
          </w:p>
        </w:tc>
      </w:tr>
      <w:tr w:rsidR="00D53ED3"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D53ED3" w:rsidRPr="000523AA" w:rsidRDefault="00D53ED3">
            <w:pPr>
              <w:spacing w:before="60"/>
              <w:rPr>
                <w:rFonts w:ascii="Arial" w:hAnsi="Arial" w:cs="Arial"/>
                <w:sz w:val="16"/>
              </w:rPr>
            </w:pPr>
            <w:r w:rsidRPr="00D53ED3">
              <w:rPr>
                <w:rFonts w:ascii="Arial" w:hAnsi="Arial" w:cs="Arial"/>
                <w:sz w:val="16"/>
              </w:rPr>
              <w:t>k_PhsReasEnableThresh</w:t>
            </w:r>
            <w:r>
              <w:rPr>
                <w:rFonts w:ascii="Arial" w:hAnsi="Arial" w:cs="Arial"/>
                <w:sz w:val="16"/>
              </w:rPr>
              <w:t>_Cnt_u32</w:t>
            </w:r>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D53ED3" w:rsidRDefault="00202887">
            <w:pPr>
              <w:spacing w:before="60"/>
              <w:rPr>
                <w:rFonts w:ascii="Arial" w:hAnsi="Arial" w:cs="Arial"/>
                <w:sz w:val="16"/>
              </w:rPr>
            </w:pPr>
            <w:r w:rsidRPr="00202887">
              <w:rPr>
                <w:rFonts w:ascii="Arial" w:hAnsi="Arial" w:cs="Arial"/>
                <w:sz w:val="16"/>
              </w:rPr>
              <w:t>k_LRPRMtrVelDiagEnable_MtrRadpS_T_f32</w:t>
            </w:r>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8D76C9" w:rsidRDefault="00202887">
            <w:pPr>
              <w:tabs>
                <w:tab w:val="left" w:pos="1390"/>
              </w:tabs>
              <w:spacing w:before="60"/>
              <w:rPr>
                <w:rFonts w:ascii="Arial" w:hAnsi="Arial" w:cs="Arial"/>
                <w:sz w:val="16"/>
              </w:rPr>
            </w:pPr>
            <w:r w:rsidRPr="00202887">
              <w:rPr>
                <w:rFonts w:ascii="Arial" w:hAnsi="Arial" w:cs="Arial"/>
                <w:sz w:val="16"/>
              </w:rPr>
              <w:t>k_LowResPhsReas_Cnt_str</w:t>
            </w:r>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D53ED3" w:rsidRDefault="00202887">
            <w:pPr>
              <w:spacing w:before="60"/>
              <w:rPr>
                <w:rFonts w:ascii="Arial" w:hAnsi="Arial" w:cs="Arial"/>
                <w:sz w:val="16"/>
              </w:rPr>
            </w:pPr>
            <w:r w:rsidRPr="00202887">
              <w:rPr>
                <w:rFonts w:ascii="Arial" w:hAnsi="Arial" w:cs="Arial"/>
                <w:sz w:val="16"/>
              </w:rPr>
              <w:t>k_LowResPhsReasMinTol_Uls_f32</w:t>
            </w:r>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D53ED3" w:rsidRDefault="00202887" w:rsidP="00202887">
            <w:pPr>
              <w:spacing w:before="60"/>
              <w:rPr>
                <w:rFonts w:ascii="Arial" w:hAnsi="Arial" w:cs="Arial"/>
                <w:sz w:val="16"/>
              </w:rPr>
            </w:pPr>
            <w:r w:rsidRPr="00202887">
              <w:rPr>
                <w:rFonts w:ascii="Arial" w:hAnsi="Arial" w:cs="Arial"/>
                <w:sz w:val="16"/>
              </w:rPr>
              <w:t>k_LowResPhsReasM</w:t>
            </w:r>
            <w:r>
              <w:rPr>
                <w:rFonts w:ascii="Arial" w:hAnsi="Arial" w:cs="Arial"/>
                <w:sz w:val="16"/>
              </w:rPr>
              <w:t>ax</w:t>
            </w:r>
            <w:r w:rsidRPr="00202887">
              <w:rPr>
                <w:rFonts w:ascii="Arial" w:hAnsi="Arial" w:cs="Arial"/>
                <w:sz w:val="16"/>
              </w:rPr>
              <w:t>Tol_Uls_f32</w:t>
            </w:r>
          </w:p>
        </w:tc>
      </w:tr>
      <w:tr w:rsidR="00202887" w:rsidTr="00CF57E6">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202887" w:rsidRDefault="00202887" w:rsidP="00202887">
            <w:pPr>
              <w:spacing w:before="60"/>
              <w:rPr>
                <w:rFonts w:ascii="Arial" w:hAnsi="Arial" w:cs="Arial"/>
                <w:sz w:val="16"/>
              </w:rPr>
            </w:pPr>
            <w:r w:rsidRPr="00202887">
              <w:rPr>
                <w:rFonts w:ascii="Arial" w:hAnsi="Arial" w:cs="Arial"/>
                <w:sz w:val="16"/>
              </w:rPr>
              <w:t>t_CommOffsetTblY_Cnt_u16</w:t>
            </w:r>
          </w:p>
        </w:tc>
      </w:tr>
      <w:tr w:rsidR="00CF57E6" w:rsidTr="00D53ED3">
        <w:trPr>
          <w:jc w:val="center"/>
        </w:trPr>
        <w:tc>
          <w:tcPr>
            <w:tcW w:w="4608" w:type="dxa"/>
            <w:tcBorders>
              <w:top w:val="single" w:sz="4" w:space="0" w:color="auto"/>
              <w:left w:val="single" w:sz="6" w:space="0" w:color="auto"/>
              <w:bottom w:val="single" w:sz="6" w:space="0" w:color="auto"/>
              <w:right w:val="single" w:sz="6" w:space="0" w:color="auto"/>
            </w:tcBorders>
          </w:tcPr>
          <w:p w:rsidR="00CF57E6" w:rsidRPr="00202887" w:rsidRDefault="00CF57E6" w:rsidP="00202887">
            <w:pPr>
              <w:spacing w:before="60"/>
              <w:rPr>
                <w:rFonts w:ascii="Arial" w:hAnsi="Arial" w:cs="Arial"/>
                <w:sz w:val="16"/>
              </w:rPr>
            </w:pPr>
            <w:r w:rsidRPr="00CF57E6">
              <w:rPr>
                <w:rFonts w:ascii="Arial" w:hAnsi="Arial" w:cs="Arial"/>
                <w:sz w:val="16"/>
              </w:rPr>
              <w:t>k_LRPRCommOffsetMargin_Uls_f32</w:t>
            </w:r>
          </w:p>
        </w:tc>
      </w:tr>
    </w:tbl>
    <w:p w:rsidR="000523AA" w:rsidRDefault="000523AA" w:rsidP="000523AA"/>
    <w:p w:rsidR="000523AA" w:rsidRDefault="000523AA" w:rsidP="000523AA">
      <w:r>
        <w:t>The time constant for the filter is analyzed in the following filter analysis workbook:</w:t>
      </w:r>
    </w:p>
    <w:bookmarkStart w:id="5" w:name="_MON_1424849263"/>
    <w:bookmarkEnd w:id="5"/>
    <w:p w:rsidR="000523AA" w:rsidRDefault="009D6E19" w:rsidP="000523AA">
      <w:pPr>
        <w:jc w:val="center"/>
      </w:pPr>
      <w:r>
        <w:object w:dxaOrig="136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8.25pt;height:44.25pt" o:ole="">
            <v:imagedata r:id="rId9" o:title=""/>
          </v:shape>
          <o:OLEObject Type="Embed" ProgID="Excel.Sheet.8" ShapeID="_x0000_i1027" DrawAspect="Icon" ObjectID="_1484126316" r:id="rId10"/>
        </w:object>
      </w:r>
    </w:p>
    <w:p w:rsidR="000523AA" w:rsidRDefault="000523AA" w:rsidP="000523AA"/>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200"/>
        <w:gridCol w:w="2160"/>
      </w:tblGrid>
      <w:tr w:rsidR="00DE4889" w:rsidTr="00202887">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20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216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202887">
        <w:tc>
          <w:tcPr>
            <w:tcW w:w="3888" w:type="dxa"/>
            <w:tcBorders>
              <w:top w:val="single" w:sz="6" w:space="0" w:color="auto"/>
              <w:left w:val="single" w:sz="6" w:space="0" w:color="auto"/>
              <w:bottom w:val="single" w:sz="6" w:space="0" w:color="auto"/>
              <w:right w:val="single" w:sz="6" w:space="0" w:color="auto"/>
            </w:tcBorders>
          </w:tcPr>
          <w:p w:rsidR="00DE4889" w:rsidRDefault="007D3872" w:rsidP="008E64F5">
            <w:pPr>
              <w:spacing w:before="60"/>
              <w:rPr>
                <w:rFonts w:ascii="Arial" w:hAnsi="Arial" w:cs="Arial"/>
                <w:sz w:val="16"/>
              </w:rPr>
            </w:pPr>
            <w:r w:rsidRPr="007D3872">
              <w:rPr>
                <w:rFonts w:ascii="Arial" w:hAnsi="Arial" w:cs="Arial"/>
                <w:sz w:val="16"/>
              </w:rPr>
              <w:t>D_</w:t>
            </w:r>
            <w:r w:rsidR="008E64F5">
              <w:rPr>
                <w:rFonts w:ascii="Arial" w:hAnsi="Arial" w:cs="Arial"/>
                <w:sz w:val="16"/>
              </w:rPr>
              <w:t>ERROR</w:t>
            </w:r>
            <w:r w:rsidRPr="007D3872">
              <w:rPr>
                <w:rFonts w:ascii="Arial" w:hAnsi="Arial" w:cs="Arial"/>
                <w:sz w:val="16"/>
              </w:rPr>
              <w:t>LIMIT_CNT_S32</w:t>
            </w:r>
          </w:p>
        </w:tc>
        <w:tc>
          <w:tcPr>
            <w:tcW w:w="1680" w:type="dxa"/>
            <w:tcBorders>
              <w:top w:val="single" w:sz="6" w:space="0" w:color="auto"/>
              <w:left w:val="single" w:sz="6" w:space="0" w:color="auto"/>
              <w:bottom w:val="single" w:sz="6" w:space="0" w:color="auto"/>
              <w:right w:val="single" w:sz="6" w:space="0" w:color="auto"/>
            </w:tcBorders>
          </w:tcPr>
          <w:p w:rsidR="00DE4889" w:rsidRDefault="007D3872" w:rsidP="00F957FA">
            <w:pPr>
              <w:spacing w:before="60"/>
              <w:rPr>
                <w:rFonts w:ascii="Arial" w:hAnsi="Arial" w:cs="Arial"/>
                <w:sz w:val="16"/>
              </w:rPr>
            </w:pPr>
            <w:r>
              <w:rPr>
                <w:rFonts w:ascii="Arial" w:hAnsi="Arial" w:cs="Arial"/>
                <w:sz w:val="16"/>
              </w:rPr>
              <w:t>8</w:t>
            </w:r>
          </w:p>
        </w:tc>
        <w:tc>
          <w:tcPr>
            <w:tcW w:w="1200" w:type="dxa"/>
            <w:tcBorders>
              <w:top w:val="single" w:sz="6" w:space="0" w:color="auto"/>
              <w:left w:val="single" w:sz="6" w:space="0" w:color="auto"/>
              <w:bottom w:val="single" w:sz="6" w:space="0" w:color="auto"/>
              <w:right w:val="single" w:sz="6" w:space="0" w:color="auto"/>
            </w:tcBorders>
          </w:tcPr>
          <w:p w:rsidR="00DE4889" w:rsidRDefault="007D3872"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E4889" w:rsidRDefault="00E45538" w:rsidP="00F957FA">
            <w:pPr>
              <w:spacing w:before="60"/>
              <w:rPr>
                <w:rFonts w:ascii="Arial" w:hAnsi="Arial" w:cs="Arial"/>
                <w:sz w:val="16"/>
              </w:rPr>
            </w:pPr>
            <w:r w:rsidRPr="00E45538">
              <w:rPr>
                <w:rFonts w:ascii="Arial" w:hAnsi="Arial" w:cs="Arial"/>
                <w:sz w:val="16"/>
              </w:rPr>
              <w:t>262136</w:t>
            </w:r>
          </w:p>
        </w:tc>
      </w:tr>
      <w:tr w:rsidR="00D53ED3" w:rsidTr="00202887">
        <w:tc>
          <w:tcPr>
            <w:tcW w:w="3888" w:type="dxa"/>
            <w:tcBorders>
              <w:top w:val="single" w:sz="6" w:space="0" w:color="auto"/>
              <w:left w:val="single" w:sz="6" w:space="0" w:color="auto"/>
              <w:bottom w:val="single" w:sz="6" w:space="0" w:color="auto"/>
              <w:right w:val="single" w:sz="6" w:space="0" w:color="auto"/>
            </w:tcBorders>
          </w:tcPr>
          <w:p w:rsidR="00D53ED3" w:rsidRPr="007D3872" w:rsidRDefault="00D53ED3" w:rsidP="008E64F5">
            <w:pPr>
              <w:spacing w:before="60"/>
              <w:rPr>
                <w:rFonts w:ascii="Arial" w:hAnsi="Arial" w:cs="Arial"/>
                <w:sz w:val="16"/>
              </w:rPr>
            </w:pPr>
            <w:r w:rsidRPr="00D53ED3">
              <w:rPr>
                <w:rFonts w:ascii="Arial" w:hAnsi="Arial" w:cs="Arial"/>
                <w:sz w:val="16"/>
              </w:rPr>
              <w:t>D_PHASEA_CNT_U16</w:t>
            </w:r>
          </w:p>
        </w:tc>
        <w:tc>
          <w:tcPr>
            <w:tcW w:w="168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53ED3" w:rsidRPr="00E45538" w:rsidRDefault="00D53ED3" w:rsidP="00F957FA">
            <w:pPr>
              <w:spacing w:before="60"/>
              <w:rPr>
                <w:rFonts w:ascii="Arial" w:hAnsi="Arial" w:cs="Arial"/>
                <w:sz w:val="16"/>
              </w:rPr>
            </w:pPr>
            <w:r>
              <w:rPr>
                <w:rFonts w:ascii="Arial" w:hAnsi="Arial" w:cs="Arial"/>
                <w:sz w:val="16"/>
              </w:rPr>
              <w:t>0</w:t>
            </w:r>
          </w:p>
        </w:tc>
      </w:tr>
      <w:tr w:rsidR="00D53ED3" w:rsidTr="00202887">
        <w:tc>
          <w:tcPr>
            <w:tcW w:w="3888" w:type="dxa"/>
            <w:tcBorders>
              <w:top w:val="single" w:sz="6" w:space="0" w:color="auto"/>
              <w:left w:val="single" w:sz="6" w:space="0" w:color="auto"/>
              <w:bottom w:val="single" w:sz="6" w:space="0" w:color="auto"/>
              <w:right w:val="single" w:sz="6" w:space="0" w:color="auto"/>
            </w:tcBorders>
          </w:tcPr>
          <w:p w:rsidR="00D53ED3" w:rsidRPr="007D3872" w:rsidRDefault="00D53ED3" w:rsidP="00D53ED3">
            <w:pPr>
              <w:spacing w:before="60"/>
              <w:rPr>
                <w:rFonts w:ascii="Arial" w:hAnsi="Arial" w:cs="Arial"/>
                <w:sz w:val="16"/>
              </w:rPr>
            </w:pPr>
            <w:r w:rsidRPr="00D53ED3">
              <w:rPr>
                <w:rFonts w:ascii="Arial" w:hAnsi="Arial" w:cs="Arial"/>
                <w:sz w:val="16"/>
              </w:rPr>
              <w:t>D_PHASE</w:t>
            </w:r>
            <w:r>
              <w:rPr>
                <w:rFonts w:ascii="Arial" w:hAnsi="Arial" w:cs="Arial"/>
                <w:sz w:val="16"/>
              </w:rPr>
              <w:t>B</w:t>
            </w:r>
            <w:r w:rsidRPr="00D53ED3">
              <w:rPr>
                <w:rFonts w:ascii="Arial" w:hAnsi="Arial" w:cs="Arial"/>
                <w:sz w:val="16"/>
              </w:rPr>
              <w:t>_CNT_U16</w:t>
            </w:r>
          </w:p>
        </w:tc>
        <w:tc>
          <w:tcPr>
            <w:tcW w:w="168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53ED3" w:rsidRPr="00E45538" w:rsidRDefault="00D53ED3" w:rsidP="00F957FA">
            <w:pPr>
              <w:spacing w:before="60"/>
              <w:rPr>
                <w:rFonts w:ascii="Arial" w:hAnsi="Arial" w:cs="Arial"/>
                <w:sz w:val="16"/>
              </w:rPr>
            </w:pPr>
            <w:r>
              <w:rPr>
                <w:rFonts w:ascii="Arial" w:hAnsi="Arial" w:cs="Arial"/>
                <w:sz w:val="16"/>
              </w:rPr>
              <w:t>1</w:t>
            </w:r>
          </w:p>
        </w:tc>
      </w:tr>
      <w:tr w:rsidR="00D53ED3" w:rsidTr="00202887">
        <w:tc>
          <w:tcPr>
            <w:tcW w:w="3888" w:type="dxa"/>
            <w:tcBorders>
              <w:top w:val="single" w:sz="6" w:space="0" w:color="auto"/>
              <w:left w:val="single" w:sz="6" w:space="0" w:color="auto"/>
              <w:bottom w:val="single" w:sz="6" w:space="0" w:color="auto"/>
              <w:right w:val="single" w:sz="6" w:space="0" w:color="auto"/>
            </w:tcBorders>
          </w:tcPr>
          <w:p w:rsidR="00D53ED3" w:rsidRPr="007D3872" w:rsidRDefault="00D53ED3" w:rsidP="00D53ED3">
            <w:pPr>
              <w:spacing w:before="60"/>
              <w:rPr>
                <w:rFonts w:ascii="Arial" w:hAnsi="Arial" w:cs="Arial"/>
                <w:sz w:val="16"/>
              </w:rPr>
            </w:pPr>
            <w:r w:rsidRPr="00D53ED3">
              <w:rPr>
                <w:rFonts w:ascii="Arial" w:hAnsi="Arial" w:cs="Arial"/>
                <w:sz w:val="16"/>
              </w:rPr>
              <w:t>D_PHASE</w:t>
            </w:r>
            <w:r>
              <w:rPr>
                <w:rFonts w:ascii="Arial" w:hAnsi="Arial" w:cs="Arial"/>
                <w:sz w:val="16"/>
              </w:rPr>
              <w:t>C</w:t>
            </w:r>
            <w:r w:rsidRPr="00D53ED3">
              <w:rPr>
                <w:rFonts w:ascii="Arial" w:hAnsi="Arial" w:cs="Arial"/>
                <w:sz w:val="16"/>
              </w:rPr>
              <w:t>_CNT_U16</w:t>
            </w:r>
          </w:p>
        </w:tc>
        <w:tc>
          <w:tcPr>
            <w:tcW w:w="168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53ED3" w:rsidRPr="00E45538" w:rsidRDefault="00D53ED3" w:rsidP="00F957FA">
            <w:pPr>
              <w:spacing w:before="60"/>
              <w:rPr>
                <w:rFonts w:ascii="Arial" w:hAnsi="Arial" w:cs="Arial"/>
                <w:sz w:val="16"/>
              </w:rPr>
            </w:pPr>
            <w:r>
              <w:rPr>
                <w:rFonts w:ascii="Arial" w:hAnsi="Arial" w:cs="Arial"/>
                <w:sz w:val="16"/>
              </w:rPr>
              <w:t>2</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202887" w:rsidP="00D53ED3">
            <w:pPr>
              <w:spacing w:before="60"/>
              <w:rPr>
                <w:rFonts w:ascii="Arial" w:hAnsi="Arial" w:cs="Arial"/>
                <w:sz w:val="16"/>
              </w:rPr>
            </w:pPr>
            <w:r w:rsidRPr="00202887">
              <w:rPr>
                <w:rFonts w:ascii="Arial" w:hAnsi="Arial" w:cs="Arial"/>
                <w:sz w:val="16"/>
              </w:rPr>
              <w:lastRenderedPageBreak/>
              <w:t>D_RESETDIGDIAGACTIVE_CNT_U08</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0x00U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D_LRPHSREASLOOPRATE_CNT_F32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0.002F</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D_ERRORLIMIT_CNT_S32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262136L/*2^18-8==262136*/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D_PHASEA_CNT_U16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0U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D_PHASEB_CNT_U16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D_PHASEC_CNT_U16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2U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2C5167" w:rsidP="00D53ED3">
            <w:pPr>
              <w:spacing w:before="60"/>
              <w:rPr>
                <w:rFonts w:ascii="Arial" w:hAnsi="Arial" w:cs="Arial"/>
                <w:sz w:val="16"/>
              </w:rPr>
            </w:pPr>
            <w:r w:rsidRPr="002C5167">
              <w:rPr>
                <w:rFonts w:ascii="Arial" w:hAnsi="Arial" w:cs="Arial"/>
                <w:sz w:val="16"/>
              </w:rPr>
              <w:t>D_NHETFREQUENCY_HZ_F32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8</w:t>
            </w:r>
            <w:r w:rsidR="008A6D43">
              <w:rPr>
                <w:rFonts w:ascii="Arial" w:hAnsi="Arial" w:cs="Arial"/>
                <w:sz w:val="16"/>
              </w:rPr>
              <w:t>0</w:t>
            </w:r>
            <w:r w:rsidRPr="00B4032B">
              <w:rPr>
                <w:rFonts w:ascii="Arial" w:hAnsi="Arial" w:cs="Arial"/>
                <w:sz w:val="16"/>
              </w:rPr>
              <w:t>000000.0F</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D_NHETCTSPERLRPRLOOP_CNT_F32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2C5167">
            <w:pPr>
              <w:spacing w:before="60"/>
              <w:rPr>
                <w:rFonts w:ascii="Arial" w:hAnsi="Arial" w:cs="Arial"/>
                <w:sz w:val="16"/>
              </w:rPr>
            </w:pPr>
            <w:r w:rsidRPr="00B4032B">
              <w:rPr>
                <w:rFonts w:ascii="Arial" w:hAnsi="Arial" w:cs="Arial"/>
                <w:sz w:val="16"/>
              </w:rPr>
              <w:t>(</w:t>
            </w:r>
            <w:r w:rsidR="002C5167" w:rsidRPr="002C5167">
              <w:rPr>
                <w:rFonts w:ascii="Arial" w:hAnsi="Arial" w:cs="Arial"/>
                <w:sz w:val="16"/>
              </w:rPr>
              <w:t>D_NHETFREQUENCY_HZ_F32</w:t>
            </w:r>
            <w:r w:rsidRPr="00B4032B">
              <w:rPr>
                <w:rFonts w:ascii="Arial" w:hAnsi="Arial" w:cs="Arial"/>
                <w:sz w:val="16"/>
              </w:rPr>
              <w:t>*D_LRPHSREASLOOPRATE_CNT_F32)</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2C5167" w:rsidP="00D53ED3">
            <w:pPr>
              <w:spacing w:before="60"/>
              <w:rPr>
                <w:rFonts w:ascii="Arial" w:hAnsi="Arial" w:cs="Arial"/>
                <w:sz w:val="16"/>
              </w:rPr>
            </w:pPr>
            <w:r w:rsidRPr="002C5167">
              <w:rPr>
                <w:rFonts w:ascii="Arial" w:hAnsi="Arial" w:cs="Arial"/>
                <w:sz w:val="16"/>
              </w:rPr>
              <w:t>D_MAXPWMFREQ_HZ_U32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64800">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18000</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D_MAXNRCOMMOFFVLTG_CNT_F32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64800">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(D_LRPHSREASLOOPRATE_CNT_F32*D_MAXPWMFREQ_CNT_F32*t_CommOffsetTblY_Cnt_u16[0])</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D_PHSADVCNTSPERREV_CNT_U16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6144U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D_PHSADVCNTS180DEG_CNT_U16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3072U/*(D_PHSADVCNTSPERREV_CNT_S16/2U)*/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D_PHSPOSADVCNTS90DEG_CNT_U16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1536U/*(D_PHSADVCNTSPERREV_CNT_S16/4U)*/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D_PHSNEGADVCNTS90DEG_CNT_S16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-1536/*(-D_PHSADVCNTSPERREV_CNT_S16/4U)*/</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(FPM_InitFixedPoint_m(0.0,u0p16_T))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D_30DEG_REV_U0P16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(FPM_InitFixedPoint_m(0.0833333333,u0p16_T))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D_60DEG_REV_U0P16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(FPM_InitFixedPoint_m(0.1666666666,u0p16_T))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D_240DEG_REV_U0P16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(FPM_InitFixedPoint_m(0.6666666666,u0p16_T))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D_120DEG_REV_U0P16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(FPM_InitFixedPoint_m(0.3333333333,u0p16_T))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D_180DEG_REV_U0P16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(FPM_InitFixedPoint_m(0.5,u0p16_T))</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D_PHASEAOFFSETNRM_REV_U0P16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2</w:t>
            </w:r>
            <w:r w:rsidRPr="00202887">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D_PHASEBOFFSETNRM_REV_U0P16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((uint16)(D_PHASEAOFFS</w:t>
            </w:r>
            <w:r w:rsidRPr="00B4032B">
              <w:rPr>
                <w:rFonts w:ascii="Arial" w:hAnsi="Arial" w:cs="Arial"/>
                <w:sz w:val="16"/>
              </w:rPr>
              <w:lastRenderedPageBreak/>
              <w:t>ETNRM_REV_U0P16-D_120DEG_REV_U0P16))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lastRenderedPageBreak/>
              <w:t>D_PHASECOFFSETNRM_REV_U0P16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(D_PHASEAOFFSETNRM_REV_U0P16+D_120DEG_REV_U0P16)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D_PHASEAOFFSETINV_REV_U0P16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D_60DEG_REV_U0P16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D_PHASEBOFFSETINV_REV_U0P16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(D_PHASEAOFFSETINV_REV_U0P16+D_120DEG_REV_U0P16)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D_PHASECOFFSETINV_REV_U0P16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((uint16)(D_PHASEAOFFSETINV_REV_U0P16-D_120DEG_REV_U0P16))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D_REVPCNT_ULS_U0P32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Uls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699051UL/*(FPM_InitFixedPoint_m(1/D_PACNTSPREV_ULS_U16P0,u0p32_T))*/</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D_PACNTSPREV_ULS_U16P0</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Uls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6144U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D_SCALER16_CNT_U16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cnt</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16U</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D_35DEG_REV_U0P16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(FPM_InitFixedPoint_m(0.0972222222,u0p16_T))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D_205DEG_REV_U0P16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(FPM_InitFixedPoint_m(0.5972222222,u0p16_T))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D_245DEG_REV_U0P16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(FPM_InitFixedPoint_m(0.6805555555,u0p16_T))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D_355DEG_REV_U0P16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(FPM_InitFixedPoint_m(0.9861111111,u0p16_T))</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D_POSITIVEONE_CNT_S8</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cnt</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8B3E94">
            <w:pPr>
              <w:spacing w:before="60"/>
              <w:rPr>
                <w:rFonts w:ascii="Arial" w:hAnsi="Arial" w:cs="Arial"/>
                <w:sz w:val="16"/>
              </w:rPr>
            </w:pPr>
            <w:r>
              <w:rPr>
                <w:rFonts w:ascii="Arial" w:hAnsi="Arial" w:cs="Arial"/>
                <w:sz w:val="16"/>
              </w:rPr>
              <w:t>&lt;</w:t>
            </w:r>
            <w:r w:rsidR="004A781C">
              <w:rPr>
                <w:rFonts w:ascii="Arial" w:hAnsi="Arial" w:cs="Arial"/>
                <w:sz w:val="16"/>
              </w:rPr>
              <w:t>None</w:t>
            </w:r>
            <w:r>
              <w:rPr>
                <w:rFonts w:ascii="Arial" w:hAnsi="Arial" w:cs="Arial"/>
                <w:sz w:val="16"/>
              </w:rPr>
              <w:t>&gt;</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lastRenderedPageBreak/>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177A25" w:rsidP="008B3E94">
      <w:pPr>
        <w:numPr>
          <w:ilvl w:val="0"/>
          <w:numId w:val="5"/>
        </w:numPr>
        <w:spacing w:after="0"/>
      </w:pPr>
      <w:r w:rsidRPr="00177A25">
        <w:t>Limit_m</w:t>
      </w:r>
    </w:p>
    <w:p w:rsidR="00177A25" w:rsidRDefault="00177A25" w:rsidP="008B3E94">
      <w:pPr>
        <w:numPr>
          <w:ilvl w:val="0"/>
          <w:numId w:val="5"/>
        </w:numPr>
        <w:spacing w:after="0"/>
      </w:pPr>
      <w:r w:rsidRPr="00177A25">
        <w:t>FPM_Fix_m</w:t>
      </w:r>
    </w:p>
    <w:p w:rsidR="00177A25" w:rsidRDefault="00177A25" w:rsidP="008B3E94">
      <w:pPr>
        <w:numPr>
          <w:ilvl w:val="0"/>
          <w:numId w:val="5"/>
        </w:numPr>
        <w:spacing w:after="0"/>
      </w:pPr>
      <w:r w:rsidRPr="00177A25">
        <w:t>LPF_SvUpdate_s16InFixKTrunc_m</w:t>
      </w:r>
    </w:p>
    <w:p w:rsidR="00177A25" w:rsidRDefault="00177A25" w:rsidP="00177A25">
      <w:pPr>
        <w:numPr>
          <w:ilvl w:val="0"/>
          <w:numId w:val="5"/>
        </w:numPr>
        <w:spacing w:after="0"/>
      </w:pPr>
      <w:r w:rsidRPr="00177A25">
        <w:t>LPF_OpUpdate_s16InFixKTrunc_m</w:t>
      </w:r>
    </w:p>
    <w:p w:rsidR="00202887" w:rsidRDefault="00202887" w:rsidP="00177A25">
      <w:pPr>
        <w:numPr>
          <w:ilvl w:val="0"/>
          <w:numId w:val="5"/>
        </w:numPr>
        <w:spacing w:after="0"/>
      </w:pPr>
      <w:r>
        <w:t>Max_m</w:t>
      </w:r>
    </w:p>
    <w:p w:rsidR="00202887" w:rsidRDefault="00202887" w:rsidP="00177A25">
      <w:pPr>
        <w:numPr>
          <w:ilvl w:val="0"/>
          <w:numId w:val="5"/>
        </w:numPr>
        <w:spacing w:after="0"/>
      </w:pPr>
      <w:r>
        <w:t>Min_M</w:t>
      </w:r>
    </w:p>
    <w:p w:rsidR="00202887" w:rsidRDefault="00202887" w:rsidP="00177A25">
      <w:pPr>
        <w:numPr>
          <w:ilvl w:val="0"/>
          <w:numId w:val="5"/>
        </w:numPr>
        <w:spacing w:after="0"/>
      </w:pPr>
      <w:r w:rsidRPr="00202887">
        <w:t>Abs_s</w:t>
      </w:r>
      <w:r w:rsidR="003A7CC2">
        <w:t>16</w:t>
      </w:r>
      <w:r w:rsidRPr="00202887">
        <w:t>_m</w:t>
      </w:r>
    </w:p>
    <w:p w:rsidR="00202887" w:rsidRDefault="00202887" w:rsidP="00177A25">
      <w:pPr>
        <w:numPr>
          <w:ilvl w:val="0"/>
          <w:numId w:val="5"/>
        </w:numPr>
        <w:spacing w:after="0"/>
      </w:pPr>
      <w:r w:rsidRPr="00202887">
        <w:t>Abs_f</w:t>
      </w:r>
      <w:r w:rsidR="003A7CC2">
        <w:t>16</w:t>
      </w:r>
      <w:r w:rsidRPr="00202887">
        <w:t>_m</w:t>
      </w:r>
    </w:p>
    <w:p w:rsidR="00202887" w:rsidRDefault="00202887" w:rsidP="00177A25">
      <w:pPr>
        <w:numPr>
          <w:ilvl w:val="0"/>
          <w:numId w:val="5"/>
        </w:numPr>
        <w:spacing w:after="0"/>
      </w:pPr>
    </w:p>
    <w:p w:rsidR="008B3E94" w:rsidRDefault="008B3E94" w:rsidP="008B3E94">
      <w:pPr>
        <w:spacing w:after="0"/>
        <w:ind w:left="720"/>
      </w:pPr>
    </w:p>
    <w:p w:rsidR="008B3E94" w:rsidRDefault="008B3E94" w:rsidP="008B3E94">
      <w:pPr>
        <w:pStyle w:val="Heading2"/>
      </w:pPr>
      <w:r>
        <w:t>Data Hiding Functions</w:t>
      </w:r>
    </w:p>
    <w:p w:rsidR="00DC7E08" w:rsidRDefault="00DC7E08" w:rsidP="00DC7E08">
      <w:pPr>
        <w:numPr>
          <w:ilvl w:val="0"/>
          <w:numId w:val="10"/>
        </w:numPr>
        <w:spacing w:after="0"/>
      </w:pPr>
      <w:r>
        <w:t>&lt;None&gt;</w:t>
      </w:r>
    </w:p>
    <w:p w:rsidR="00DC7E08" w:rsidRDefault="00DC7E08" w:rsidP="00DC7E08">
      <w:pPr>
        <w:numPr>
          <w:ilvl w:val="0"/>
          <w:numId w:val="10"/>
        </w:numPr>
        <w:spacing w:after="0"/>
      </w:pP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1B60DF" w:rsidP="00177A25"/>
    <w:p w:rsidR="00177A25" w:rsidRDefault="00177A25" w:rsidP="00177A25">
      <w:r>
        <w:t>None</w:t>
      </w:r>
    </w:p>
    <w:p w:rsidR="008F6DBB" w:rsidRDefault="008F6DBB" w:rsidP="00177A25"/>
    <w:p w:rsidR="008B3E94" w:rsidRDefault="008B3E94" w:rsidP="008B3E94">
      <w:pPr>
        <w:pStyle w:val="Heading2"/>
      </w:pPr>
      <w:r>
        <w:t>Local Functions/Macros Used by this MDD only</w:t>
      </w:r>
    </w:p>
    <w:p w:rsidR="008B3E94" w:rsidRDefault="008B3E94" w:rsidP="008B3E94"/>
    <w:p w:rsidR="00765B47" w:rsidRDefault="00765B47" w:rsidP="00765B47">
      <w:pPr>
        <w:pStyle w:val="Heading3"/>
      </w:pPr>
      <w:r>
        <w:t>Local Function #1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765B47" w:rsidTr="0099714E">
        <w:tc>
          <w:tcPr>
            <w:tcW w:w="2083" w:type="dxa"/>
          </w:tcPr>
          <w:p w:rsidR="00765B47" w:rsidRDefault="00765B47" w:rsidP="0099714E">
            <w:pPr>
              <w:spacing w:before="60"/>
              <w:rPr>
                <w:rFonts w:ascii="Arial" w:hAnsi="Arial" w:cs="Arial"/>
                <w:b/>
                <w:bCs/>
                <w:sz w:val="16"/>
              </w:rPr>
            </w:pPr>
            <w:r>
              <w:rPr>
                <w:rFonts w:ascii="Arial" w:hAnsi="Arial" w:cs="Arial"/>
                <w:b/>
                <w:bCs/>
                <w:sz w:val="16"/>
              </w:rPr>
              <w:t>Function Name</w:t>
            </w:r>
          </w:p>
        </w:tc>
        <w:tc>
          <w:tcPr>
            <w:tcW w:w="3875" w:type="dxa"/>
          </w:tcPr>
          <w:p w:rsidR="00765B47" w:rsidRDefault="00FF72B4" w:rsidP="0099714E">
            <w:pPr>
              <w:spacing w:before="60"/>
              <w:rPr>
                <w:rFonts w:ascii="Arial" w:hAnsi="Arial" w:cs="Arial"/>
                <w:sz w:val="16"/>
              </w:rPr>
            </w:pPr>
            <w:r w:rsidRPr="00FF72B4">
              <w:rPr>
                <w:rFonts w:ascii="Arial" w:hAnsi="Arial" w:cs="Arial"/>
                <w:sz w:val="16"/>
              </w:rPr>
              <w:t>PhaseGroundTabLookupoffset</w:t>
            </w:r>
          </w:p>
        </w:tc>
        <w:tc>
          <w:tcPr>
            <w:tcW w:w="1159" w:type="dxa"/>
            <w:shd w:val="pct30" w:color="FFFF00" w:fill="auto"/>
          </w:tcPr>
          <w:p w:rsidR="00765B47" w:rsidRDefault="00765B47" w:rsidP="0099714E">
            <w:pPr>
              <w:spacing w:before="60"/>
              <w:jc w:val="center"/>
              <w:rPr>
                <w:rFonts w:ascii="Arial" w:hAnsi="Arial" w:cs="Arial"/>
                <w:sz w:val="16"/>
              </w:rPr>
            </w:pPr>
            <w:r>
              <w:rPr>
                <w:rFonts w:ascii="Arial" w:hAnsi="Arial" w:cs="Arial"/>
                <w:sz w:val="16"/>
              </w:rPr>
              <w:t>Type</w:t>
            </w:r>
          </w:p>
        </w:tc>
        <w:tc>
          <w:tcPr>
            <w:tcW w:w="607" w:type="dxa"/>
            <w:shd w:val="pct30" w:color="FFFF00" w:fill="auto"/>
          </w:tcPr>
          <w:p w:rsidR="00765B47" w:rsidRDefault="00765B47" w:rsidP="0099714E">
            <w:pPr>
              <w:spacing w:before="60"/>
              <w:jc w:val="center"/>
              <w:rPr>
                <w:rFonts w:ascii="Arial" w:hAnsi="Arial" w:cs="Arial"/>
                <w:sz w:val="16"/>
              </w:rPr>
            </w:pPr>
            <w:r>
              <w:rPr>
                <w:rFonts w:ascii="Arial" w:hAnsi="Arial" w:cs="Arial"/>
                <w:sz w:val="16"/>
              </w:rPr>
              <w:t>Min</w:t>
            </w:r>
          </w:p>
        </w:tc>
        <w:tc>
          <w:tcPr>
            <w:tcW w:w="607" w:type="dxa"/>
            <w:shd w:val="pct30" w:color="FFFF00" w:fill="auto"/>
          </w:tcPr>
          <w:p w:rsidR="00765B47" w:rsidRDefault="00765B47" w:rsidP="0099714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765B47" w:rsidRDefault="00765B47" w:rsidP="0099714E">
            <w:pPr>
              <w:spacing w:before="60"/>
              <w:jc w:val="center"/>
              <w:rPr>
                <w:rFonts w:ascii="Arial" w:hAnsi="Arial" w:cs="Arial"/>
                <w:sz w:val="16"/>
              </w:rPr>
            </w:pPr>
            <w:r>
              <w:rPr>
                <w:rFonts w:ascii="Arial" w:hAnsi="Arial" w:cs="Arial"/>
                <w:sz w:val="16"/>
              </w:rPr>
              <w:t>UTP Tol.</w:t>
            </w:r>
          </w:p>
        </w:tc>
      </w:tr>
      <w:tr w:rsidR="00765B47" w:rsidTr="0099714E">
        <w:tc>
          <w:tcPr>
            <w:tcW w:w="2083" w:type="dxa"/>
          </w:tcPr>
          <w:p w:rsidR="00765B47" w:rsidRDefault="00765B47" w:rsidP="0099714E">
            <w:pPr>
              <w:spacing w:before="60"/>
              <w:rPr>
                <w:rFonts w:ascii="Arial" w:hAnsi="Arial" w:cs="Arial"/>
                <w:b/>
                <w:bCs/>
                <w:sz w:val="16"/>
              </w:rPr>
            </w:pPr>
            <w:r>
              <w:rPr>
                <w:rFonts w:ascii="Arial" w:hAnsi="Arial" w:cs="Arial"/>
                <w:b/>
                <w:bCs/>
                <w:sz w:val="16"/>
              </w:rPr>
              <w:t xml:space="preserve">Arguments Passed </w:t>
            </w:r>
          </w:p>
        </w:tc>
        <w:tc>
          <w:tcPr>
            <w:tcW w:w="3875" w:type="dxa"/>
          </w:tcPr>
          <w:p w:rsidR="00765B47" w:rsidRDefault="00765B47" w:rsidP="0099714E">
            <w:pPr>
              <w:spacing w:before="60"/>
              <w:rPr>
                <w:rFonts w:ascii="Arial" w:hAnsi="Arial" w:cs="Arial"/>
                <w:sz w:val="16"/>
              </w:rPr>
            </w:pPr>
            <w:r w:rsidRPr="00872AAE">
              <w:rPr>
                <w:rFonts w:ascii="Arial" w:hAnsi="Arial" w:cs="Arial"/>
                <w:sz w:val="16"/>
              </w:rPr>
              <w:t>MtrElecMechPol_Cnt_s8</w:t>
            </w:r>
          </w:p>
        </w:tc>
        <w:tc>
          <w:tcPr>
            <w:tcW w:w="1159" w:type="dxa"/>
          </w:tcPr>
          <w:p w:rsidR="00765B47" w:rsidRDefault="00765B47" w:rsidP="0099714E">
            <w:pPr>
              <w:spacing w:before="60"/>
              <w:rPr>
                <w:rFonts w:ascii="Arial" w:hAnsi="Arial" w:cs="Arial"/>
                <w:sz w:val="16"/>
              </w:rPr>
            </w:pPr>
            <w:r>
              <w:rPr>
                <w:rFonts w:ascii="Arial" w:hAnsi="Arial" w:cs="Arial"/>
                <w:sz w:val="16"/>
              </w:rPr>
              <w:t>Sint8</w:t>
            </w:r>
          </w:p>
        </w:tc>
        <w:tc>
          <w:tcPr>
            <w:tcW w:w="607" w:type="dxa"/>
          </w:tcPr>
          <w:p w:rsidR="00765B47" w:rsidRDefault="004F1417" w:rsidP="0099714E">
            <w:pPr>
              <w:spacing w:before="60"/>
              <w:rPr>
                <w:rFonts w:ascii="Arial" w:hAnsi="Arial" w:cs="Arial"/>
                <w:sz w:val="16"/>
              </w:rPr>
            </w:pPr>
            <w:r>
              <w:rPr>
                <w:rFonts w:ascii="Arial" w:hAnsi="Arial" w:cs="Arial"/>
                <w:sz w:val="16"/>
              </w:rPr>
              <w:t>-1</w:t>
            </w:r>
          </w:p>
        </w:tc>
        <w:tc>
          <w:tcPr>
            <w:tcW w:w="607" w:type="dxa"/>
          </w:tcPr>
          <w:p w:rsidR="00765B47" w:rsidRDefault="004F1417" w:rsidP="0099714E">
            <w:pPr>
              <w:spacing w:before="60"/>
              <w:rPr>
                <w:rFonts w:ascii="Arial" w:hAnsi="Arial" w:cs="Arial"/>
                <w:sz w:val="16"/>
              </w:rPr>
            </w:pPr>
            <w:r>
              <w:rPr>
                <w:rFonts w:ascii="Arial" w:hAnsi="Arial" w:cs="Arial"/>
                <w:sz w:val="16"/>
              </w:rPr>
              <w:t>1</w:t>
            </w:r>
          </w:p>
        </w:tc>
        <w:tc>
          <w:tcPr>
            <w:tcW w:w="607" w:type="dxa"/>
            <w:shd w:val="pct15" w:color="auto" w:fill="auto"/>
          </w:tcPr>
          <w:p w:rsidR="00765B47" w:rsidRDefault="00765B47" w:rsidP="0099714E">
            <w:pPr>
              <w:spacing w:before="60"/>
              <w:rPr>
                <w:rFonts w:ascii="Arial" w:hAnsi="Arial" w:cs="Arial"/>
                <w:sz w:val="16"/>
              </w:rPr>
            </w:pPr>
          </w:p>
        </w:tc>
      </w:tr>
      <w:tr w:rsidR="00765B47" w:rsidTr="0099714E">
        <w:tc>
          <w:tcPr>
            <w:tcW w:w="2083" w:type="dxa"/>
          </w:tcPr>
          <w:p w:rsidR="00765B47" w:rsidRDefault="00765B47" w:rsidP="0099714E">
            <w:pPr>
              <w:spacing w:before="60"/>
              <w:rPr>
                <w:rFonts w:ascii="Arial" w:hAnsi="Arial" w:cs="Arial"/>
                <w:b/>
                <w:bCs/>
                <w:sz w:val="16"/>
              </w:rPr>
            </w:pPr>
          </w:p>
        </w:tc>
        <w:tc>
          <w:tcPr>
            <w:tcW w:w="3875" w:type="dxa"/>
          </w:tcPr>
          <w:p w:rsidR="00765B47" w:rsidRDefault="00765B47" w:rsidP="0099714E">
            <w:pPr>
              <w:spacing w:before="60"/>
              <w:rPr>
                <w:rFonts w:ascii="Arial" w:hAnsi="Arial" w:cs="Arial"/>
                <w:sz w:val="16"/>
              </w:rPr>
            </w:pPr>
          </w:p>
        </w:tc>
        <w:tc>
          <w:tcPr>
            <w:tcW w:w="1159"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shd w:val="pct15" w:color="auto" w:fill="auto"/>
          </w:tcPr>
          <w:p w:rsidR="00765B47" w:rsidRDefault="00765B47" w:rsidP="0099714E">
            <w:pPr>
              <w:spacing w:before="60"/>
              <w:rPr>
                <w:rFonts w:ascii="Arial" w:hAnsi="Arial" w:cs="Arial"/>
                <w:sz w:val="16"/>
              </w:rPr>
            </w:pPr>
          </w:p>
        </w:tc>
      </w:tr>
      <w:tr w:rsidR="00765B47" w:rsidTr="0099714E">
        <w:tc>
          <w:tcPr>
            <w:tcW w:w="2083" w:type="dxa"/>
          </w:tcPr>
          <w:p w:rsidR="00765B47" w:rsidRDefault="00765B47" w:rsidP="0099714E">
            <w:pPr>
              <w:spacing w:before="60"/>
              <w:rPr>
                <w:rFonts w:ascii="Arial" w:hAnsi="Arial" w:cs="Arial"/>
                <w:b/>
                <w:bCs/>
                <w:sz w:val="16"/>
              </w:rPr>
            </w:pPr>
            <w:r>
              <w:rPr>
                <w:rFonts w:ascii="Arial" w:hAnsi="Arial" w:cs="Arial"/>
                <w:b/>
                <w:bCs/>
                <w:sz w:val="16"/>
              </w:rPr>
              <w:t>Return Value</w:t>
            </w:r>
          </w:p>
        </w:tc>
        <w:tc>
          <w:tcPr>
            <w:tcW w:w="3875" w:type="dxa"/>
          </w:tcPr>
          <w:p w:rsidR="00765B47" w:rsidRDefault="00FF72B4" w:rsidP="0099714E">
            <w:pPr>
              <w:spacing w:before="60"/>
              <w:rPr>
                <w:rFonts w:ascii="Arial" w:hAnsi="Arial" w:cs="Arial"/>
                <w:sz w:val="16"/>
              </w:rPr>
            </w:pPr>
            <w:r>
              <w:rPr>
                <w:rFonts w:ascii="Arial" w:hAnsi="Arial" w:cs="Arial"/>
                <w:sz w:val="16"/>
              </w:rPr>
              <w:t>None</w:t>
            </w:r>
          </w:p>
        </w:tc>
        <w:tc>
          <w:tcPr>
            <w:tcW w:w="1159"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r>
    </w:tbl>
    <w:p w:rsidR="00765B47" w:rsidRDefault="00765B47" w:rsidP="00765B47">
      <w:pPr>
        <w:pStyle w:val="Heading4"/>
      </w:pPr>
      <w:r>
        <w:lastRenderedPageBreak/>
        <w:t>Description</w:t>
      </w:r>
    </w:p>
    <w:p w:rsidR="00FF72B4" w:rsidRDefault="00765B47" w:rsidP="00FF72B4">
      <w:pPr>
        <w:pStyle w:val="Heading3"/>
      </w:pPr>
      <w:r w:rsidRPr="00AC6AE3">
        <w:t xml:space="preserve">Generates the </w:t>
      </w:r>
      <w:r w:rsidR="00FF72B4">
        <w:t>phase offset</w:t>
      </w:r>
      <w:r>
        <w:br/>
      </w:r>
      <w:r w:rsidR="00547B04">
        <w:object w:dxaOrig="10125" w:dyaOrig="6345">
          <v:shape id="_x0000_i1028" type="#_x0000_t75" style="width:433.5pt;height:317.25pt" o:ole="">
            <v:imagedata r:id="rId11" o:title=""/>
          </v:shape>
          <o:OLEObject Type="Embed" ProgID="Visio.Drawing.11" ShapeID="_x0000_i1028" DrawAspect="Content" ObjectID="_1484126317" r:id="rId12"/>
        </w:object>
      </w:r>
      <w:r w:rsidR="00FF72B4">
        <w:t>Local Function #2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1"/>
        <w:gridCol w:w="3801"/>
        <w:gridCol w:w="1140"/>
        <w:gridCol w:w="602"/>
        <w:gridCol w:w="750"/>
        <w:gridCol w:w="604"/>
      </w:tblGrid>
      <w:tr w:rsidR="00FF72B4" w:rsidTr="0099714E">
        <w:tc>
          <w:tcPr>
            <w:tcW w:w="2083" w:type="dxa"/>
          </w:tcPr>
          <w:p w:rsidR="00FF72B4" w:rsidRDefault="00FF72B4" w:rsidP="0099714E">
            <w:pPr>
              <w:spacing w:before="60"/>
              <w:rPr>
                <w:rFonts w:ascii="Arial" w:hAnsi="Arial" w:cs="Arial"/>
                <w:b/>
                <w:bCs/>
                <w:sz w:val="16"/>
              </w:rPr>
            </w:pPr>
            <w:r>
              <w:rPr>
                <w:rFonts w:ascii="Arial" w:hAnsi="Arial" w:cs="Arial"/>
                <w:b/>
                <w:bCs/>
                <w:sz w:val="16"/>
              </w:rPr>
              <w:t>Function Name</w:t>
            </w:r>
          </w:p>
        </w:tc>
        <w:tc>
          <w:tcPr>
            <w:tcW w:w="3875" w:type="dxa"/>
          </w:tcPr>
          <w:p w:rsidR="00FF72B4" w:rsidRDefault="00FF72B4" w:rsidP="0099714E">
            <w:pPr>
              <w:spacing w:before="60"/>
              <w:rPr>
                <w:rFonts w:ascii="Arial" w:hAnsi="Arial" w:cs="Arial"/>
                <w:sz w:val="16"/>
              </w:rPr>
            </w:pPr>
            <w:r w:rsidRPr="00FF72B4">
              <w:rPr>
                <w:rFonts w:ascii="Arial" w:hAnsi="Arial" w:cs="Arial"/>
                <w:sz w:val="16"/>
              </w:rPr>
              <w:t>Read_CountToRev</w:t>
            </w:r>
          </w:p>
        </w:tc>
        <w:tc>
          <w:tcPr>
            <w:tcW w:w="1159" w:type="dxa"/>
            <w:shd w:val="pct30" w:color="FFFF00" w:fill="auto"/>
          </w:tcPr>
          <w:p w:rsidR="00FF72B4" w:rsidRDefault="00FF72B4" w:rsidP="0099714E">
            <w:pPr>
              <w:spacing w:before="60"/>
              <w:jc w:val="center"/>
              <w:rPr>
                <w:rFonts w:ascii="Arial" w:hAnsi="Arial" w:cs="Arial"/>
                <w:sz w:val="16"/>
              </w:rPr>
            </w:pPr>
            <w:r>
              <w:rPr>
                <w:rFonts w:ascii="Arial" w:hAnsi="Arial" w:cs="Arial"/>
                <w:sz w:val="16"/>
              </w:rPr>
              <w:t>Type</w:t>
            </w:r>
          </w:p>
        </w:tc>
        <w:tc>
          <w:tcPr>
            <w:tcW w:w="607" w:type="dxa"/>
            <w:shd w:val="pct30" w:color="FFFF00" w:fill="auto"/>
          </w:tcPr>
          <w:p w:rsidR="00FF72B4" w:rsidRDefault="00FF72B4" w:rsidP="0099714E">
            <w:pPr>
              <w:spacing w:before="60"/>
              <w:jc w:val="center"/>
              <w:rPr>
                <w:rFonts w:ascii="Arial" w:hAnsi="Arial" w:cs="Arial"/>
                <w:sz w:val="16"/>
              </w:rPr>
            </w:pPr>
            <w:r>
              <w:rPr>
                <w:rFonts w:ascii="Arial" w:hAnsi="Arial" w:cs="Arial"/>
                <w:sz w:val="16"/>
              </w:rPr>
              <w:t>Min</w:t>
            </w:r>
          </w:p>
        </w:tc>
        <w:tc>
          <w:tcPr>
            <w:tcW w:w="607" w:type="dxa"/>
            <w:shd w:val="pct30" w:color="FFFF00" w:fill="auto"/>
          </w:tcPr>
          <w:p w:rsidR="00FF72B4" w:rsidRDefault="00FF72B4" w:rsidP="0099714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F72B4" w:rsidRDefault="00FF72B4" w:rsidP="0099714E">
            <w:pPr>
              <w:spacing w:before="60"/>
              <w:jc w:val="center"/>
              <w:rPr>
                <w:rFonts w:ascii="Arial" w:hAnsi="Arial" w:cs="Arial"/>
                <w:sz w:val="16"/>
              </w:rPr>
            </w:pPr>
            <w:r>
              <w:rPr>
                <w:rFonts w:ascii="Arial" w:hAnsi="Arial" w:cs="Arial"/>
                <w:sz w:val="16"/>
              </w:rPr>
              <w:t>UTP Tol.</w:t>
            </w:r>
          </w:p>
        </w:tc>
      </w:tr>
      <w:tr w:rsidR="00FF72B4" w:rsidTr="0099714E">
        <w:tc>
          <w:tcPr>
            <w:tcW w:w="2083" w:type="dxa"/>
          </w:tcPr>
          <w:p w:rsidR="00FF72B4" w:rsidRDefault="00FF72B4" w:rsidP="0099714E">
            <w:pPr>
              <w:spacing w:before="60"/>
              <w:rPr>
                <w:rFonts w:ascii="Arial" w:hAnsi="Arial" w:cs="Arial"/>
                <w:b/>
                <w:bCs/>
                <w:sz w:val="16"/>
              </w:rPr>
            </w:pPr>
            <w:r>
              <w:rPr>
                <w:rFonts w:ascii="Arial" w:hAnsi="Arial" w:cs="Arial"/>
                <w:b/>
                <w:bCs/>
                <w:sz w:val="16"/>
              </w:rPr>
              <w:t xml:space="preserve">Arguments Passed </w:t>
            </w:r>
          </w:p>
        </w:tc>
        <w:tc>
          <w:tcPr>
            <w:tcW w:w="3875" w:type="dxa"/>
          </w:tcPr>
          <w:p w:rsidR="00FF72B4" w:rsidRDefault="00FF72B4" w:rsidP="0099714E">
            <w:pPr>
              <w:spacing w:before="60"/>
              <w:rPr>
                <w:rFonts w:ascii="Arial" w:hAnsi="Arial" w:cs="Arial"/>
                <w:sz w:val="16"/>
              </w:rPr>
            </w:pPr>
            <w:r w:rsidRPr="00FF72B4">
              <w:rPr>
                <w:rFonts w:ascii="Arial" w:hAnsi="Arial" w:cs="Arial"/>
                <w:sz w:val="16"/>
              </w:rPr>
              <w:t>Var_Cnt_T_u16</w:t>
            </w:r>
          </w:p>
        </w:tc>
        <w:tc>
          <w:tcPr>
            <w:tcW w:w="1159" w:type="dxa"/>
          </w:tcPr>
          <w:p w:rsidR="00FF72B4" w:rsidRDefault="00FF72B4" w:rsidP="0099714E">
            <w:pPr>
              <w:spacing w:before="60"/>
              <w:rPr>
                <w:rFonts w:ascii="Arial" w:hAnsi="Arial" w:cs="Arial"/>
                <w:sz w:val="16"/>
              </w:rPr>
            </w:pPr>
            <w:r>
              <w:rPr>
                <w:rFonts w:ascii="Arial" w:hAnsi="Arial" w:cs="Arial"/>
                <w:sz w:val="16"/>
              </w:rPr>
              <w:t>Unit16</w:t>
            </w:r>
          </w:p>
        </w:tc>
        <w:tc>
          <w:tcPr>
            <w:tcW w:w="607" w:type="dxa"/>
          </w:tcPr>
          <w:p w:rsidR="00FF72B4" w:rsidRDefault="004F1417" w:rsidP="0099714E">
            <w:pPr>
              <w:spacing w:before="60"/>
              <w:rPr>
                <w:rFonts w:ascii="Arial" w:hAnsi="Arial" w:cs="Arial"/>
                <w:sz w:val="16"/>
              </w:rPr>
            </w:pPr>
            <w:r>
              <w:rPr>
                <w:rFonts w:ascii="Arial" w:hAnsi="Arial" w:cs="Arial"/>
                <w:sz w:val="16"/>
              </w:rPr>
              <w:t>0</w:t>
            </w:r>
          </w:p>
        </w:tc>
        <w:tc>
          <w:tcPr>
            <w:tcW w:w="607" w:type="dxa"/>
          </w:tcPr>
          <w:p w:rsidR="00FF72B4" w:rsidRPr="00FF72B4" w:rsidRDefault="004F1417" w:rsidP="0099714E">
            <w:pPr>
              <w:spacing w:before="60"/>
              <w:rPr>
                <w:rFonts w:ascii="Arial" w:hAnsi="Arial" w:cs="Arial"/>
                <w:sz w:val="16"/>
                <w:vertAlign w:val="superscript"/>
              </w:rPr>
            </w:pPr>
            <w:r>
              <w:rPr>
                <w:rFonts w:ascii="Arial" w:hAnsi="Arial" w:cs="Arial"/>
                <w:sz w:val="16"/>
              </w:rPr>
              <w:t>6144</w:t>
            </w:r>
          </w:p>
        </w:tc>
        <w:tc>
          <w:tcPr>
            <w:tcW w:w="607" w:type="dxa"/>
            <w:shd w:val="pct15" w:color="auto" w:fill="auto"/>
          </w:tcPr>
          <w:p w:rsidR="00FF72B4" w:rsidRDefault="00FF72B4" w:rsidP="0099714E">
            <w:pPr>
              <w:spacing w:before="60"/>
              <w:rPr>
                <w:rFonts w:ascii="Arial" w:hAnsi="Arial" w:cs="Arial"/>
                <w:sz w:val="16"/>
              </w:rPr>
            </w:pPr>
          </w:p>
        </w:tc>
      </w:tr>
      <w:tr w:rsidR="00FF72B4" w:rsidTr="0099714E">
        <w:tc>
          <w:tcPr>
            <w:tcW w:w="2083" w:type="dxa"/>
          </w:tcPr>
          <w:p w:rsidR="00FF72B4" w:rsidRDefault="00FF72B4" w:rsidP="0099714E">
            <w:pPr>
              <w:spacing w:before="60"/>
              <w:rPr>
                <w:rFonts w:ascii="Arial" w:hAnsi="Arial" w:cs="Arial"/>
                <w:b/>
                <w:bCs/>
                <w:sz w:val="16"/>
              </w:rPr>
            </w:pPr>
          </w:p>
        </w:tc>
        <w:tc>
          <w:tcPr>
            <w:tcW w:w="3875" w:type="dxa"/>
          </w:tcPr>
          <w:p w:rsidR="00FF72B4" w:rsidRDefault="00FF72B4" w:rsidP="0099714E">
            <w:pPr>
              <w:spacing w:before="60"/>
              <w:rPr>
                <w:rFonts w:ascii="Arial" w:hAnsi="Arial" w:cs="Arial"/>
                <w:sz w:val="16"/>
              </w:rPr>
            </w:pPr>
          </w:p>
        </w:tc>
        <w:tc>
          <w:tcPr>
            <w:tcW w:w="1159" w:type="dxa"/>
          </w:tcPr>
          <w:p w:rsidR="00FF72B4" w:rsidRDefault="00FF72B4" w:rsidP="0099714E">
            <w:pPr>
              <w:spacing w:before="60"/>
              <w:rPr>
                <w:rFonts w:ascii="Arial" w:hAnsi="Arial" w:cs="Arial"/>
                <w:sz w:val="16"/>
              </w:rPr>
            </w:pPr>
          </w:p>
        </w:tc>
        <w:tc>
          <w:tcPr>
            <w:tcW w:w="607" w:type="dxa"/>
          </w:tcPr>
          <w:p w:rsidR="00FF72B4" w:rsidRDefault="00FF72B4" w:rsidP="0099714E">
            <w:pPr>
              <w:spacing w:before="60"/>
              <w:rPr>
                <w:rFonts w:ascii="Arial" w:hAnsi="Arial" w:cs="Arial"/>
                <w:sz w:val="16"/>
              </w:rPr>
            </w:pPr>
          </w:p>
        </w:tc>
        <w:tc>
          <w:tcPr>
            <w:tcW w:w="607" w:type="dxa"/>
          </w:tcPr>
          <w:p w:rsidR="00FF72B4" w:rsidRDefault="00FF72B4" w:rsidP="0099714E">
            <w:pPr>
              <w:spacing w:before="60"/>
              <w:rPr>
                <w:rFonts w:ascii="Arial" w:hAnsi="Arial" w:cs="Arial"/>
                <w:sz w:val="16"/>
              </w:rPr>
            </w:pPr>
          </w:p>
        </w:tc>
        <w:tc>
          <w:tcPr>
            <w:tcW w:w="607" w:type="dxa"/>
            <w:shd w:val="pct15" w:color="auto" w:fill="auto"/>
          </w:tcPr>
          <w:p w:rsidR="00FF72B4" w:rsidRDefault="00FF72B4" w:rsidP="0099714E">
            <w:pPr>
              <w:spacing w:before="60"/>
              <w:rPr>
                <w:rFonts w:ascii="Arial" w:hAnsi="Arial" w:cs="Arial"/>
                <w:sz w:val="16"/>
              </w:rPr>
            </w:pPr>
          </w:p>
        </w:tc>
      </w:tr>
      <w:tr w:rsidR="00FF72B4" w:rsidTr="0099714E">
        <w:tc>
          <w:tcPr>
            <w:tcW w:w="2083" w:type="dxa"/>
          </w:tcPr>
          <w:p w:rsidR="00FF72B4" w:rsidRDefault="00FF72B4" w:rsidP="0099714E">
            <w:pPr>
              <w:spacing w:before="60"/>
              <w:rPr>
                <w:rFonts w:ascii="Arial" w:hAnsi="Arial" w:cs="Arial"/>
                <w:b/>
                <w:bCs/>
                <w:sz w:val="16"/>
              </w:rPr>
            </w:pPr>
            <w:r>
              <w:rPr>
                <w:rFonts w:ascii="Arial" w:hAnsi="Arial" w:cs="Arial"/>
                <w:b/>
                <w:bCs/>
                <w:sz w:val="16"/>
              </w:rPr>
              <w:t>Return Value</w:t>
            </w:r>
          </w:p>
        </w:tc>
        <w:tc>
          <w:tcPr>
            <w:tcW w:w="3875" w:type="dxa"/>
          </w:tcPr>
          <w:p w:rsidR="00FF72B4" w:rsidRDefault="00FF72B4" w:rsidP="0099714E">
            <w:pPr>
              <w:spacing w:before="60"/>
              <w:rPr>
                <w:rFonts w:ascii="Arial" w:hAnsi="Arial" w:cs="Arial"/>
                <w:sz w:val="16"/>
              </w:rPr>
            </w:pPr>
            <w:r w:rsidRPr="00FF72B4">
              <w:rPr>
                <w:rFonts w:ascii="Arial" w:hAnsi="Arial" w:cs="Arial"/>
                <w:sz w:val="16"/>
              </w:rPr>
              <w:t>CountToRev_Rev_T_u16</w:t>
            </w:r>
          </w:p>
        </w:tc>
        <w:tc>
          <w:tcPr>
            <w:tcW w:w="1159" w:type="dxa"/>
          </w:tcPr>
          <w:p w:rsidR="00FF72B4" w:rsidRDefault="00FF72B4" w:rsidP="0099714E">
            <w:pPr>
              <w:spacing w:before="60"/>
              <w:rPr>
                <w:rFonts w:ascii="Arial" w:hAnsi="Arial" w:cs="Arial"/>
                <w:sz w:val="16"/>
              </w:rPr>
            </w:pPr>
            <w:r>
              <w:rPr>
                <w:rFonts w:ascii="Arial" w:hAnsi="Arial" w:cs="Arial"/>
                <w:sz w:val="16"/>
              </w:rPr>
              <w:t>Unit16</w:t>
            </w:r>
          </w:p>
        </w:tc>
        <w:tc>
          <w:tcPr>
            <w:tcW w:w="607" w:type="dxa"/>
          </w:tcPr>
          <w:p w:rsidR="00FF72B4" w:rsidRDefault="00FF72B4" w:rsidP="0099714E">
            <w:pPr>
              <w:spacing w:before="60"/>
              <w:rPr>
                <w:rFonts w:ascii="Arial" w:hAnsi="Arial" w:cs="Arial"/>
                <w:sz w:val="16"/>
              </w:rPr>
            </w:pPr>
            <w:r>
              <w:rPr>
                <w:rFonts w:ascii="Arial" w:hAnsi="Arial" w:cs="Arial"/>
                <w:sz w:val="16"/>
              </w:rPr>
              <w:t>0</w:t>
            </w:r>
          </w:p>
        </w:tc>
        <w:tc>
          <w:tcPr>
            <w:tcW w:w="607" w:type="dxa"/>
          </w:tcPr>
          <w:p w:rsidR="00FF72B4" w:rsidRDefault="00B04927" w:rsidP="0099714E">
            <w:pPr>
              <w:spacing w:before="60"/>
              <w:rPr>
                <w:rFonts w:ascii="Arial" w:hAnsi="Arial" w:cs="Arial"/>
                <w:sz w:val="16"/>
              </w:rPr>
            </w:pPr>
            <w:del w:id="6" w:author="Spoorti Mali" w:date="2015-01-14T14:23:00Z">
              <w:r w:rsidDel="00253BB4">
                <w:rPr>
                  <w:rFonts w:ascii="Arial" w:hAnsi="Arial" w:cs="Arial"/>
                  <w:sz w:val="16"/>
                </w:rPr>
                <w:delText>1</w:delText>
              </w:r>
            </w:del>
            <w:ins w:id="7" w:author="Ahmed, Rijvi" w:date="2015-01-30T11:37:00Z">
              <w:r w:rsidR="00AF32E4">
                <w:rPr>
                  <w:rFonts w:ascii="Arial" w:hAnsi="Arial" w:cs="Arial"/>
                  <w:sz w:val="16"/>
                </w:rPr>
                <w:t>65535</w:t>
              </w:r>
            </w:ins>
          </w:p>
        </w:tc>
        <w:tc>
          <w:tcPr>
            <w:tcW w:w="607" w:type="dxa"/>
          </w:tcPr>
          <w:p w:rsidR="00FF72B4" w:rsidRDefault="00FF72B4" w:rsidP="0099714E">
            <w:pPr>
              <w:spacing w:before="60"/>
              <w:rPr>
                <w:rFonts w:ascii="Arial" w:hAnsi="Arial" w:cs="Arial"/>
                <w:sz w:val="16"/>
              </w:rPr>
            </w:pPr>
          </w:p>
        </w:tc>
      </w:tr>
    </w:tbl>
    <w:p w:rsidR="00FF72B4" w:rsidRDefault="00FF72B4" w:rsidP="00FF72B4">
      <w:pPr>
        <w:pStyle w:val="Heading4"/>
      </w:pPr>
      <w:r>
        <w:lastRenderedPageBreak/>
        <w:t>Description</w:t>
      </w:r>
    </w:p>
    <w:p w:rsidR="008B3E94" w:rsidRPr="00FF72B4" w:rsidRDefault="00FF72B4" w:rsidP="00FF72B4">
      <w:pPr>
        <w:spacing w:after="0"/>
      </w:pPr>
      <w:r>
        <w:t xml:space="preserve">Converts </w:t>
      </w:r>
      <w:r w:rsidRPr="00FF72B4">
        <w:t>Var_Cnt_T_u16</w:t>
      </w:r>
      <w:r>
        <w:t xml:space="preserve"> to Unit16 with range of 0 to 1 and precision of </w:t>
      </w:r>
      <w:r w:rsidRPr="00FF72B4">
        <w:t>2</w:t>
      </w:r>
      <w:r>
        <w:rPr>
          <w:vertAlign w:val="superscript"/>
        </w:rPr>
        <w:t>-16</w:t>
      </w:r>
      <w:r>
        <w:t>. It coverts Electrical degree(Count) to Rev</w:t>
      </w:r>
      <w:r>
        <w:br/>
      </w:r>
      <w:ins w:id="8" w:author="Spoorti Mali" w:date="2014-12-05T17:26:00Z">
        <w:r w:rsidR="00107407">
          <w:object w:dxaOrig="9854" w:dyaOrig="4960">
            <v:shape id="_x0000_i1029" type="#_x0000_t75" style="width:431.25pt;height:217.5pt" o:ole="">
              <v:imagedata r:id="rId13" o:title=""/>
            </v:shape>
            <o:OLEObject Type="Embed" ProgID="Visio.Drawing.11" ShapeID="_x0000_i1029" DrawAspect="Content" ObjectID="_1484126318" r:id="rId14"/>
          </w:object>
        </w:r>
      </w:ins>
    </w:p>
    <w:p w:rsidR="004A781C" w:rsidRDefault="004A781C">
      <w:pPr>
        <w:pStyle w:val="Heading1"/>
      </w:pPr>
      <w:r>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177A25" w:rsidTr="00F957FA">
        <w:trPr>
          <w:trHeight w:val="341"/>
        </w:trPr>
        <w:tc>
          <w:tcPr>
            <w:tcW w:w="4455" w:type="dxa"/>
            <w:vAlign w:val="center"/>
          </w:tcPr>
          <w:p w:rsidR="002C03D8" w:rsidRPr="00177A25" w:rsidRDefault="00177A25" w:rsidP="00F957FA">
            <w:pPr>
              <w:spacing w:before="100" w:beforeAutospacing="1" w:after="100" w:afterAutospacing="1"/>
              <w:rPr>
                <w:rFonts w:ascii="Arial" w:hAnsi="Arial" w:cs="Arial"/>
                <w:sz w:val="16"/>
                <w:szCs w:val="16"/>
                <w:lang w:val="fr-FR"/>
              </w:rPr>
            </w:pPr>
            <w:r w:rsidRPr="00177A25">
              <w:rPr>
                <w:rFonts w:ascii="Arial" w:hAnsi="Arial" w:cs="Arial"/>
                <w:sz w:val="16"/>
                <w:szCs w:val="16"/>
                <w:lang w:val="fr-FR"/>
              </w:rPr>
              <w:t>Rte_InitValue_</w:t>
            </w:r>
            <w:r w:rsidR="006C7443">
              <w:rPr>
                <w:rFonts w:ascii="Arial" w:hAnsi="Arial" w:cs="Arial"/>
                <w:sz w:val="16"/>
                <w:szCs w:val="16"/>
              </w:rPr>
              <w:t>ExpectedOnTime</w:t>
            </w:r>
            <w:r w:rsidRPr="00177A25">
              <w:rPr>
                <w:rFonts w:ascii="Arial" w:hAnsi="Arial" w:cs="Arial"/>
                <w:sz w:val="16"/>
                <w:szCs w:val="16"/>
                <w:lang w:val="fr-FR"/>
              </w:rPr>
              <w:t>A_Cnt_u32</w:t>
            </w:r>
          </w:p>
        </w:tc>
        <w:tc>
          <w:tcPr>
            <w:tcW w:w="4455" w:type="dxa"/>
            <w:vAlign w:val="center"/>
          </w:tcPr>
          <w:p w:rsidR="002C03D8"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sidRPr="00177A25">
              <w:rPr>
                <w:rFonts w:ascii="Arial" w:hAnsi="Arial" w:cs="Arial"/>
                <w:sz w:val="16"/>
                <w:szCs w:val="16"/>
                <w:lang w:val="fr-FR"/>
              </w:rPr>
              <w:t>Rte_InitValue_</w:t>
            </w:r>
            <w:r w:rsidR="006C7443">
              <w:rPr>
                <w:rFonts w:ascii="Arial" w:hAnsi="Arial" w:cs="Arial"/>
                <w:sz w:val="16"/>
                <w:szCs w:val="16"/>
              </w:rPr>
              <w:t>ExpectedOnTime</w:t>
            </w:r>
            <w:r w:rsidRPr="00177A25">
              <w:rPr>
                <w:rFonts w:ascii="Arial" w:hAnsi="Arial" w:cs="Arial"/>
                <w:sz w:val="16"/>
                <w:szCs w:val="16"/>
                <w:lang w:val="fr-FR"/>
              </w:rPr>
              <w:t>B_Cnt_u32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6C7443">
            <w:pPr>
              <w:spacing w:before="100" w:beforeAutospacing="1" w:after="100" w:afterAutospacing="1"/>
              <w:rPr>
                <w:rFonts w:ascii="Arial" w:hAnsi="Arial" w:cs="Arial"/>
                <w:sz w:val="16"/>
                <w:szCs w:val="16"/>
                <w:lang w:val="fr-FR"/>
              </w:rPr>
            </w:pPr>
            <w:r w:rsidRPr="00177A25">
              <w:rPr>
                <w:rFonts w:ascii="Arial" w:hAnsi="Arial" w:cs="Arial"/>
                <w:sz w:val="16"/>
                <w:szCs w:val="16"/>
                <w:lang w:val="fr-FR"/>
              </w:rPr>
              <w:t>Rte_InitValue_</w:t>
            </w:r>
            <w:r w:rsidR="006C7443">
              <w:rPr>
                <w:rFonts w:ascii="Arial" w:hAnsi="Arial" w:cs="Arial"/>
                <w:sz w:val="16"/>
                <w:szCs w:val="16"/>
              </w:rPr>
              <w:t>ExpectedOnTime</w:t>
            </w:r>
            <w:r w:rsidRPr="00177A25">
              <w:rPr>
                <w:rFonts w:ascii="Arial" w:hAnsi="Arial" w:cs="Arial"/>
                <w:sz w:val="16"/>
                <w:szCs w:val="16"/>
                <w:lang w:val="fr-FR"/>
              </w:rPr>
              <w:t>C_Cnt_u32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sidRPr="00177A25">
              <w:rPr>
                <w:rFonts w:ascii="Arial" w:hAnsi="Arial" w:cs="Arial"/>
                <w:sz w:val="16"/>
                <w:szCs w:val="16"/>
                <w:lang w:val="fr-FR"/>
              </w:rPr>
              <w:t>Rte_InitValue_</w:t>
            </w:r>
            <w:r w:rsidR="006C7443">
              <w:rPr>
                <w:rFonts w:ascii="Arial" w:hAnsi="Arial" w:cs="Arial"/>
                <w:sz w:val="16"/>
                <w:szCs w:val="16"/>
              </w:rPr>
              <w:t>MeasuredOnTime</w:t>
            </w:r>
            <w:r w:rsidRPr="00177A25">
              <w:rPr>
                <w:rFonts w:ascii="Arial" w:hAnsi="Arial" w:cs="Arial"/>
                <w:sz w:val="16"/>
                <w:szCs w:val="16"/>
                <w:lang w:val="fr-FR"/>
              </w:rPr>
              <w:t>A_Cnt_u32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sidRPr="00177A25">
              <w:rPr>
                <w:rFonts w:ascii="Arial" w:hAnsi="Arial" w:cs="Arial"/>
                <w:sz w:val="16"/>
                <w:szCs w:val="16"/>
                <w:lang w:val="fr-FR"/>
              </w:rPr>
              <w:t>Rte_InitValue_</w:t>
            </w:r>
            <w:r w:rsidR="006C7443">
              <w:rPr>
                <w:rFonts w:ascii="Arial" w:hAnsi="Arial" w:cs="Arial"/>
                <w:sz w:val="16"/>
                <w:szCs w:val="16"/>
              </w:rPr>
              <w:t>MeasuredOnTime</w:t>
            </w:r>
            <w:r w:rsidRPr="00177A25">
              <w:rPr>
                <w:rFonts w:ascii="Arial" w:hAnsi="Arial" w:cs="Arial"/>
                <w:sz w:val="16"/>
                <w:szCs w:val="16"/>
                <w:lang w:val="fr-FR"/>
              </w:rPr>
              <w:t>B_Cnt_u32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sidRPr="00177A25">
              <w:rPr>
                <w:rFonts w:ascii="Arial" w:hAnsi="Arial" w:cs="Arial"/>
                <w:sz w:val="16"/>
                <w:szCs w:val="16"/>
                <w:lang w:val="fr-FR"/>
              </w:rPr>
              <w:t>Rte_InitValue_</w:t>
            </w:r>
            <w:r w:rsidR="006C7443">
              <w:rPr>
                <w:rFonts w:ascii="Arial" w:hAnsi="Arial" w:cs="Arial"/>
                <w:sz w:val="16"/>
                <w:szCs w:val="16"/>
              </w:rPr>
              <w:t>MeasuredOnTime</w:t>
            </w:r>
            <w:r w:rsidRPr="00177A25">
              <w:rPr>
                <w:rFonts w:ascii="Arial" w:hAnsi="Arial" w:cs="Arial"/>
                <w:sz w:val="16"/>
                <w:szCs w:val="16"/>
                <w:lang w:val="fr-FR"/>
              </w:rPr>
              <w:t>C_Cnt_u32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202887" w:rsidRPr="00177A25" w:rsidTr="00F957FA">
        <w:trPr>
          <w:trHeight w:val="341"/>
        </w:trPr>
        <w:tc>
          <w:tcPr>
            <w:tcW w:w="4455" w:type="dxa"/>
            <w:vAlign w:val="center"/>
          </w:tcPr>
          <w:p w:rsidR="00202887" w:rsidRPr="0099714E" w:rsidRDefault="0099714E" w:rsidP="00F957FA">
            <w:pPr>
              <w:keepNext/>
              <w:spacing w:before="100" w:beforeAutospacing="1" w:after="100" w:afterAutospacing="1"/>
              <w:jc w:val="center"/>
              <w:rPr>
                <w:rFonts w:ascii="Arial" w:hAnsi="Arial" w:cs="Arial"/>
                <w:sz w:val="16"/>
                <w:szCs w:val="16"/>
              </w:rPr>
            </w:pPr>
            <w:r w:rsidRPr="0099714E">
              <w:rPr>
                <w:rFonts w:ascii="Arial" w:hAnsi="Arial" w:cs="Arial"/>
                <w:sz w:val="16"/>
                <w:szCs w:val="16"/>
              </w:rPr>
              <w:t>Rte_InitValue_LRPRCorrectedMtrPosCaptured_Rev_f32</w:t>
            </w:r>
          </w:p>
        </w:tc>
        <w:tc>
          <w:tcPr>
            <w:tcW w:w="4455" w:type="dxa"/>
            <w:vAlign w:val="center"/>
          </w:tcPr>
          <w:p w:rsidR="00202887" w:rsidRPr="0099714E" w:rsidRDefault="00202887" w:rsidP="00F957FA">
            <w:pPr>
              <w:spacing w:before="100" w:beforeAutospacing="1" w:after="100" w:afterAutospacing="1"/>
              <w:rPr>
                <w:rFonts w:ascii="Arial" w:hAnsi="Arial" w:cs="Arial"/>
                <w:sz w:val="16"/>
                <w:szCs w:val="16"/>
              </w:rPr>
            </w:pP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Rte_InitValue_LRPRModulationIndexCaptured_Uls_f32</w:t>
            </w:r>
          </w:p>
        </w:tc>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Rte_InitValue_LRPRPhaseadvanceCaptured_Cnt_s16</w:t>
            </w:r>
          </w:p>
        </w:tc>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Rte_InitValue_MotorVelMRFUnfiltered_MtrRadpS_f32</w:t>
            </w:r>
          </w:p>
        </w:tc>
        <w:tc>
          <w:tcPr>
            <w:tcW w:w="4455" w:type="dxa"/>
            <w:vAlign w:val="center"/>
          </w:tcPr>
          <w:p w:rsidR="00202887" w:rsidRPr="0099714E" w:rsidRDefault="00202887" w:rsidP="00F957FA">
            <w:pPr>
              <w:spacing w:before="100" w:beforeAutospacing="1" w:after="100" w:afterAutospacing="1"/>
              <w:rPr>
                <w:rFonts w:ascii="Arial" w:hAnsi="Arial" w:cs="Arial"/>
                <w:sz w:val="16"/>
                <w:szCs w:val="16"/>
              </w:rPr>
            </w:pP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Rte_InitValue_MtrElecMechPolarity_Cnt_s08</w:t>
            </w:r>
          </w:p>
        </w:tc>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202887" w:rsidRPr="00177A25" w:rsidTr="00F957FA">
        <w:trPr>
          <w:trHeight w:val="341"/>
        </w:trPr>
        <w:tc>
          <w:tcPr>
            <w:tcW w:w="4455" w:type="dxa"/>
            <w:vAlign w:val="center"/>
          </w:tcPr>
          <w:p w:rsidR="00202887" w:rsidRPr="00221CA2" w:rsidRDefault="005D4719" w:rsidP="00F957FA">
            <w:pPr>
              <w:spacing w:before="100" w:beforeAutospacing="1" w:after="100" w:afterAutospacing="1"/>
              <w:rPr>
                <w:rFonts w:ascii="Arial" w:hAnsi="Arial" w:cs="Arial"/>
                <w:sz w:val="16"/>
                <w:szCs w:val="16"/>
                <w:lang w:val="fr-FR"/>
              </w:rPr>
            </w:pPr>
            <w:r w:rsidRPr="005D4719">
              <w:rPr>
                <w:rFonts w:ascii="Arial" w:hAnsi="Arial" w:cs="Arial"/>
                <w:sz w:val="16"/>
                <w:szCs w:val="16"/>
                <w:lang w:val="fr-FR"/>
              </w:rPr>
              <w:t>Rte_ InitValue_</w:t>
            </w:r>
            <w:r w:rsidRPr="005D4719">
              <w:rPr>
                <w:lang w:val="fr-FR"/>
              </w:rPr>
              <w:t xml:space="preserve"> </w:t>
            </w:r>
            <w:r w:rsidRPr="005D4719">
              <w:rPr>
                <w:rFonts w:ascii="Arial" w:hAnsi="Arial" w:cs="Arial"/>
                <w:sz w:val="16"/>
                <w:szCs w:val="16"/>
                <w:lang w:val="fr-FR"/>
              </w:rPr>
              <w:t>PDActivateTest_Cnt_lgc</w:t>
            </w:r>
          </w:p>
        </w:tc>
        <w:tc>
          <w:tcPr>
            <w:tcW w:w="4455" w:type="dxa"/>
            <w:vAlign w:val="center"/>
          </w:tcPr>
          <w:p w:rsidR="00202887" w:rsidRPr="0099714E" w:rsidRDefault="0029440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2575B" w:rsidRPr="00177A25" w:rsidTr="00F957FA">
        <w:trPr>
          <w:trHeight w:val="341"/>
        </w:trPr>
        <w:tc>
          <w:tcPr>
            <w:tcW w:w="4455" w:type="dxa"/>
            <w:vAlign w:val="center"/>
          </w:tcPr>
          <w:p w:rsidR="0072575B" w:rsidRPr="005D4719" w:rsidRDefault="0072575B" w:rsidP="00F957FA">
            <w:pPr>
              <w:spacing w:before="100" w:beforeAutospacing="1" w:after="100" w:afterAutospacing="1"/>
              <w:rPr>
                <w:rFonts w:ascii="Arial" w:hAnsi="Arial" w:cs="Arial"/>
                <w:sz w:val="16"/>
                <w:szCs w:val="16"/>
                <w:lang w:val="fr-FR"/>
              </w:rPr>
            </w:pPr>
            <w:r w:rsidRPr="005D4719">
              <w:rPr>
                <w:rFonts w:ascii="Arial" w:hAnsi="Arial" w:cs="Arial"/>
                <w:sz w:val="16"/>
                <w:szCs w:val="16"/>
                <w:lang w:val="fr-FR"/>
              </w:rPr>
              <w:t>Rte_ InitValue_</w:t>
            </w:r>
            <w:r w:rsidRPr="005D4719">
              <w:rPr>
                <w:lang w:val="fr-FR"/>
              </w:rPr>
              <w:t xml:space="preserve"> </w:t>
            </w:r>
            <w:r w:rsidRPr="0072575B">
              <w:rPr>
                <w:rFonts w:ascii="Arial" w:hAnsi="Arial" w:cs="Arial"/>
                <w:sz w:val="16"/>
                <w:szCs w:val="16"/>
                <w:lang w:val="fr-FR"/>
              </w:rPr>
              <w:t>GateDriveResetActive_Cnt_lgc</w:t>
            </w:r>
          </w:p>
        </w:tc>
        <w:tc>
          <w:tcPr>
            <w:tcW w:w="4455" w:type="dxa"/>
            <w:vAlign w:val="center"/>
          </w:tcPr>
          <w:p w:rsidR="0072575B" w:rsidRDefault="0072575B" w:rsidP="00F957FA">
            <w:pPr>
              <w:spacing w:before="100" w:beforeAutospacing="1" w:after="100" w:afterAutospacing="1"/>
              <w:rPr>
                <w:rFonts w:ascii="Arial" w:hAnsi="Arial" w:cs="Arial"/>
                <w:sz w:val="16"/>
                <w:szCs w:val="16"/>
              </w:rPr>
            </w:pPr>
            <w:r>
              <w:rPr>
                <w:rFonts w:ascii="Arial" w:hAnsi="Arial" w:cs="Arial"/>
                <w:sz w:val="16"/>
                <w:szCs w:val="16"/>
              </w:rPr>
              <w:t>0</w:t>
            </w:r>
          </w:p>
        </w:tc>
      </w:tr>
    </w:tbl>
    <w:p w:rsidR="002C03D8" w:rsidRPr="0099714E" w:rsidRDefault="002C03D8" w:rsidP="002C03D8"/>
    <w:p w:rsidR="004A781C" w:rsidRDefault="004A781C" w:rsidP="00177A25">
      <w:pPr>
        <w:pStyle w:val="Heading2"/>
      </w:pPr>
      <w:r>
        <w:t>Initialization Functions</w:t>
      </w:r>
    </w:p>
    <w:p w:rsidR="00B12FE2" w:rsidRDefault="000D7B6C">
      <w:pPr>
        <w:pStyle w:val="Heading3"/>
      </w:pPr>
      <w:r w:rsidRPr="000D7B6C">
        <w:t>DigPhsReasDiag_Init</w:t>
      </w:r>
    </w:p>
    <w:p w:rsidR="00712C9B" w:rsidRDefault="00712C9B" w:rsidP="00712C9B">
      <w:pPr>
        <w:pStyle w:val="Heading2"/>
        <w:numPr>
          <w:ilvl w:val="0"/>
          <w:numId w:val="0"/>
        </w:numPr>
        <w:ind w:left="576"/>
        <w:rPr>
          <w:ins w:id="9" w:author="Spoorti Mali" w:date="2015-01-14T14:23:00Z"/>
        </w:rPr>
        <w:pPrChange w:id="10" w:author="Spoorti Mali" w:date="2015-01-14T14:24:00Z">
          <w:pPr>
            <w:pStyle w:val="Heading2"/>
          </w:pPr>
        </w:pPrChange>
      </w:pPr>
      <w:r>
        <w:object w:dxaOrig="3915" w:dyaOrig="3195">
          <v:shape id="_x0000_i1030" type="#_x0000_t75" style="width:147.75pt;height:141.75pt" o:ole="">
            <v:imagedata r:id="rId15" o:title=""/>
          </v:shape>
          <o:OLEObject Type="Embed" ProgID="Visio.Drawing.11" ShapeID="_x0000_i1030" DrawAspect="Content" ObjectID="_1484126319" r:id="rId16"/>
        </w:object>
      </w:r>
    </w:p>
    <w:p w:rsidR="00712C9B" w:rsidRPr="00712C9B" w:rsidRDefault="00712C9B" w:rsidP="00712C9B">
      <w:pPr>
        <w:rPr>
          <w:ins w:id="11" w:author="Spoorti Mali" w:date="2015-01-14T14:23:00Z"/>
        </w:rPr>
        <w:pPrChange w:id="12" w:author="Spoorti Mali" w:date="2015-01-14T14:23:00Z">
          <w:pPr>
            <w:pStyle w:val="Heading2"/>
          </w:pPr>
        </w:pPrChange>
      </w:pPr>
    </w:p>
    <w:p w:rsidR="004A781C" w:rsidRDefault="004A781C" w:rsidP="00177A25">
      <w:pPr>
        <w:pStyle w:val="Heading2"/>
      </w:pPr>
      <w:r>
        <w:br w:type="page"/>
      </w:r>
      <w:r>
        <w:lastRenderedPageBreak/>
        <w:t>Periodic Functions</w:t>
      </w:r>
    </w:p>
    <w:p w:rsidR="004A781C" w:rsidRDefault="004A781C">
      <w:pPr>
        <w:pStyle w:val="Heading3"/>
      </w:pPr>
      <w:r>
        <w:t xml:space="preserve">Per: </w:t>
      </w:r>
      <w:fldSimple w:instr=" DOCPROPERTY &quot;Module Name&quot;  \* MERGEFORMAT ">
        <w:r w:rsidR="00177A25">
          <w:t>DigPhsReasDiag</w:t>
        </w:r>
      </w:fldSimple>
      <w:r>
        <w:t>_</w:t>
      </w:r>
      <w:r w:rsidR="00177A25">
        <w:t xml:space="preserve"> </w:t>
      </w:r>
      <w:r>
        <w:t>Per</w:t>
      </w:r>
      <w:r w:rsidR="00177A25">
        <w:t>1</w:t>
      </w:r>
    </w:p>
    <w:p w:rsidR="004A781C" w:rsidRDefault="004A781C">
      <w:pPr>
        <w:pStyle w:val="Heading4"/>
      </w:pPr>
      <w:r>
        <w:t>Design Rationale</w:t>
      </w:r>
    </w:p>
    <w:p w:rsidR="004A781C" w:rsidRDefault="00477B8E">
      <w:r>
        <w:t>The ParamBits_Cnt_T_u08 variable used in this function</w:t>
      </w:r>
      <w:r w:rsidR="00A77AE4">
        <w:t xml:space="preserve">, which is passed when calling NxtrDiagMgr_SetNTCStatus, </w:t>
      </w:r>
      <w:r>
        <w:t xml:space="preserve"> is set according to the following </w:t>
      </w:r>
      <w:r w:rsidR="00A77AE4">
        <w:t>table</w:t>
      </w:r>
      <w:r>
        <w:t xml:space="preserve"> (</w:t>
      </w:r>
      <w:r w:rsidR="00A77AE4">
        <w:t>derived</w:t>
      </w:r>
      <w:r>
        <w:t xml:space="preserve"> from the DTC Outline Structure</w:t>
      </w:r>
      <w:r w:rsidR="00A77AE4">
        <w:t xml:space="preserve"> document</w:t>
      </w:r>
      <w:r>
        <w:t>):</w:t>
      </w:r>
    </w:p>
    <w:tbl>
      <w:tblPr>
        <w:tblW w:w="3960"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3420"/>
      </w:tblGrid>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0</w:t>
            </w:r>
          </w:p>
        </w:tc>
        <w:tc>
          <w:tcPr>
            <w:tcW w:w="3420" w:type="dxa"/>
            <w:vAlign w:val="center"/>
          </w:tcPr>
          <w:p w:rsidR="00477B8E" w:rsidRPr="00477B8E" w:rsidRDefault="00477B8E" w:rsidP="00202887">
            <w:pPr>
              <w:spacing w:before="100" w:beforeAutospacing="1" w:after="100" w:afterAutospacing="1"/>
              <w:rPr>
                <w:rFonts w:ascii="Arial" w:hAnsi="Arial" w:cs="Arial"/>
                <w:sz w:val="16"/>
                <w:szCs w:val="16"/>
              </w:rPr>
            </w:pPr>
            <w:r>
              <w:rPr>
                <w:rFonts w:ascii="Arial" w:hAnsi="Arial" w:cs="Arial"/>
                <w:sz w:val="16"/>
                <w:szCs w:val="16"/>
              </w:rPr>
              <w:t>Phase A: measured less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1</w:t>
            </w:r>
          </w:p>
        </w:tc>
        <w:tc>
          <w:tcPr>
            <w:tcW w:w="3420" w:type="dxa"/>
            <w:vAlign w:val="center"/>
          </w:tcPr>
          <w:p w:rsidR="00477B8E" w:rsidRPr="00477B8E" w:rsidRDefault="00477B8E" w:rsidP="00477B8E">
            <w:pPr>
              <w:spacing w:before="100" w:beforeAutospacing="1" w:after="100" w:afterAutospacing="1"/>
              <w:rPr>
                <w:rFonts w:ascii="Arial" w:hAnsi="Arial" w:cs="Arial"/>
                <w:sz w:val="16"/>
                <w:szCs w:val="16"/>
              </w:rPr>
            </w:pPr>
            <w:r>
              <w:rPr>
                <w:rFonts w:ascii="Arial" w:hAnsi="Arial" w:cs="Arial"/>
                <w:sz w:val="16"/>
                <w:szCs w:val="16"/>
              </w:rPr>
              <w:t>Phase A: measured greater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2</w:t>
            </w:r>
          </w:p>
        </w:tc>
        <w:tc>
          <w:tcPr>
            <w:tcW w:w="3420" w:type="dxa"/>
            <w:vAlign w:val="center"/>
          </w:tcPr>
          <w:p w:rsidR="00477B8E" w:rsidRPr="00477B8E" w:rsidRDefault="00477B8E" w:rsidP="00202887">
            <w:pPr>
              <w:spacing w:before="100" w:beforeAutospacing="1" w:after="100" w:afterAutospacing="1"/>
              <w:rPr>
                <w:rFonts w:ascii="Arial" w:hAnsi="Arial" w:cs="Arial"/>
                <w:sz w:val="16"/>
                <w:szCs w:val="16"/>
              </w:rPr>
            </w:pPr>
            <w:r>
              <w:rPr>
                <w:rFonts w:ascii="Arial" w:hAnsi="Arial" w:cs="Arial"/>
                <w:sz w:val="16"/>
                <w:szCs w:val="16"/>
              </w:rPr>
              <w:t>Phase B: measured less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3</w:t>
            </w:r>
          </w:p>
        </w:tc>
        <w:tc>
          <w:tcPr>
            <w:tcW w:w="3420" w:type="dxa"/>
            <w:vAlign w:val="center"/>
          </w:tcPr>
          <w:p w:rsidR="00477B8E" w:rsidRPr="00477B8E" w:rsidRDefault="00477B8E" w:rsidP="00477B8E">
            <w:pPr>
              <w:spacing w:before="100" w:beforeAutospacing="1" w:after="100" w:afterAutospacing="1"/>
              <w:rPr>
                <w:rFonts w:ascii="Arial" w:hAnsi="Arial" w:cs="Arial"/>
                <w:sz w:val="16"/>
                <w:szCs w:val="16"/>
              </w:rPr>
            </w:pPr>
            <w:r>
              <w:rPr>
                <w:rFonts w:ascii="Arial" w:hAnsi="Arial" w:cs="Arial"/>
                <w:sz w:val="16"/>
                <w:szCs w:val="16"/>
              </w:rPr>
              <w:t>Phase B: measured greater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4</w:t>
            </w:r>
          </w:p>
        </w:tc>
        <w:tc>
          <w:tcPr>
            <w:tcW w:w="3420" w:type="dxa"/>
            <w:vAlign w:val="center"/>
          </w:tcPr>
          <w:p w:rsidR="00477B8E" w:rsidRPr="00477B8E" w:rsidRDefault="00477B8E" w:rsidP="00202887">
            <w:pPr>
              <w:spacing w:before="100" w:beforeAutospacing="1" w:after="100" w:afterAutospacing="1"/>
              <w:rPr>
                <w:rFonts w:ascii="Arial" w:hAnsi="Arial" w:cs="Arial"/>
                <w:sz w:val="16"/>
                <w:szCs w:val="16"/>
              </w:rPr>
            </w:pPr>
            <w:r>
              <w:rPr>
                <w:rFonts w:ascii="Arial" w:hAnsi="Arial" w:cs="Arial"/>
                <w:sz w:val="16"/>
                <w:szCs w:val="16"/>
              </w:rPr>
              <w:t>Phase C: measured less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5</w:t>
            </w:r>
          </w:p>
        </w:tc>
        <w:tc>
          <w:tcPr>
            <w:tcW w:w="3420" w:type="dxa"/>
            <w:vAlign w:val="center"/>
          </w:tcPr>
          <w:p w:rsidR="00477B8E" w:rsidRPr="00477B8E" w:rsidRDefault="00477B8E" w:rsidP="00477B8E">
            <w:pPr>
              <w:spacing w:before="100" w:beforeAutospacing="1" w:after="100" w:afterAutospacing="1"/>
              <w:rPr>
                <w:rFonts w:ascii="Arial" w:hAnsi="Arial" w:cs="Arial"/>
                <w:sz w:val="16"/>
                <w:szCs w:val="16"/>
              </w:rPr>
            </w:pPr>
            <w:r>
              <w:rPr>
                <w:rFonts w:ascii="Arial" w:hAnsi="Arial" w:cs="Arial"/>
                <w:sz w:val="16"/>
                <w:szCs w:val="16"/>
              </w:rPr>
              <w:t>Phase C: measured greater than expected</w:t>
            </w:r>
          </w:p>
        </w:tc>
      </w:tr>
      <w:tr w:rsidR="00202887" w:rsidRPr="00177A25" w:rsidTr="00477B8E">
        <w:trPr>
          <w:trHeight w:val="341"/>
          <w:jc w:val="center"/>
        </w:trPr>
        <w:tc>
          <w:tcPr>
            <w:tcW w:w="540" w:type="dxa"/>
            <w:vAlign w:val="center"/>
          </w:tcPr>
          <w:p w:rsidR="00202887" w:rsidRDefault="00202887"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Bit6</w:t>
            </w:r>
          </w:p>
        </w:tc>
        <w:tc>
          <w:tcPr>
            <w:tcW w:w="3420" w:type="dxa"/>
            <w:vAlign w:val="center"/>
          </w:tcPr>
          <w:p w:rsidR="00202887" w:rsidRDefault="00202887" w:rsidP="001C6FF8">
            <w:pPr>
              <w:spacing w:before="100" w:beforeAutospacing="1" w:after="100" w:afterAutospacing="1"/>
              <w:rPr>
                <w:rFonts w:ascii="Arial" w:hAnsi="Arial" w:cs="Arial"/>
                <w:sz w:val="16"/>
                <w:szCs w:val="16"/>
              </w:rPr>
            </w:pPr>
            <w:r>
              <w:rPr>
                <w:rFonts w:ascii="Arial" w:hAnsi="Arial" w:cs="Arial"/>
                <w:sz w:val="16"/>
                <w:szCs w:val="16"/>
              </w:rPr>
              <w:t xml:space="preserve">Systematic </w:t>
            </w:r>
            <w:r w:rsidR="001C6FF8">
              <w:rPr>
                <w:rFonts w:ascii="Arial" w:hAnsi="Arial" w:cs="Arial"/>
                <w:sz w:val="16"/>
                <w:szCs w:val="16"/>
              </w:rPr>
              <w:t xml:space="preserve">diagnostics LRPR Active </w:t>
            </w:r>
          </w:p>
        </w:tc>
      </w:tr>
    </w:tbl>
    <w:p w:rsidR="0067605C" w:rsidRDefault="0067605C"/>
    <w:p w:rsidR="004A781C" w:rsidRDefault="004A781C">
      <w:pPr>
        <w:pStyle w:val="Heading4"/>
      </w:pPr>
      <w:r>
        <w:t>Program Flow Start</w:t>
      </w:r>
    </w:p>
    <w:p w:rsidR="00B12FE2" w:rsidRDefault="00C62CB6">
      <w:r w:rsidRPr="00C62CB6">
        <w:t>Rte_Call_DigPhsReasDiag_Per1_CP0_CheckpointReached()</w:t>
      </w:r>
    </w:p>
    <w:p w:rsidR="004A781C" w:rsidRDefault="004A781C">
      <w:pPr>
        <w:pStyle w:val="Heading4"/>
      </w:pPr>
      <w:r>
        <w:t>Store Module Inputs to Local copies</w:t>
      </w:r>
    </w:p>
    <w:p w:rsidR="00477B8E" w:rsidRPr="00477B8E" w:rsidRDefault="00477B8E" w:rsidP="00477B8E">
      <w:pPr>
        <w:rPr>
          <w:sz w:val="16"/>
          <w:szCs w:val="16"/>
        </w:rPr>
      </w:pPr>
      <w:r w:rsidRPr="00477B8E">
        <w:rPr>
          <w:sz w:val="16"/>
          <w:szCs w:val="16"/>
        </w:rPr>
        <w:t>MeasuredOnTime_Cnt_T_u32[D_PHASEA_CNT_U16] = Rte_IRead_DigPhsReasDiag_Per1_MeasuredOnTimeA_Cnt_u32();</w:t>
      </w:r>
    </w:p>
    <w:p w:rsidR="00477B8E" w:rsidRPr="00477B8E" w:rsidRDefault="00477B8E" w:rsidP="00477B8E">
      <w:pPr>
        <w:rPr>
          <w:sz w:val="16"/>
          <w:szCs w:val="16"/>
        </w:rPr>
      </w:pPr>
      <w:r w:rsidRPr="00477B8E">
        <w:rPr>
          <w:sz w:val="16"/>
          <w:szCs w:val="16"/>
        </w:rPr>
        <w:t>MeasuredOnTime_Cnt_T_u32[D_PHASEB_CNT_U16] = Rte_I</w:t>
      </w:r>
      <w:r w:rsidR="00181550" w:rsidRPr="00477B8E">
        <w:rPr>
          <w:sz w:val="16"/>
          <w:szCs w:val="16"/>
        </w:rPr>
        <w:t>r</w:t>
      </w:r>
      <w:r w:rsidRPr="00477B8E">
        <w:rPr>
          <w:sz w:val="16"/>
          <w:szCs w:val="16"/>
        </w:rPr>
        <w:t>ead_DigPhsReasDiag_Per1_MeasuredOnTimeB_Cnt_u32();</w:t>
      </w:r>
    </w:p>
    <w:p w:rsidR="00477B8E" w:rsidRPr="00477B8E" w:rsidRDefault="00477B8E" w:rsidP="00477B8E">
      <w:pPr>
        <w:rPr>
          <w:sz w:val="16"/>
          <w:szCs w:val="16"/>
        </w:rPr>
      </w:pPr>
      <w:r w:rsidRPr="00477B8E">
        <w:rPr>
          <w:sz w:val="16"/>
          <w:szCs w:val="16"/>
        </w:rPr>
        <w:t>MeasuredOnTime_Cnt_T_u32[D_PHASEC_CNT_U16] = Rte_I</w:t>
      </w:r>
      <w:r w:rsidR="00181550" w:rsidRPr="00477B8E">
        <w:rPr>
          <w:sz w:val="16"/>
          <w:szCs w:val="16"/>
        </w:rPr>
        <w:t>r</w:t>
      </w:r>
      <w:r w:rsidRPr="00477B8E">
        <w:rPr>
          <w:sz w:val="16"/>
          <w:szCs w:val="16"/>
        </w:rPr>
        <w:t>ead_DigPhsReasDiag_Per1_MeasuredOnTimeC_Cnt_u32();</w:t>
      </w:r>
    </w:p>
    <w:p w:rsidR="00477B8E" w:rsidRPr="00477B8E" w:rsidRDefault="00477B8E" w:rsidP="00477B8E">
      <w:pPr>
        <w:rPr>
          <w:sz w:val="16"/>
          <w:szCs w:val="16"/>
        </w:rPr>
      </w:pPr>
      <w:r w:rsidRPr="00477B8E">
        <w:rPr>
          <w:sz w:val="16"/>
          <w:szCs w:val="16"/>
        </w:rPr>
        <w:t>ExpectedOnTime_Cnt_T_u32[D_PHASEA_CNT_U16] = Rte_I</w:t>
      </w:r>
      <w:r w:rsidR="00181550" w:rsidRPr="00477B8E">
        <w:rPr>
          <w:sz w:val="16"/>
          <w:szCs w:val="16"/>
        </w:rPr>
        <w:t>r</w:t>
      </w:r>
      <w:r w:rsidRPr="00477B8E">
        <w:rPr>
          <w:sz w:val="16"/>
          <w:szCs w:val="16"/>
        </w:rPr>
        <w:t>ead_DigPhsReasDiag_Per1_ExpectedOnTimeA_Cnt_u32();</w:t>
      </w:r>
    </w:p>
    <w:p w:rsidR="00477B8E" w:rsidRPr="00477B8E" w:rsidRDefault="00477B8E" w:rsidP="00477B8E">
      <w:pPr>
        <w:rPr>
          <w:sz w:val="16"/>
          <w:szCs w:val="16"/>
        </w:rPr>
      </w:pPr>
      <w:r w:rsidRPr="00477B8E">
        <w:rPr>
          <w:sz w:val="16"/>
          <w:szCs w:val="16"/>
        </w:rPr>
        <w:t>ExpectedOnTime_Cnt_T_u32[D_PHASEB_CNT_U16] = Rte_I</w:t>
      </w:r>
      <w:r w:rsidR="00181550" w:rsidRPr="00477B8E">
        <w:rPr>
          <w:sz w:val="16"/>
          <w:szCs w:val="16"/>
        </w:rPr>
        <w:t>r</w:t>
      </w:r>
      <w:r w:rsidRPr="00477B8E">
        <w:rPr>
          <w:sz w:val="16"/>
          <w:szCs w:val="16"/>
        </w:rPr>
        <w:t>ead_DigPhsReasDiag_Per1_ExpectedOnTimeB_Cnt_u32();</w:t>
      </w:r>
    </w:p>
    <w:p w:rsidR="00477B8E" w:rsidRDefault="00477B8E" w:rsidP="00477B8E">
      <w:pPr>
        <w:rPr>
          <w:sz w:val="16"/>
          <w:szCs w:val="16"/>
        </w:rPr>
      </w:pPr>
      <w:r w:rsidRPr="00477B8E">
        <w:rPr>
          <w:sz w:val="16"/>
          <w:szCs w:val="16"/>
        </w:rPr>
        <w:t>ExpectedOnTime_Cnt_T_u32[D_PHASEC_CNT_U16] = Rte_I</w:t>
      </w:r>
      <w:r w:rsidR="00181550" w:rsidRPr="00477B8E">
        <w:rPr>
          <w:sz w:val="16"/>
          <w:szCs w:val="16"/>
        </w:rPr>
        <w:t>r</w:t>
      </w:r>
      <w:r w:rsidRPr="00477B8E">
        <w:rPr>
          <w:sz w:val="16"/>
          <w:szCs w:val="16"/>
        </w:rPr>
        <w:t>ead_DigPhsReasDiag_Per1_ExpectedOnTimeC_Cnt_u32();</w:t>
      </w:r>
    </w:p>
    <w:p w:rsidR="0099714E" w:rsidRPr="0099714E" w:rsidRDefault="0099714E" w:rsidP="0099714E">
      <w:pPr>
        <w:rPr>
          <w:sz w:val="16"/>
          <w:szCs w:val="16"/>
        </w:rPr>
      </w:pPr>
      <w:r w:rsidRPr="0099714E">
        <w:rPr>
          <w:sz w:val="16"/>
          <w:szCs w:val="16"/>
        </w:rPr>
        <w:t>LRPRMtrPosCaptured_Rev_T_f32=Rte_IRead_DigPhsReasDiag_Per1_LRPRCorrectedMtrPosCaptured_Rev_f32();</w:t>
      </w:r>
    </w:p>
    <w:p w:rsidR="0099714E" w:rsidRPr="0099714E" w:rsidRDefault="0099714E" w:rsidP="0099714E">
      <w:pPr>
        <w:rPr>
          <w:sz w:val="16"/>
          <w:szCs w:val="16"/>
        </w:rPr>
      </w:pPr>
      <w:r w:rsidRPr="0099714E">
        <w:rPr>
          <w:sz w:val="16"/>
          <w:szCs w:val="16"/>
        </w:rPr>
        <w:tab/>
        <w:t xml:space="preserve">LRPRPhaseadvanceCaptured_Cnt_T_s16 =Rte_IRead_DigPhsReasDiag_Per1_LRPRPhaseadvanceCaptured_Cnt_s16(); </w:t>
      </w:r>
    </w:p>
    <w:p w:rsidR="0099714E" w:rsidRPr="0099714E" w:rsidRDefault="0099714E" w:rsidP="0099714E">
      <w:pPr>
        <w:rPr>
          <w:sz w:val="16"/>
          <w:szCs w:val="16"/>
        </w:rPr>
      </w:pPr>
      <w:r w:rsidRPr="0099714E">
        <w:rPr>
          <w:sz w:val="16"/>
          <w:szCs w:val="16"/>
        </w:rPr>
        <w:tab/>
        <w:t>LRPRModIdx_Uls_T_f32 = Rte_IRead_DigPhsReasDiag_Per1_LRPRModulationIndexCaptured_Uls_f32();</w:t>
      </w:r>
    </w:p>
    <w:p w:rsidR="0099714E" w:rsidRPr="0099714E" w:rsidRDefault="0099714E" w:rsidP="0099714E">
      <w:pPr>
        <w:rPr>
          <w:sz w:val="16"/>
          <w:szCs w:val="16"/>
        </w:rPr>
      </w:pPr>
      <w:r w:rsidRPr="0099714E">
        <w:rPr>
          <w:sz w:val="16"/>
          <w:szCs w:val="16"/>
        </w:rPr>
        <w:tab/>
        <w:t>MotorVelMRFUnfilt_MtrRadpS_T_f32 = Rte_IRead_DigPhsReasDiag_Per1_MotorVelMRFUnfiltered_MtrRadpS_f32();</w:t>
      </w:r>
    </w:p>
    <w:p w:rsidR="0099714E" w:rsidRDefault="0099714E" w:rsidP="0099714E">
      <w:pPr>
        <w:rPr>
          <w:sz w:val="16"/>
          <w:szCs w:val="16"/>
        </w:rPr>
      </w:pPr>
      <w:r w:rsidRPr="0099714E">
        <w:rPr>
          <w:sz w:val="16"/>
          <w:szCs w:val="16"/>
        </w:rPr>
        <w:tab/>
        <w:t>MtrElecMechPolarity_Cnt_T_s08=Rte_IRead_DigPhsReasDiag_Per1_ElecMechPolarity_Cnt_s08();</w:t>
      </w:r>
    </w:p>
    <w:p w:rsidR="00221CA2" w:rsidRDefault="00221CA2" w:rsidP="0099714E">
      <w:pPr>
        <w:rPr>
          <w:sz w:val="16"/>
          <w:szCs w:val="16"/>
        </w:rPr>
      </w:pPr>
      <w:r w:rsidRPr="00221CA2">
        <w:rPr>
          <w:sz w:val="16"/>
          <w:szCs w:val="16"/>
        </w:rPr>
        <w:t>PDActivateTest_Cnt_T_lgc = Rte_IRead_DigPhsReasDiag_Per1_PDActivateTest_Cnt_lgc();</w:t>
      </w:r>
    </w:p>
    <w:p w:rsidR="003E09B7" w:rsidRDefault="003E09B7" w:rsidP="0099714E">
      <w:pPr>
        <w:rPr>
          <w:sz w:val="16"/>
          <w:szCs w:val="16"/>
        </w:rPr>
      </w:pPr>
      <w:r w:rsidRPr="003E09B7">
        <w:rPr>
          <w:sz w:val="16"/>
          <w:szCs w:val="16"/>
        </w:rPr>
        <w:t>GateDriveResetActive_Cnt_T_lgc = Rte_IRead_DigPhsReasDiag_Per1_GateDriveResetActive_Cnt_lgc();</w:t>
      </w:r>
    </w:p>
    <w:p w:rsidR="004A781C" w:rsidRDefault="00A77AE4">
      <w:pPr>
        <w:pStyle w:val="Heading4"/>
      </w:pPr>
      <w:r>
        <w:lastRenderedPageBreak/>
        <w:t>Subfunction Execution</w:t>
      </w:r>
    </w:p>
    <w:p w:rsidR="00177A25" w:rsidRDefault="0072575B" w:rsidP="00177A25">
      <w:pPr>
        <w:jc w:val="center"/>
      </w:pPr>
      <w:r>
        <w:object w:dxaOrig="11430" w:dyaOrig="19666">
          <v:shape id="_x0000_i1025" type="#_x0000_t75" style="width:310.5pt;height:534pt" o:ole="">
            <v:imagedata r:id="rId17" o:title=""/>
          </v:shape>
          <o:OLEObject Type="Embed" ProgID="Visio.Drawing.11" ShapeID="_x0000_i1025" DrawAspect="Content" ObjectID="_1484126320" r:id="rId18"/>
        </w:object>
      </w:r>
      <w:r w:rsidR="00A77AE4" w:rsidDel="00A77AE4">
        <w:t xml:space="preserve"> </w:t>
      </w:r>
    </w:p>
    <w:p w:rsidR="00177A25" w:rsidRDefault="00177A25" w:rsidP="00177A25"/>
    <w:p w:rsidR="0099714E" w:rsidRDefault="0099714E" w:rsidP="00177A25"/>
    <w:p w:rsidR="0099714E" w:rsidRDefault="00D04BEB" w:rsidP="00177A25">
      <w:r>
        <w:object w:dxaOrig="11430" w:dyaOrig="13735">
          <v:shape id="_x0000_i1026" type="#_x0000_t75" style="width:431.25pt;height:518.25pt" o:ole="">
            <v:imagedata r:id="rId19" o:title=""/>
          </v:shape>
          <o:OLEObject Type="Embed" ProgID="Visio.Drawing.11" ShapeID="_x0000_i1026" DrawAspect="Content" ObjectID="_1484126321" r:id="rId20"/>
        </w:object>
      </w:r>
    </w:p>
    <w:p w:rsidR="0099714E" w:rsidRDefault="0099714E" w:rsidP="00177A25"/>
    <w:p w:rsidR="0099714E" w:rsidRDefault="0099714E" w:rsidP="00177A25"/>
    <w:p w:rsidR="0099714E" w:rsidRDefault="0099714E" w:rsidP="00177A25"/>
    <w:p w:rsidR="0099714E" w:rsidRDefault="0099714E" w:rsidP="00177A25"/>
    <w:p w:rsidR="00D04BEB" w:rsidRPr="00D04BEB" w:rsidRDefault="00D04BEB" w:rsidP="00D04BEB">
      <w:pPr>
        <w:autoSpaceDE w:val="0"/>
        <w:autoSpaceDN w:val="0"/>
        <w:spacing w:after="0"/>
        <w:rPr>
          <w:ins w:id="13" w:author="Spoorti Mali" w:date="2014-12-05T17:19:00Z"/>
          <w:rFonts w:ascii="Calibri" w:hAnsi="Calibri"/>
          <w:sz w:val="22"/>
          <w:szCs w:val="22"/>
          <w:lang w:val="en-IN" w:eastAsia="en-IN"/>
        </w:rPr>
      </w:pPr>
      <w:ins w:id="14" w:author="Spoorti Mali" w:date="2014-12-05T17:19:00Z">
        <w:r w:rsidRPr="00D04BEB">
          <w:rPr>
            <w:rFonts w:ascii="Trebuchet MS" w:hAnsi="Trebuchet MS"/>
            <w:b/>
            <w:bCs/>
            <w:lang w:val="en-IN" w:eastAsia="en-IN"/>
          </w:rPr>
          <w:t>PhaseGroundTabLookupoffset</w:t>
        </w:r>
      </w:ins>
    </w:p>
    <w:p w:rsidR="0099714E" w:rsidRDefault="00D04BEB" w:rsidP="00177A25">
      <w:del w:id="15" w:author="Spoorti Mali" w:date="2014-12-05T17:19:00Z">
        <w:r w:rsidDel="00D04BEB">
          <w:object w:dxaOrig="11430" w:dyaOrig="15346">
            <v:shape id="_x0000_i1031" type="#_x0000_t75" style="width:380.25pt;height:510.75pt" o:ole="">
              <v:imagedata r:id="rId21" o:title=""/>
            </v:shape>
            <o:OLEObject Type="Embed" ProgID="Visio.Drawing.11" ShapeID="_x0000_i1031" DrawAspect="Content" ObjectID="_1484126322" r:id="rId22"/>
          </w:object>
        </w:r>
      </w:del>
    </w:p>
    <w:p w:rsidR="004A781C" w:rsidRDefault="004A781C"/>
    <w:p w:rsidR="004A781C" w:rsidRDefault="004A781C">
      <w:pPr>
        <w:pStyle w:val="Heading4"/>
      </w:pPr>
      <w:r>
        <w:lastRenderedPageBreak/>
        <w:t>Store Local copy of outputs into Module Outputs</w:t>
      </w:r>
    </w:p>
    <w:p w:rsidR="004A781C" w:rsidRDefault="00177A25">
      <w:r>
        <w:t>None</w:t>
      </w:r>
    </w:p>
    <w:p w:rsidR="004A781C" w:rsidRDefault="004A781C">
      <w:pPr>
        <w:pStyle w:val="Heading4"/>
      </w:pPr>
      <w:r>
        <w:t>Program Flow End</w:t>
      </w:r>
    </w:p>
    <w:p w:rsidR="004A781C" w:rsidRDefault="00C62CB6">
      <w:r w:rsidRPr="00C62CB6">
        <w:t>Rte_Call_DigPhsReasDiag_Per1_CP</w:t>
      </w:r>
      <w:r>
        <w:t>1</w:t>
      </w:r>
      <w:r w:rsidRPr="00C62CB6">
        <w:t>_CheckpointReached()</w:t>
      </w:r>
    </w:p>
    <w:p w:rsidR="00C3414A" w:rsidRDefault="00C3414A"/>
    <w:p w:rsidR="00C3414A" w:rsidRDefault="00C3414A" w:rsidP="00C3414A">
      <w:pPr>
        <w:pStyle w:val="Heading3"/>
      </w:pPr>
      <w:r>
        <w:t xml:space="preserve">Per: </w:t>
      </w:r>
      <w:r w:rsidRPr="00C3414A">
        <w:t>DigPhsReasDiag_Trans1</w:t>
      </w:r>
    </w:p>
    <w:p w:rsidR="00C0560A" w:rsidRDefault="00C0560A">
      <w:pPr>
        <w:ind w:left="720"/>
      </w:pPr>
    </w:p>
    <w:p w:rsidR="00C3414A" w:rsidRDefault="00C3414A" w:rsidP="00C3414A">
      <w:pPr>
        <w:pStyle w:val="Heading4"/>
      </w:pPr>
      <w:r>
        <w:t>Design Rationale</w:t>
      </w:r>
    </w:p>
    <w:p w:rsidR="00C3414A" w:rsidRDefault="00C3414A" w:rsidP="00C3414A">
      <w:r>
        <w:t>Reset the HighRes Phase Reasonableness and LowRes Phase Reasonableness delay counter to 0 upon entering in Operate mode</w:t>
      </w:r>
    </w:p>
    <w:p w:rsidR="00C3414A" w:rsidRDefault="00C3414A" w:rsidP="00C3414A">
      <w:pPr>
        <w:pStyle w:val="Heading4"/>
      </w:pPr>
      <w:r>
        <w:t>Program Flow Start</w:t>
      </w:r>
    </w:p>
    <w:p w:rsidR="00C0560A" w:rsidRDefault="00C0560A">
      <w:pPr>
        <w:ind w:left="864"/>
      </w:pPr>
    </w:p>
    <w:p w:rsidR="00C0560A" w:rsidRDefault="004F1919">
      <w:r>
        <w:object w:dxaOrig="5018" w:dyaOrig="3195">
          <v:shape id="_x0000_i1032" type="#_x0000_t75" style="width:186.75pt;height:138.75pt" o:ole="">
            <v:imagedata r:id="rId23" o:title=""/>
          </v:shape>
          <o:OLEObject Type="Embed" ProgID="Visio.Drawing.11" ShapeID="_x0000_i1032" DrawAspect="Content" ObjectID="_1484126323" r:id="rId24"/>
        </w:object>
      </w:r>
    </w:p>
    <w:p w:rsidR="00177A25" w:rsidRDefault="00177A25"/>
    <w:p w:rsidR="004A781C" w:rsidRDefault="004A781C" w:rsidP="00177A25">
      <w:pPr>
        <w:pStyle w:val="Heading2"/>
      </w:pPr>
      <w:r>
        <w:t>Fault Recovery Functions</w:t>
      </w:r>
    </w:p>
    <w:p w:rsidR="00177A25" w:rsidRPr="00177A25" w:rsidRDefault="00177A25" w:rsidP="00177A25"/>
    <w:p w:rsidR="00177A25" w:rsidRDefault="00177A25" w:rsidP="00177A25">
      <w:r>
        <w:t>None</w:t>
      </w:r>
    </w:p>
    <w:p w:rsidR="00177A25" w:rsidRDefault="00177A25" w:rsidP="00177A25"/>
    <w:p w:rsidR="004A781C" w:rsidRDefault="004A781C">
      <w:pPr>
        <w:pStyle w:val="Heading2"/>
      </w:pPr>
      <w:r>
        <w:t>Shutdown Functions</w:t>
      </w:r>
    </w:p>
    <w:p w:rsidR="00177A25" w:rsidRPr="00177A25" w:rsidRDefault="00177A25" w:rsidP="00177A25"/>
    <w:p w:rsidR="004A781C" w:rsidRDefault="00177A25">
      <w:r>
        <w:t>None</w:t>
      </w:r>
    </w:p>
    <w:p w:rsidR="00177A25" w:rsidRDefault="00177A25"/>
    <w:p w:rsidR="004A781C" w:rsidRDefault="004A781C">
      <w:pPr>
        <w:pStyle w:val="Heading2"/>
      </w:pPr>
      <w:r>
        <w:t>Interrupt Functions</w:t>
      </w:r>
    </w:p>
    <w:p w:rsidR="00177A25" w:rsidRPr="00177A25" w:rsidRDefault="00177A25" w:rsidP="00177A25"/>
    <w:p w:rsidR="004A781C" w:rsidRDefault="00177A25">
      <w:r>
        <w:t>None</w:t>
      </w:r>
    </w:p>
    <w:p w:rsidR="00177A25" w:rsidRDefault="00177A25"/>
    <w:p w:rsidR="004A781C" w:rsidRDefault="004A781C">
      <w:pPr>
        <w:pStyle w:val="Heading2"/>
      </w:pPr>
      <w:r>
        <w:lastRenderedPageBreak/>
        <w:t>Serial Communication Functions</w:t>
      </w:r>
    </w:p>
    <w:p w:rsidR="00177A25" w:rsidRDefault="00177A25" w:rsidP="00177A25"/>
    <w:p w:rsidR="00177A25" w:rsidRDefault="00177A25" w:rsidP="00177A25">
      <w:r>
        <w:t>None</w:t>
      </w:r>
    </w:p>
    <w:p w:rsidR="004A781C" w:rsidRDefault="004A781C"/>
    <w:p w:rsidR="004A781C" w:rsidRDefault="004A781C" w:rsidP="007A69AC">
      <w:pPr>
        <w:pStyle w:val="Heading2"/>
      </w:pPr>
      <w:r>
        <w:br w:type="page"/>
      </w:r>
    </w:p>
    <w:p w:rsidR="004A781C" w:rsidRDefault="004A781C">
      <w:pPr>
        <w:pStyle w:val="Heading1"/>
      </w:pPr>
      <w:r>
        <w:t>Execution Requirements</w:t>
      </w:r>
    </w:p>
    <w:p w:rsidR="004A781C" w:rsidRDefault="004A781C" w:rsidP="00177A25">
      <w:pPr>
        <w:pStyle w:val="Heading2"/>
      </w:pPr>
      <w:r>
        <w:t>Execution Sequence of the Module</w:t>
      </w:r>
    </w:p>
    <w:p w:rsidR="00177A25" w:rsidRPr="00177A25" w:rsidRDefault="00177A25" w:rsidP="00177A25"/>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177A25" w:rsidP="00F957FA">
            <w:pPr>
              <w:spacing w:before="60"/>
              <w:rPr>
                <w:rFonts w:ascii="Arial" w:hAnsi="Arial" w:cs="Arial"/>
                <w:sz w:val="16"/>
                <w:szCs w:val="16"/>
              </w:rPr>
            </w:pPr>
            <w:r w:rsidRPr="00177A25">
              <w:rPr>
                <w:rFonts w:ascii="Arial" w:hAnsi="Arial" w:cs="Arial"/>
                <w:sz w:val="16"/>
                <w:szCs w:val="16"/>
              </w:rPr>
              <w:t>DigPhsReasDiag_Per1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7B1DE2" w:rsidP="00F957FA">
            <w:pPr>
              <w:spacing w:before="60"/>
              <w:rPr>
                <w:rFonts w:ascii="Arial" w:hAnsi="Arial" w:cs="Arial"/>
                <w:sz w:val="16"/>
                <w:szCs w:val="16"/>
              </w:rPr>
            </w:pPr>
            <w:r>
              <w:rPr>
                <w:rFonts w:ascii="Arial" w:hAnsi="Arial" w:cs="Arial"/>
                <w:sz w:val="16"/>
                <w:szCs w:val="16"/>
              </w:rPr>
              <w:t>2 ms</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7234B8" w:rsidP="00F957FA">
            <w:pPr>
              <w:spacing w:before="60"/>
              <w:rPr>
                <w:rFonts w:ascii="Arial" w:hAnsi="Arial" w:cs="Arial"/>
                <w:sz w:val="16"/>
                <w:szCs w:val="16"/>
              </w:rPr>
            </w:pPr>
            <w:r>
              <w:rPr>
                <w:rFonts w:ascii="Arial" w:hAnsi="Arial" w:cs="Arial"/>
                <w:sz w:val="16"/>
                <w:szCs w:val="16"/>
              </w:rPr>
              <w:t>Operate</w:t>
            </w:r>
          </w:p>
        </w:tc>
      </w:tr>
      <w:tr w:rsidR="00221CA2" w:rsidRPr="00381542" w:rsidTr="00B54697">
        <w:tc>
          <w:tcPr>
            <w:tcW w:w="3168" w:type="dxa"/>
            <w:tcBorders>
              <w:top w:val="single" w:sz="6" w:space="0" w:color="auto"/>
              <w:left w:val="single" w:sz="6" w:space="0" w:color="auto"/>
              <w:bottom w:val="single" w:sz="6" w:space="0" w:color="auto"/>
              <w:right w:val="single" w:sz="6" w:space="0" w:color="auto"/>
            </w:tcBorders>
          </w:tcPr>
          <w:p w:rsidR="00221CA2" w:rsidRPr="00177A25" w:rsidRDefault="00221CA2" w:rsidP="00F957FA">
            <w:pPr>
              <w:spacing w:before="60"/>
              <w:rPr>
                <w:rFonts w:ascii="Arial" w:hAnsi="Arial" w:cs="Arial"/>
                <w:sz w:val="16"/>
                <w:szCs w:val="16"/>
              </w:rPr>
            </w:pPr>
            <w:r w:rsidRPr="00221CA2">
              <w:rPr>
                <w:rFonts w:ascii="Arial" w:hAnsi="Arial" w:cs="Arial"/>
                <w:sz w:val="16"/>
                <w:szCs w:val="16"/>
              </w:rPr>
              <w:t>DigPhsReasDiag_Trans1</w:t>
            </w:r>
          </w:p>
        </w:tc>
        <w:tc>
          <w:tcPr>
            <w:tcW w:w="2070" w:type="dxa"/>
            <w:tcBorders>
              <w:top w:val="single" w:sz="6" w:space="0" w:color="auto"/>
              <w:left w:val="single" w:sz="6" w:space="0" w:color="auto"/>
              <w:bottom w:val="single" w:sz="6" w:space="0" w:color="auto"/>
              <w:right w:val="single" w:sz="6" w:space="0" w:color="auto"/>
            </w:tcBorders>
          </w:tcPr>
          <w:p w:rsidR="00221CA2" w:rsidRDefault="00221CA2" w:rsidP="00F957FA">
            <w:pPr>
              <w:spacing w:before="60"/>
              <w:rPr>
                <w:rFonts w:ascii="Arial" w:hAnsi="Arial" w:cs="Arial"/>
                <w:sz w:val="16"/>
                <w:szCs w:val="16"/>
              </w:rPr>
            </w:pPr>
            <w:r>
              <w:rPr>
                <w:rFonts w:ascii="Arial" w:hAnsi="Arial" w:cs="Arial"/>
                <w:sz w:val="16"/>
                <w:szCs w:val="16"/>
              </w:rPr>
              <w:t>Upon Transition</w:t>
            </w:r>
          </w:p>
        </w:tc>
        <w:tc>
          <w:tcPr>
            <w:tcW w:w="3690" w:type="dxa"/>
            <w:tcBorders>
              <w:top w:val="single" w:sz="6" w:space="0" w:color="auto"/>
              <w:left w:val="single" w:sz="6" w:space="0" w:color="auto"/>
              <w:bottom w:val="single" w:sz="6" w:space="0" w:color="auto"/>
              <w:right w:val="single" w:sz="6" w:space="0" w:color="auto"/>
            </w:tcBorders>
          </w:tcPr>
          <w:p w:rsidR="00221CA2" w:rsidRDefault="00221CA2" w:rsidP="00F957FA">
            <w:pPr>
              <w:spacing w:before="60"/>
              <w:rPr>
                <w:rFonts w:ascii="Arial" w:hAnsi="Arial" w:cs="Arial"/>
                <w:sz w:val="16"/>
                <w:szCs w:val="16"/>
              </w:rPr>
            </w:pPr>
            <w:r>
              <w:rPr>
                <w:rFonts w:ascii="Arial" w:hAnsi="Arial" w:cs="Arial"/>
                <w:sz w:val="16"/>
                <w:szCs w:val="16"/>
              </w:rPr>
              <w:t>Upon entering in Operate</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Sub-Module called by (Serial Comm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FB2942" w:rsidP="00F957FA">
            <w:pPr>
              <w:spacing w:before="60"/>
              <w:rPr>
                <w:rFonts w:ascii="Arial" w:hAnsi="Arial" w:cs="Arial"/>
                <w:sz w:val="16"/>
              </w:rPr>
            </w:pPr>
            <w:r>
              <w:rPr>
                <w:rFonts w:ascii="Arial" w:hAnsi="Arial" w:cs="Arial"/>
                <w:sz w:val="16"/>
                <w:szCs w:val="16"/>
              </w:rPr>
              <w:t>&lt;None&gt;</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Known Issues / Limitations With Design</w:t>
      </w:r>
    </w:p>
    <w:p w:rsidR="004A781C" w:rsidRDefault="00177A25">
      <w:pPr>
        <w:numPr>
          <w:ilvl w:val="0"/>
          <w:numId w:val="6"/>
        </w:numPr>
      </w:pPr>
      <w:r w:rsidRPr="00177A25">
        <w:t>INLINE functions defined in globalmacro.h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177A25">
            <w:pPr>
              <w:spacing w:before="60"/>
              <w:rPr>
                <w:rFonts w:ascii="Arial" w:hAnsi="Arial" w:cs="Arial"/>
                <w:sz w:val="16"/>
              </w:rPr>
            </w:pPr>
            <w:r>
              <w:rPr>
                <w:rFonts w:ascii="Arial" w:hAnsi="Arial" w:cs="Arial"/>
                <w:sz w:val="16"/>
              </w:rPr>
              <w:t>1.0</w:t>
            </w:r>
          </w:p>
        </w:tc>
        <w:tc>
          <w:tcPr>
            <w:tcW w:w="6210" w:type="dxa"/>
          </w:tcPr>
          <w:p w:rsidR="004A781C" w:rsidRDefault="00177A25">
            <w:pPr>
              <w:spacing w:before="60"/>
              <w:rPr>
                <w:rFonts w:ascii="Arial" w:hAnsi="Arial" w:cs="Arial"/>
                <w:sz w:val="16"/>
              </w:rPr>
            </w:pPr>
            <w:r>
              <w:rPr>
                <w:rFonts w:ascii="Arial" w:hAnsi="Arial" w:cs="Arial"/>
                <w:sz w:val="16"/>
              </w:rPr>
              <w:t>Initial Version</w:t>
            </w:r>
          </w:p>
        </w:tc>
        <w:tc>
          <w:tcPr>
            <w:tcW w:w="1080" w:type="dxa"/>
          </w:tcPr>
          <w:p w:rsidR="004A781C" w:rsidRDefault="007B1DE2">
            <w:pPr>
              <w:spacing w:before="60"/>
              <w:rPr>
                <w:rFonts w:ascii="Arial" w:hAnsi="Arial" w:cs="Arial"/>
                <w:sz w:val="16"/>
              </w:rPr>
            </w:pPr>
            <w:r>
              <w:rPr>
                <w:rFonts w:ascii="Arial" w:hAnsi="Arial" w:cs="Arial"/>
                <w:sz w:val="16"/>
              </w:rPr>
              <w:t>25</w:t>
            </w:r>
            <w:r w:rsidR="00177A25">
              <w:rPr>
                <w:rFonts w:ascii="Arial" w:hAnsi="Arial" w:cs="Arial"/>
                <w:sz w:val="16"/>
              </w:rPr>
              <w:t>-Jan-12</w:t>
            </w:r>
          </w:p>
        </w:tc>
        <w:tc>
          <w:tcPr>
            <w:tcW w:w="1105" w:type="dxa"/>
          </w:tcPr>
          <w:p w:rsidR="004A781C" w:rsidRDefault="00177A25">
            <w:pPr>
              <w:spacing w:before="60"/>
              <w:rPr>
                <w:rFonts w:ascii="Arial" w:hAnsi="Arial" w:cs="Arial"/>
                <w:sz w:val="16"/>
              </w:rPr>
            </w:pPr>
            <w:r>
              <w:rPr>
                <w:rFonts w:ascii="Arial" w:hAnsi="Arial" w:cs="Arial"/>
                <w:sz w:val="16"/>
              </w:rPr>
              <w:t>OT</w:t>
            </w:r>
          </w:p>
        </w:tc>
      </w:tr>
      <w:tr w:rsidR="00EB3F2F">
        <w:tc>
          <w:tcPr>
            <w:tcW w:w="616" w:type="dxa"/>
          </w:tcPr>
          <w:p w:rsidR="00EB3F2F" w:rsidRDefault="00EB3F2F">
            <w:pPr>
              <w:spacing w:before="60"/>
              <w:rPr>
                <w:rFonts w:ascii="Arial" w:hAnsi="Arial" w:cs="Arial"/>
                <w:sz w:val="16"/>
              </w:rPr>
            </w:pPr>
            <w:r>
              <w:rPr>
                <w:rFonts w:ascii="Arial" w:hAnsi="Arial" w:cs="Arial"/>
                <w:sz w:val="16"/>
              </w:rPr>
              <w:t>2</w:t>
            </w:r>
          </w:p>
        </w:tc>
        <w:tc>
          <w:tcPr>
            <w:tcW w:w="662" w:type="dxa"/>
          </w:tcPr>
          <w:p w:rsidR="00EB3F2F" w:rsidRDefault="00EB3F2F">
            <w:pPr>
              <w:spacing w:before="60"/>
              <w:rPr>
                <w:rFonts w:ascii="Arial" w:hAnsi="Arial" w:cs="Arial"/>
                <w:sz w:val="16"/>
              </w:rPr>
            </w:pPr>
            <w:r>
              <w:rPr>
                <w:rFonts w:ascii="Arial" w:hAnsi="Arial" w:cs="Arial"/>
                <w:sz w:val="16"/>
              </w:rPr>
              <w:t>2.0</w:t>
            </w:r>
          </w:p>
        </w:tc>
        <w:tc>
          <w:tcPr>
            <w:tcW w:w="6210" w:type="dxa"/>
          </w:tcPr>
          <w:p w:rsidR="00EB3F2F" w:rsidRDefault="00EB3F2F">
            <w:pPr>
              <w:spacing w:before="60"/>
              <w:rPr>
                <w:rFonts w:ascii="Arial" w:hAnsi="Arial" w:cs="Arial"/>
                <w:sz w:val="16"/>
              </w:rPr>
            </w:pPr>
            <w:r>
              <w:rPr>
                <w:rFonts w:ascii="Arial" w:hAnsi="Arial" w:cs="Arial"/>
                <w:sz w:val="16"/>
              </w:rPr>
              <w:t>Changed Input Names to Match FDD</w:t>
            </w:r>
          </w:p>
        </w:tc>
        <w:tc>
          <w:tcPr>
            <w:tcW w:w="1080" w:type="dxa"/>
          </w:tcPr>
          <w:p w:rsidR="00EB3F2F" w:rsidRDefault="00EB3F2F">
            <w:pPr>
              <w:spacing w:before="60"/>
              <w:rPr>
                <w:rFonts w:ascii="Arial" w:hAnsi="Arial" w:cs="Arial"/>
                <w:sz w:val="16"/>
              </w:rPr>
            </w:pPr>
            <w:r>
              <w:rPr>
                <w:rFonts w:ascii="Arial" w:hAnsi="Arial" w:cs="Arial"/>
                <w:sz w:val="16"/>
              </w:rPr>
              <w:t>27-Jan-12</w:t>
            </w:r>
          </w:p>
        </w:tc>
        <w:tc>
          <w:tcPr>
            <w:tcW w:w="1105" w:type="dxa"/>
          </w:tcPr>
          <w:p w:rsidR="00EB3F2F" w:rsidRDefault="00EB3F2F">
            <w:pPr>
              <w:spacing w:before="60"/>
              <w:rPr>
                <w:rFonts w:ascii="Arial" w:hAnsi="Arial" w:cs="Arial"/>
                <w:sz w:val="16"/>
              </w:rPr>
            </w:pPr>
            <w:r>
              <w:rPr>
                <w:rFonts w:ascii="Arial" w:hAnsi="Arial" w:cs="Arial"/>
                <w:sz w:val="16"/>
              </w:rPr>
              <w:t>OT</w:t>
            </w:r>
          </w:p>
        </w:tc>
      </w:tr>
      <w:tr w:rsidR="007234B8">
        <w:tc>
          <w:tcPr>
            <w:tcW w:w="616" w:type="dxa"/>
          </w:tcPr>
          <w:p w:rsidR="007234B8" w:rsidRDefault="007234B8">
            <w:pPr>
              <w:spacing w:before="60"/>
              <w:rPr>
                <w:rFonts w:ascii="Arial" w:hAnsi="Arial" w:cs="Arial"/>
                <w:sz w:val="16"/>
              </w:rPr>
            </w:pPr>
            <w:r>
              <w:rPr>
                <w:rFonts w:ascii="Arial" w:hAnsi="Arial" w:cs="Arial"/>
                <w:sz w:val="16"/>
              </w:rPr>
              <w:t>3</w:t>
            </w:r>
          </w:p>
        </w:tc>
        <w:tc>
          <w:tcPr>
            <w:tcW w:w="662" w:type="dxa"/>
          </w:tcPr>
          <w:p w:rsidR="007234B8" w:rsidRDefault="007234B8">
            <w:pPr>
              <w:spacing w:before="60"/>
              <w:rPr>
                <w:rFonts w:ascii="Arial" w:hAnsi="Arial" w:cs="Arial"/>
                <w:sz w:val="16"/>
              </w:rPr>
            </w:pPr>
            <w:r>
              <w:rPr>
                <w:rFonts w:ascii="Arial" w:hAnsi="Arial" w:cs="Arial"/>
                <w:sz w:val="16"/>
              </w:rPr>
              <w:t>3.0</w:t>
            </w:r>
          </w:p>
        </w:tc>
        <w:tc>
          <w:tcPr>
            <w:tcW w:w="6210" w:type="dxa"/>
          </w:tcPr>
          <w:p w:rsidR="007234B8" w:rsidRDefault="007234B8">
            <w:pPr>
              <w:spacing w:before="60"/>
              <w:rPr>
                <w:rFonts w:ascii="Arial" w:hAnsi="Arial" w:cs="Arial"/>
                <w:sz w:val="16"/>
              </w:rPr>
            </w:pPr>
            <w:r>
              <w:rPr>
                <w:rFonts w:ascii="Arial" w:hAnsi="Arial" w:cs="Arial"/>
                <w:sz w:val="16"/>
              </w:rPr>
              <w:t>Updated Operation states to show only runs in Operate</w:t>
            </w:r>
          </w:p>
        </w:tc>
        <w:tc>
          <w:tcPr>
            <w:tcW w:w="1080" w:type="dxa"/>
          </w:tcPr>
          <w:p w:rsidR="007234B8" w:rsidRDefault="007234B8">
            <w:pPr>
              <w:spacing w:before="60"/>
              <w:rPr>
                <w:rFonts w:ascii="Arial" w:hAnsi="Arial" w:cs="Arial"/>
                <w:sz w:val="16"/>
              </w:rPr>
            </w:pPr>
            <w:r>
              <w:rPr>
                <w:rFonts w:ascii="Arial" w:hAnsi="Arial" w:cs="Arial"/>
                <w:sz w:val="16"/>
              </w:rPr>
              <w:t>27Jan12</w:t>
            </w:r>
          </w:p>
        </w:tc>
        <w:tc>
          <w:tcPr>
            <w:tcW w:w="1105" w:type="dxa"/>
          </w:tcPr>
          <w:p w:rsidR="007234B8" w:rsidRDefault="007234B8">
            <w:pPr>
              <w:spacing w:before="60"/>
              <w:rPr>
                <w:rFonts w:ascii="Arial" w:hAnsi="Arial" w:cs="Arial"/>
                <w:sz w:val="16"/>
              </w:rPr>
            </w:pPr>
            <w:r>
              <w:rPr>
                <w:rFonts w:ascii="Arial" w:hAnsi="Arial" w:cs="Arial"/>
                <w:sz w:val="16"/>
              </w:rPr>
              <w:t>SMW</w:t>
            </w:r>
          </w:p>
        </w:tc>
      </w:tr>
      <w:tr w:rsidR="00973E9B">
        <w:tc>
          <w:tcPr>
            <w:tcW w:w="616" w:type="dxa"/>
          </w:tcPr>
          <w:p w:rsidR="00973E9B" w:rsidRDefault="00973E9B">
            <w:pPr>
              <w:spacing w:before="60"/>
              <w:rPr>
                <w:rFonts w:ascii="Arial" w:hAnsi="Arial" w:cs="Arial"/>
                <w:sz w:val="16"/>
              </w:rPr>
            </w:pPr>
            <w:r>
              <w:rPr>
                <w:rFonts w:ascii="Arial" w:hAnsi="Arial" w:cs="Arial"/>
                <w:sz w:val="16"/>
              </w:rPr>
              <w:t>4</w:t>
            </w:r>
          </w:p>
        </w:tc>
        <w:tc>
          <w:tcPr>
            <w:tcW w:w="662" w:type="dxa"/>
          </w:tcPr>
          <w:p w:rsidR="00973E9B" w:rsidRDefault="00973E9B">
            <w:pPr>
              <w:spacing w:before="60"/>
              <w:rPr>
                <w:rFonts w:ascii="Arial" w:hAnsi="Arial" w:cs="Arial"/>
                <w:sz w:val="16"/>
              </w:rPr>
            </w:pPr>
            <w:r>
              <w:rPr>
                <w:rFonts w:ascii="Arial" w:hAnsi="Arial" w:cs="Arial"/>
                <w:sz w:val="16"/>
              </w:rPr>
              <w:t>4.0</w:t>
            </w:r>
          </w:p>
        </w:tc>
        <w:tc>
          <w:tcPr>
            <w:tcW w:w="6210" w:type="dxa"/>
          </w:tcPr>
          <w:p w:rsidR="00973E9B" w:rsidRDefault="00973E9B">
            <w:pPr>
              <w:spacing w:before="60"/>
              <w:rPr>
                <w:rFonts w:ascii="Arial" w:hAnsi="Arial" w:cs="Arial"/>
                <w:sz w:val="16"/>
              </w:rPr>
            </w:pPr>
            <w:r>
              <w:rPr>
                <w:rFonts w:ascii="Arial" w:hAnsi="Arial" w:cs="Arial"/>
                <w:sz w:val="16"/>
              </w:rPr>
              <w:t>Updated to latest FDD changes (rev 002-G)</w:t>
            </w:r>
            <w:r w:rsidR="0067605C">
              <w:rPr>
                <w:rFonts w:ascii="Arial" w:hAnsi="Arial" w:cs="Arial"/>
                <w:sz w:val="16"/>
              </w:rPr>
              <w:t>, consolidated common processing</w:t>
            </w:r>
          </w:p>
        </w:tc>
        <w:tc>
          <w:tcPr>
            <w:tcW w:w="1080" w:type="dxa"/>
          </w:tcPr>
          <w:p w:rsidR="00973E9B" w:rsidRDefault="00D53ED3" w:rsidP="00D53ED3">
            <w:pPr>
              <w:spacing w:before="60"/>
              <w:rPr>
                <w:rFonts w:ascii="Arial" w:hAnsi="Arial" w:cs="Arial"/>
                <w:sz w:val="16"/>
              </w:rPr>
            </w:pPr>
            <w:r>
              <w:rPr>
                <w:rFonts w:ascii="Arial" w:hAnsi="Arial" w:cs="Arial"/>
                <w:sz w:val="16"/>
              </w:rPr>
              <w:t>31</w:t>
            </w:r>
            <w:r w:rsidR="003842E8">
              <w:rPr>
                <w:rFonts w:ascii="Arial" w:hAnsi="Arial" w:cs="Arial"/>
                <w:sz w:val="16"/>
              </w:rPr>
              <w:t>-</w:t>
            </w:r>
            <w:r>
              <w:rPr>
                <w:rFonts w:ascii="Arial" w:hAnsi="Arial" w:cs="Arial"/>
                <w:sz w:val="16"/>
              </w:rPr>
              <w:t>Jan</w:t>
            </w:r>
            <w:r w:rsidR="003842E8">
              <w:rPr>
                <w:rFonts w:ascii="Arial" w:hAnsi="Arial" w:cs="Arial"/>
                <w:sz w:val="16"/>
              </w:rPr>
              <w:t>-12</w:t>
            </w:r>
          </w:p>
        </w:tc>
        <w:tc>
          <w:tcPr>
            <w:tcW w:w="1105" w:type="dxa"/>
          </w:tcPr>
          <w:p w:rsidR="00973E9B" w:rsidRDefault="003842E8">
            <w:pPr>
              <w:spacing w:before="60"/>
              <w:rPr>
                <w:rFonts w:ascii="Arial" w:hAnsi="Arial" w:cs="Arial"/>
                <w:sz w:val="16"/>
              </w:rPr>
            </w:pPr>
            <w:r>
              <w:rPr>
                <w:rFonts w:ascii="Arial" w:hAnsi="Arial" w:cs="Arial"/>
                <w:sz w:val="16"/>
              </w:rPr>
              <w:t>OT</w:t>
            </w:r>
          </w:p>
        </w:tc>
      </w:tr>
      <w:tr w:rsidR="00C62CB6">
        <w:tc>
          <w:tcPr>
            <w:tcW w:w="616" w:type="dxa"/>
          </w:tcPr>
          <w:p w:rsidR="00C62CB6" w:rsidRDefault="00C62CB6">
            <w:pPr>
              <w:spacing w:before="60"/>
              <w:rPr>
                <w:rFonts w:ascii="Arial" w:hAnsi="Arial" w:cs="Arial"/>
                <w:sz w:val="16"/>
              </w:rPr>
            </w:pPr>
            <w:r>
              <w:rPr>
                <w:rFonts w:ascii="Arial" w:hAnsi="Arial" w:cs="Arial"/>
                <w:sz w:val="16"/>
              </w:rPr>
              <w:t>5</w:t>
            </w:r>
          </w:p>
        </w:tc>
        <w:tc>
          <w:tcPr>
            <w:tcW w:w="662" w:type="dxa"/>
          </w:tcPr>
          <w:p w:rsidR="00C62CB6" w:rsidRDefault="00C62CB6">
            <w:pPr>
              <w:spacing w:before="60"/>
              <w:rPr>
                <w:rFonts w:ascii="Arial" w:hAnsi="Arial" w:cs="Arial"/>
                <w:sz w:val="16"/>
              </w:rPr>
            </w:pPr>
            <w:r>
              <w:rPr>
                <w:rFonts w:ascii="Arial" w:hAnsi="Arial" w:cs="Arial"/>
                <w:sz w:val="16"/>
              </w:rPr>
              <w:t>5</w:t>
            </w:r>
          </w:p>
        </w:tc>
        <w:tc>
          <w:tcPr>
            <w:tcW w:w="6210" w:type="dxa"/>
          </w:tcPr>
          <w:p w:rsidR="00C62CB6" w:rsidRDefault="00C62CB6">
            <w:pPr>
              <w:spacing w:before="60"/>
              <w:rPr>
                <w:rFonts w:ascii="Arial" w:hAnsi="Arial" w:cs="Arial"/>
                <w:sz w:val="16"/>
              </w:rPr>
            </w:pPr>
            <w:r>
              <w:rPr>
                <w:rFonts w:ascii="Arial" w:hAnsi="Arial" w:cs="Arial"/>
                <w:sz w:val="16"/>
              </w:rPr>
              <w:t>Added checkpoints and memmap software segment is updated for static variables</w:t>
            </w:r>
          </w:p>
        </w:tc>
        <w:tc>
          <w:tcPr>
            <w:tcW w:w="1080" w:type="dxa"/>
          </w:tcPr>
          <w:p w:rsidR="00C62CB6" w:rsidRDefault="00C62CB6" w:rsidP="00D53ED3">
            <w:pPr>
              <w:spacing w:before="60"/>
              <w:rPr>
                <w:rFonts w:ascii="Arial" w:hAnsi="Arial" w:cs="Arial"/>
                <w:sz w:val="16"/>
              </w:rPr>
            </w:pPr>
            <w:r>
              <w:rPr>
                <w:rFonts w:ascii="Arial" w:hAnsi="Arial" w:cs="Arial"/>
                <w:sz w:val="16"/>
              </w:rPr>
              <w:t>26-Sep-12</w:t>
            </w:r>
          </w:p>
        </w:tc>
        <w:tc>
          <w:tcPr>
            <w:tcW w:w="1105" w:type="dxa"/>
          </w:tcPr>
          <w:p w:rsidR="00C62CB6" w:rsidRDefault="00C62CB6">
            <w:pPr>
              <w:spacing w:before="60"/>
              <w:rPr>
                <w:rFonts w:ascii="Arial" w:hAnsi="Arial" w:cs="Arial"/>
                <w:sz w:val="16"/>
              </w:rPr>
            </w:pPr>
            <w:r>
              <w:rPr>
                <w:rFonts w:ascii="Arial" w:hAnsi="Arial" w:cs="Arial"/>
                <w:sz w:val="16"/>
              </w:rPr>
              <w:t>Selva</w:t>
            </w:r>
          </w:p>
        </w:tc>
      </w:tr>
      <w:tr w:rsidR="00181550">
        <w:tc>
          <w:tcPr>
            <w:tcW w:w="616" w:type="dxa"/>
          </w:tcPr>
          <w:p w:rsidR="00181550" w:rsidRDefault="00181550">
            <w:pPr>
              <w:spacing w:before="60"/>
              <w:rPr>
                <w:rFonts w:ascii="Arial" w:hAnsi="Arial" w:cs="Arial"/>
                <w:sz w:val="16"/>
              </w:rPr>
            </w:pPr>
            <w:r>
              <w:rPr>
                <w:rFonts w:ascii="Arial" w:hAnsi="Arial" w:cs="Arial"/>
                <w:sz w:val="16"/>
              </w:rPr>
              <w:t>6</w:t>
            </w:r>
          </w:p>
        </w:tc>
        <w:tc>
          <w:tcPr>
            <w:tcW w:w="662" w:type="dxa"/>
          </w:tcPr>
          <w:p w:rsidR="00181550" w:rsidRDefault="00181550">
            <w:pPr>
              <w:spacing w:before="60"/>
              <w:rPr>
                <w:rFonts w:ascii="Arial" w:hAnsi="Arial" w:cs="Arial"/>
                <w:sz w:val="16"/>
              </w:rPr>
            </w:pPr>
            <w:r>
              <w:rPr>
                <w:rFonts w:ascii="Arial" w:hAnsi="Arial" w:cs="Arial"/>
                <w:sz w:val="16"/>
              </w:rPr>
              <w:t>6</w:t>
            </w:r>
          </w:p>
        </w:tc>
        <w:tc>
          <w:tcPr>
            <w:tcW w:w="6210" w:type="dxa"/>
          </w:tcPr>
          <w:p w:rsidR="00181550" w:rsidRDefault="00181550">
            <w:pPr>
              <w:spacing w:before="60"/>
              <w:rPr>
                <w:rFonts w:ascii="Arial" w:hAnsi="Arial" w:cs="Arial"/>
                <w:sz w:val="16"/>
              </w:rPr>
            </w:pPr>
            <w:r>
              <w:rPr>
                <w:rFonts w:ascii="Arial" w:hAnsi="Arial" w:cs="Arial"/>
                <w:sz w:val="16"/>
              </w:rPr>
              <w:t>Updated for Changes for LRPR</w:t>
            </w:r>
          </w:p>
        </w:tc>
        <w:tc>
          <w:tcPr>
            <w:tcW w:w="1080" w:type="dxa"/>
          </w:tcPr>
          <w:p w:rsidR="00181550" w:rsidRDefault="00181550" w:rsidP="00D53ED3">
            <w:pPr>
              <w:spacing w:before="60"/>
              <w:rPr>
                <w:rFonts w:ascii="Arial" w:hAnsi="Arial" w:cs="Arial"/>
                <w:sz w:val="16"/>
              </w:rPr>
            </w:pPr>
            <w:r>
              <w:rPr>
                <w:rFonts w:ascii="Arial" w:hAnsi="Arial" w:cs="Arial"/>
                <w:sz w:val="16"/>
              </w:rPr>
              <w:t>26 Oct 12</w:t>
            </w:r>
          </w:p>
        </w:tc>
        <w:tc>
          <w:tcPr>
            <w:tcW w:w="1105" w:type="dxa"/>
          </w:tcPr>
          <w:p w:rsidR="00181550" w:rsidRDefault="00181550">
            <w:pPr>
              <w:spacing w:before="60"/>
              <w:rPr>
                <w:rFonts w:ascii="Arial" w:hAnsi="Arial" w:cs="Arial"/>
                <w:sz w:val="16"/>
              </w:rPr>
            </w:pPr>
            <w:r>
              <w:rPr>
                <w:rFonts w:ascii="Arial" w:hAnsi="Arial" w:cs="Arial"/>
                <w:sz w:val="16"/>
              </w:rPr>
              <w:t>Selva</w:t>
            </w:r>
          </w:p>
        </w:tc>
      </w:tr>
      <w:tr w:rsidR="00221CA2">
        <w:tc>
          <w:tcPr>
            <w:tcW w:w="616" w:type="dxa"/>
          </w:tcPr>
          <w:p w:rsidR="00221CA2" w:rsidRDefault="00221CA2">
            <w:pPr>
              <w:spacing w:before="60"/>
              <w:rPr>
                <w:rFonts w:ascii="Arial" w:hAnsi="Arial" w:cs="Arial"/>
                <w:sz w:val="16"/>
              </w:rPr>
            </w:pPr>
            <w:r>
              <w:rPr>
                <w:rFonts w:ascii="Arial" w:hAnsi="Arial" w:cs="Arial"/>
                <w:sz w:val="16"/>
              </w:rPr>
              <w:t>7</w:t>
            </w:r>
          </w:p>
        </w:tc>
        <w:tc>
          <w:tcPr>
            <w:tcW w:w="662" w:type="dxa"/>
          </w:tcPr>
          <w:p w:rsidR="00221CA2" w:rsidRDefault="00221CA2">
            <w:pPr>
              <w:spacing w:before="60"/>
              <w:rPr>
                <w:rFonts w:ascii="Arial" w:hAnsi="Arial" w:cs="Arial"/>
                <w:sz w:val="16"/>
              </w:rPr>
            </w:pPr>
            <w:r>
              <w:rPr>
                <w:rFonts w:ascii="Arial" w:hAnsi="Arial" w:cs="Arial"/>
                <w:sz w:val="16"/>
              </w:rPr>
              <w:t>7.0</w:t>
            </w:r>
          </w:p>
        </w:tc>
        <w:tc>
          <w:tcPr>
            <w:tcW w:w="6210" w:type="dxa"/>
          </w:tcPr>
          <w:p w:rsidR="00221CA2" w:rsidRDefault="00221CA2">
            <w:pPr>
              <w:spacing w:before="60"/>
              <w:rPr>
                <w:rFonts w:ascii="Arial" w:hAnsi="Arial" w:cs="Arial"/>
                <w:sz w:val="16"/>
              </w:rPr>
            </w:pPr>
            <w:r>
              <w:rPr>
                <w:rFonts w:ascii="Arial" w:hAnsi="Arial" w:cs="Arial"/>
                <w:sz w:val="16"/>
              </w:rPr>
              <w:t>Updated to FDD V007</w:t>
            </w:r>
          </w:p>
        </w:tc>
        <w:tc>
          <w:tcPr>
            <w:tcW w:w="1080" w:type="dxa"/>
          </w:tcPr>
          <w:p w:rsidR="00221CA2" w:rsidRDefault="00221CA2" w:rsidP="00D53ED3">
            <w:pPr>
              <w:spacing w:before="60"/>
              <w:rPr>
                <w:rFonts w:ascii="Arial" w:hAnsi="Arial" w:cs="Arial"/>
                <w:sz w:val="16"/>
              </w:rPr>
            </w:pPr>
            <w:r>
              <w:rPr>
                <w:rFonts w:ascii="Arial" w:hAnsi="Arial" w:cs="Arial"/>
                <w:sz w:val="16"/>
              </w:rPr>
              <w:t>15 Mar 13</w:t>
            </w:r>
          </w:p>
        </w:tc>
        <w:tc>
          <w:tcPr>
            <w:tcW w:w="1105" w:type="dxa"/>
          </w:tcPr>
          <w:p w:rsidR="00221CA2" w:rsidRDefault="00221CA2">
            <w:pPr>
              <w:spacing w:before="60"/>
              <w:rPr>
                <w:rFonts w:ascii="Arial" w:hAnsi="Arial" w:cs="Arial"/>
                <w:sz w:val="16"/>
              </w:rPr>
            </w:pPr>
            <w:r>
              <w:rPr>
                <w:rFonts w:ascii="Arial" w:hAnsi="Arial" w:cs="Arial"/>
                <w:sz w:val="16"/>
              </w:rPr>
              <w:t>SP</w:t>
            </w:r>
          </w:p>
        </w:tc>
      </w:tr>
      <w:tr w:rsidR="00C0560A">
        <w:tc>
          <w:tcPr>
            <w:tcW w:w="616" w:type="dxa"/>
          </w:tcPr>
          <w:p w:rsidR="00C0560A" w:rsidRDefault="00C0560A">
            <w:pPr>
              <w:spacing w:before="60"/>
              <w:rPr>
                <w:rFonts w:ascii="Arial" w:hAnsi="Arial" w:cs="Arial"/>
                <w:sz w:val="16"/>
              </w:rPr>
            </w:pPr>
            <w:r>
              <w:rPr>
                <w:rFonts w:ascii="Arial" w:hAnsi="Arial" w:cs="Arial"/>
                <w:sz w:val="16"/>
              </w:rPr>
              <w:t>8</w:t>
            </w:r>
          </w:p>
        </w:tc>
        <w:tc>
          <w:tcPr>
            <w:tcW w:w="662" w:type="dxa"/>
          </w:tcPr>
          <w:p w:rsidR="00C0560A" w:rsidRDefault="00C0560A">
            <w:pPr>
              <w:spacing w:before="60"/>
              <w:rPr>
                <w:rFonts w:ascii="Arial" w:hAnsi="Arial" w:cs="Arial"/>
                <w:sz w:val="16"/>
              </w:rPr>
            </w:pPr>
            <w:r>
              <w:rPr>
                <w:rFonts w:ascii="Arial" w:hAnsi="Arial" w:cs="Arial"/>
                <w:sz w:val="16"/>
              </w:rPr>
              <w:t>8</w:t>
            </w:r>
          </w:p>
        </w:tc>
        <w:tc>
          <w:tcPr>
            <w:tcW w:w="6210" w:type="dxa"/>
          </w:tcPr>
          <w:p w:rsidR="00C0560A" w:rsidRDefault="00C0560A">
            <w:pPr>
              <w:spacing w:before="60"/>
              <w:rPr>
                <w:rFonts w:ascii="Arial" w:hAnsi="Arial" w:cs="Arial"/>
                <w:sz w:val="16"/>
              </w:rPr>
            </w:pPr>
            <w:r>
              <w:rPr>
                <w:rFonts w:ascii="Arial" w:hAnsi="Arial" w:cs="Arial"/>
                <w:sz w:val="16"/>
              </w:rPr>
              <w:t>Anamoly 4968</w:t>
            </w:r>
            <w:r w:rsidR="000A0A92">
              <w:rPr>
                <w:rFonts w:ascii="Arial" w:hAnsi="Arial" w:cs="Arial"/>
                <w:sz w:val="16"/>
              </w:rPr>
              <w:t>,4953</w:t>
            </w:r>
            <w:r>
              <w:rPr>
                <w:rFonts w:ascii="Arial" w:hAnsi="Arial" w:cs="Arial"/>
                <w:sz w:val="16"/>
              </w:rPr>
              <w:t xml:space="preserve"> changes</w:t>
            </w:r>
          </w:p>
        </w:tc>
        <w:tc>
          <w:tcPr>
            <w:tcW w:w="1080" w:type="dxa"/>
          </w:tcPr>
          <w:p w:rsidR="00C0560A" w:rsidRDefault="00C0560A" w:rsidP="00D53ED3">
            <w:pPr>
              <w:spacing w:before="60"/>
              <w:rPr>
                <w:rFonts w:ascii="Arial" w:hAnsi="Arial" w:cs="Arial"/>
                <w:sz w:val="16"/>
              </w:rPr>
            </w:pPr>
            <w:r>
              <w:rPr>
                <w:rFonts w:ascii="Arial" w:hAnsi="Arial" w:cs="Arial"/>
                <w:sz w:val="16"/>
              </w:rPr>
              <w:t>7-May-13</w:t>
            </w:r>
          </w:p>
        </w:tc>
        <w:tc>
          <w:tcPr>
            <w:tcW w:w="1105" w:type="dxa"/>
          </w:tcPr>
          <w:p w:rsidR="00C0560A" w:rsidRDefault="00C0560A">
            <w:pPr>
              <w:spacing w:before="60"/>
              <w:rPr>
                <w:rFonts w:ascii="Arial" w:hAnsi="Arial" w:cs="Arial"/>
                <w:sz w:val="16"/>
              </w:rPr>
            </w:pPr>
            <w:r>
              <w:rPr>
                <w:rFonts w:ascii="Arial" w:hAnsi="Arial" w:cs="Arial"/>
                <w:sz w:val="16"/>
              </w:rPr>
              <w:t>Selva</w:t>
            </w:r>
          </w:p>
        </w:tc>
      </w:tr>
      <w:tr w:rsidR="008D3FBB">
        <w:tc>
          <w:tcPr>
            <w:tcW w:w="616" w:type="dxa"/>
          </w:tcPr>
          <w:p w:rsidR="008D3FBB" w:rsidRDefault="008D3FBB">
            <w:pPr>
              <w:spacing w:before="60"/>
              <w:rPr>
                <w:rFonts w:ascii="Arial" w:hAnsi="Arial" w:cs="Arial"/>
                <w:sz w:val="16"/>
              </w:rPr>
            </w:pPr>
            <w:r>
              <w:rPr>
                <w:rFonts w:ascii="Arial" w:hAnsi="Arial" w:cs="Arial"/>
                <w:sz w:val="16"/>
              </w:rPr>
              <w:t>9</w:t>
            </w:r>
          </w:p>
        </w:tc>
        <w:tc>
          <w:tcPr>
            <w:tcW w:w="662" w:type="dxa"/>
          </w:tcPr>
          <w:p w:rsidR="008D3FBB" w:rsidRDefault="008D3FBB">
            <w:pPr>
              <w:spacing w:before="60"/>
              <w:rPr>
                <w:rFonts w:ascii="Arial" w:hAnsi="Arial" w:cs="Arial"/>
                <w:sz w:val="16"/>
              </w:rPr>
            </w:pPr>
            <w:r>
              <w:rPr>
                <w:rFonts w:ascii="Arial" w:hAnsi="Arial" w:cs="Arial"/>
                <w:sz w:val="16"/>
              </w:rPr>
              <w:t>9</w:t>
            </w:r>
          </w:p>
        </w:tc>
        <w:tc>
          <w:tcPr>
            <w:tcW w:w="6210" w:type="dxa"/>
          </w:tcPr>
          <w:p w:rsidR="008D3FBB" w:rsidRDefault="008D3FBB" w:rsidP="008D3FBB">
            <w:pPr>
              <w:spacing w:before="60"/>
              <w:rPr>
                <w:rFonts w:ascii="Arial" w:hAnsi="Arial" w:cs="Arial"/>
                <w:sz w:val="16"/>
              </w:rPr>
            </w:pPr>
            <w:r>
              <w:rPr>
                <w:rFonts w:ascii="Arial" w:hAnsi="Arial" w:cs="Arial"/>
                <w:sz w:val="16"/>
              </w:rPr>
              <w:t>Anamoly 5000 changes</w:t>
            </w:r>
          </w:p>
        </w:tc>
        <w:tc>
          <w:tcPr>
            <w:tcW w:w="1080" w:type="dxa"/>
          </w:tcPr>
          <w:p w:rsidR="008D3FBB" w:rsidRDefault="008D3FBB" w:rsidP="00D53ED3">
            <w:pPr>
              <w:spacing w:before="60"/>
              <w:rPr>
                <w:rFonts w:ascii="Arial" w:hAnsi="Arial" w:cs="Arial"/>
                <w:sz w:val="16"/>
              </w:rPr>
            </w:pPr>
            <w:r>
              <w:rPr>
                <w:rFonts w:ascii="Arial" w:hAnsi="Arial" w:cs="Arial"/>
                <w:sz w:val="16"/>
              </w:rPr>
              <w:t>13-May-13</w:t>
            </w:r>
          </w:p>
        </w:tc>
        <w:tc>
          <w:tcPr>
            <w:tcW w:w="1105" w:type="dxa"/>
          </w:tcPr>
          <w:p w:rsidR="008D3FBB" w:rsidRDefault="008D3FBB">
            <w:pPr>
              <w:spacing w:before="60"/>
              <w:rPr>
                <w:rFonts w:ascii="Arial" w:hAnsi="Arial" w:cs="Arial"/>
                <w:sz w:val="16"/>
              </w:rPr>
            </w:pPr>
            <w:r>
              <w:rPr>
                <w:rFonts w:ascii="Arial" w:hAnsi="Arial" w:cs="Arial"/>
                <w:sz w:val="16"/>
              </w:rPr>
              <w:t>Selva</w:t>
            </w:r>
          </w:p>
        </w:tc>
      </w:tr>
      <w:tr w:rsidR="008A6D43">
        <w:tc>
          <w:tcPr>
            <w:tcW w:w="616" w:type="dxa"/>
          </w:tcPr>
          <w:p w:rsidR="008A6D43" w:rsidRDefault="008A6D43">
            <w:pPr>
              <w:spacing w:before="60"/>
              <w:rPr>
                <w:rFonts w:ascii="Arial" w:hAnsi="Arial" w:cs="Arial"/>
                <w:sz w:val="16"/>
              </w:rPr>
            </w:pPr>
            <w:r>
              <w:rPr>
                <w:rFonts w:ascii="Arial" w:hAnsi="Arial" w:cs="Arial"/>
                <w:sz w:val="16"/>
              </w:rPr>
              <w:t>10</w:t>
            </w:r>
          </w:p>
        </w:tc>
        <w:tc>
          <w:tcPr>
            <w:tcW w:w="662" w:type="dxa"/>
          </w:tcPr>
          <w:p w:rsidR="008A6D43" w:rsidRDefault="008A6D43">
            <w:pPr>
              <w:spacing w:before="60"/>
              <w:rPr>
                <w:rFonts w:ascii="Arial" w:hAnsi="Arial" w:cs="Arial"/>
                <w:sz w:val="16"/>
              </w:rPr>
            </w:pPr>
            <w:r>
              <w:rPr>
                <w:rFonts w:ascii="Arial" w:hAnsi="Arial" w:cs="Arial"/>
                <w:sz w:val="16"/>
              </w:rPr>
              <w:t>10</w:t>
            </w:r>
          </w:p>
        </w:tc>
        <w:tc>
          <w:tcPr>
            <w:tcW w:w="6210" w:type="dxa"/>
          </w:tcPr>
          <w:p w:rsidR="008A6D43" w:rsidRDefault="008A6D43" w:rsidP="008D3FBB">
            <w:pPr>
              <w:spacing w:before="60"/>
              <w:rPr>
                <w:rFonts w:ascii="Arial" w:hAnsi="Arial" w:cs="Arial"/>
                <w:sz w:val="16"/>
              </w:rPr>
            </w:pPr>
            <w:r>
              <w:rPr>
                <w:rFonts w:ascii="Arial" w:hAnsi="Arial" w:cs="Arial"/>
                <w:sz w:val="16"/>
              </w:rPr>
              <w:t>Fixing Ranges and Data type for unit test results</w:t>
            </w:r>
          </w:p>
        </w:tc>
        <w:tc>
          <w:tcPr>
            <w:tcW w:w="1080" w:type="dxa"/>
          </w:tcPr>
          <w:p w:rsidR="008A6D43" w:rsidRDefault="008A6D43" w:rsidP="00D53ED3">
            <w:pPr>
              <w:spacing w:before="60"/>
              <w:rPr>
                <w:rFonts w:ascii="Arial" w:hAnsi="Arial" w:cs="Arial"/>
                <w:sz w:val="16"/>
              </w:rPr>
            </w:pPr>
            <w:r>
              <w:rPr>
                <w:rFonts w:ascii="Arial" w:hAnsi="Arial" w:cs="Arial"/>
                <w:sz w:val="16"/>
              </w:rPr>
              <w:t>16-May-13</w:t>
            </w:r>
          </w:p>
        </w:tc>
        <w:tc>
          <w:tcPr>
            <w:tcW w:w="1105" w:type="dxa"/>
          </w:tcPr>
          <w:p w:rsidR="008A6D43" w:rsidRDefault="008A6D43">
            <w:pPr>
              <w:spacing w:before="60"/>
              <w:rPr>
                <w:rFonts w:ascii="Arial" w:hAnsi="Arial" w:cs="Arial"/>
                <w:sz w:val="16"/>
              </w:rPr>
            </w:pPr>
            <w:r>
              <w:rPr>
                <w:rFonts w:ascii="Arial" w:hAnsi="Arial" w:cs="Arial"/>
                <w:sz w:val="16"/>
              </w:rPr>
              <w:t>Selva</w:t>
            </w:r>
          </w:p>
        </w:tc>
      </w:tr>
      <w:tr w:rsidR="008A6D43">
        <w:tc>
          <w:tcPr>
            <w:tcW w:w="616" w:type="dxa"/>
          </w:tcPr>
          <w:p w:rsidR="008A6D43" w:rsidRDefault="00CF57E6">
            <w:pPr>
              <w:spacing w:before="60"/>
              <w:rPr>
                <w:rFonts w:ascii="Arial" w:hAnsi="Arial" w:cs="Arial"/>
                <w:sz w:val="16"/>
              </w:rPr>
            </w:pPr>
            <w:r>
              <w:rPr>
                <w:rFonts w:ascii="Arial" w:hAnsi="Arial" w:cs="Arial"/>
                <w:sz w:val="16"/>
              </w:rPr>
              <w:t>11</w:t>
            </w:r>
          </w:p>
        </w:tc>
        <w:tc>
          <w:tcPr>
            <w:tcW w:w="662" w:type="dxa"/>
          </w:tcPr>
          <w:p w:rsidR="008A6D43" w:rsidRDefault="00CF57E6">
            <w:pPr>
              <w:spacing w:before="60"/>
              <w:rPr>
                <w:rFonts w:ascii="Arial" w:hAnsi="Arial" w:cs="Arial"/>
                <w:sz w:val="16"/>
              </w:rPr>
            </w:pPr>
            <w:r>
              <w:rPr>
                <w:rFonts w:ascii="Arial" w:hAnsi="Arial" w:cs="Arial"/>
                <w:sz w:val="16"/>
              </w:rPr>
              <w:t>11</w:t>
            </w:r>
          </w:p>
        </w:tc>
        <w:tc>
          <w:tcPr>
            <w:tcW w:w="6210" w:type="dxa"/>
          </w:tcPr>
          <w:p w:rsidR="008A6D43" w:rsidRDefault="00CF57E6" w:rsidP="008D3FBB">
            <w:pPr>
              <w:spacing w:before="60"/>
              <w:rPr>
                <w:rFonts w:ascii="Arial" w:hAnsi="Arial" w:cs="Arial"/>
                <w:sz w:val="16"/>
              </w:rPr>
            </w:pPr>
            <w:r>
              <w:rPr>
                <w:rFonts w:ascii="Arial" w:hAnsi="Arial" w:cs="Arial"/>
                <w:sz w:val="16"/>
              </w:rPr>
              <w:t>Added Cal “</w:t>
            </w:r>
            <w:r w:rsidRPr="00CF57E6">
              <w:rPr>
                <w:rFonts w:ascii="Arial" w:hAnsi="Arial" w:cs="Arial"/>
                <w:sz w:val="16"/>
              </w:rPr>
              <w:t>k_LRPRCommOffsetMargin_Uls_f32</w:t>
            </w:r>
            <w:r>
              <w:rPr>
                <w:rFonts w:ascii="Arial" w:hAnsi="Arial" w:cs="Arial"/>
                <w:sz w:val="16"/>
              </w:rPr>
              <w:t>” for FDD v4</w:t>
            </w:r>
          </w:p>
        </w:tc>
        <w:tc>
          <w:tcPr>
            <w:tcW w:w="1080" w:type="dxa"/>
          </w:tcPr>
          <w:p w:rsidR="008A6D43" w:rsidRDefault="00CF57E6" w:rsidP="00D53ED3">
            <w:pPr>
              <w:spacing w:before="60"/>
              <w:rPr>
                <w:rFonts w:ascii="Arial" w:hAnsi="Arial" w:cs="Arial"/>
                <w:sz w:val="16"/>
              </w:rPr>
            </w:pPr>
            <w:r>
              <w:rPr>
                <w:rFonts w:ascii="Arial" w:hAnsi="Arial" w:cs="Arial"/>
                <w:sz w:val="16"/>
              </w:rPr>
              <w:t>26-Jun-13</w:t>
            </w:r>
          </w:p>
        </w:tc>
        <w:tc>
          <w:tcPr>
            <w:tcW w:w="1105" w:type="dxa"/>
          </w:tcPr>
          <w:p w:rsidR="008A6D43" w:rsidRDefault="00CF57E6">
            <w:pPr>
              <w:spacing w:before="60"/>
              <w:rPr>
                <w:rFonts w:ascii="Arial" w:hAnsi="Arial" w:cs="Arial"/>
                <w:sz w:val="16"/>
              </w:rPr>
            </w:pPr>
            <w:r>
              <w:rPr>
                <w:rFonts w:ascii="Arial" w:hAnsi="Arial" w:cs="Arial"/>
                <w:sz w:val="16"/>
              </w:rPr>
              <w:t>Selva</w:t>
            </w:r>
          </w:p>
        </w:tc>
      </w:tr>
      <w:tr w:rsidR="00AB2812">
        <w:tc>
          <w:tcPr>
            <w:tcW w:w="616" w:type="dxa"/>
          </w:tcPr>
          <w:p w:rsidR="00AB2812" w:rsidRDefault="00AB2812">
            <w:pPr>
              <w:spacing w:before="60"/>
              <w:rPr>
                <w:rFonts w:ascii="Arial" w:hAnsi="Arial" w:cs="Arial"/>
                <w:sz w:val="16"/>
              </w:rPr>
            </w:pPr>
            <w:r>
              <w:rPr>
                <w:rFonts w:ascii="Arial" w:hAnsi="Arial" w:cs="Arial"/>
                <w:sz w:val="16"/>
              </w:rPr>
              <w:t>12</w:t>
            </w:r>
          </w:p>
        </w:tc>
        <w:tc>
          <w:tcPr>
            <w:tcW w:w="662" w:type="dxa"/>
          </w:tcPr>
          <w:p w:rsidR="00AB2812" w:rsidRDefault="00AB2812">
            <w:pPr>
              <w:spacing w:before="60"/>
              <w:rPr>
                <w:rFonts w:ascii="Arial" w:hAnsi="Arial" w:cs="Arial"/>
                <w:sz w:val="16"/>
              </w:rPr>
            </w:pPr>
            <w:r>
              <w:rPr>
                <w:rFonts w:ascii="Arial" w:hAnsi="Arial" w:cs="Arial"/>
                <w:sz w:val="16"/>
              </w:rPr>
              <w:t>12</w:t>
            </w:r>
          </w:p>
        </w:tc>
        <w:tc>
          <w:tcPr>
            <w:tcW w:w="6210" w:type="dxa"/>
          </w:tcPr>
          <w:p w:rsidR="00AB2812" w:rsidRDefault="00AB2812" w:rsidP="008D3FBB">
            <w:pPr>
              <w:spacing w:before="60"/>
              <w:rPr>
                <w:rFonts w:ascii="Arial" w:hAnsi="Arial" w:cs="Arial"/>
                <w:sz w:val="16"/>
              </w:rPr>
            </w:pPr>
            <w:r>
              <w:rPr>
                <w:rFonts w:ascii="Arial" w:hAnsi="Arial" w:cs="Arial"/>
                <w:sz w:val="16"/>
              </w:rPr>
              <w:t>Corrected anomaly 5174</w:t>
            </w:r>
          </w:p>
        </w:tc>
        <w:tc>
          <w:tcPr>
            <w:tcW w:w="1080" w:type="dxa"/>
          </w:tcPr>
          <w:p w:rsidR="00AB2812" w:rsidRDefault="005B391B" w:rsidP="00D53ED3">
            <w:pPr>
              <w:spacing w:before="60"/>
              <w:rPr>
                <w:rFonts w:ascii="Arial" w:hAnsi="Arial" w:cs="Arial"/>
                <w:sz w:val="16"/>
              </w:rPr>
            </w:pPr>
            <w:r>
              <w:rPr>
                <w:rFonts w:ascii="Arial" w:hAnsi="Arial" w:cs="Arial"/>
                <w:sz w:val="16"/>
              </w:rPr>
              <w:t>30-Jul</w:t>
            </w:r>
            <w:r w:rsidR="00AB2812">
              <w:rPr>
                <w:rFonts w:ascii="Arial" w:hAnsi="Arial" w:cs="Arial"/>
                <w:sz w:val="16"/>
              </w:rPr>
              <w:t>-13</w:t>
            </w:r>
          </w:p>
        </w:tc>
        <w:tc>
          <w:tcPr>
            <w:tcW w:w="1105" w:type="dxa"/>
          </w:tcPr>
          <w:p w:rsidR="00AB2812" w:rsidRDefault="00AB2812">
            <w:pPr>
              <w:spacing w:before="60"/>
              <w:rPr>
                <w:rFonts w:ascii="Arial" w:hAnsi="Arial" w:cs="Arial"/>
                <w:sz w:val="16"/>
              </w:rPr>
            </w:pPr>
            <w:r>
              <w:rPr>
                <w:rFonts w:ascii="Arial" w:hAnsi="Arial" w:cs="Arial"/>
                <w:sz w:val="16"/>
              </w:rPr>
              <w:t>VT</w:t>
            </w:r>
          </w:p>
        </w:tc>
      </w:tr>
      <w:tr w:rsidR="006D3FEE">
        <w:tc>
          <w:tcPr>
            <w:tcW w:w="616" w:type="dxa"/>
          </w:tcPr>
          <w:p w:rsidR="006D3FEE" w:rsidRDefault="006D3FEE">
            <w:pPr>
              <w:spacing w:before="60"/>
              <w:rPr>
                <w:rFonts w:ascii="Arial" w:hAnsi="Arial" w:cs="Arial"/>
                <w:sz w:val="16"/>
              </w:rPr>
            </w:pPr>
            <w:r>
              <w:rPr>
                <w:rFonts w:ascii="Arial" w:hAnsi="Arial" w:cs="Arial"/>
                <w:sz w:val="16"/>
              </w:rPr>
              <w:t>13</w:t>
            </w:r>
          </w:p>
        </w:tc>
        <w:tc>
          <w:tcPr>
            <w:tcW w:w="662" w:type="dxa"/>
          </w:tcPr>
          <w:p w:rsidR="006D3FEE" w:rsidRDefault="006D3FEE">
            <w:pPr>
              <w:spacing w:before="60"/>
              <w:rPr>
                <w:rFonts w:ascii="Arial" w:hAnsi="Arial" w:cs="Arial"/>
                <w:sz w:val="16"/>
              </w:rPr>
            </w:pPr>
            <w:r>
              <w:rPr>
                <w:rFonts w:ascii="Arial" w:hAnsi="Arial" w:cs="Arial"/>
                <w:sz w:val="16"/>
              </w:rPr>
              <w:t>13</w:t>
            </w:r>
          </w:p>
        </w:tc>
        <w:tc>
          <w:tcPr>
            <w:tcW w:w="6210" w:type="dxa"/>
          </w:tcPr>
          <w:p w:rsidR="006D3FEE" w:rsidRDefault="006D3FEE" w:rsidP="008D3FBB">
            <w:pPr>
              <w:spacing w:before="60"/>
              <w:rPr>
                <w:rFonts w:ascii="Arial" w:hAnsi="Arial" w:cs="Arial"/>
                <w:sz w:val="16"/>
              </w:rPr>
            </w:pPr>
            <w:r>
              <w:rPr>
                <w:rFonts w:ascii="Arial" w:hAnsi="Arial" w:cs="Arial"/>
                <w:sz w:val="16"/>
              </w:rPr>
              <w:t>Update range per unit test results</w:t>
            </w:r>
          </w:p>
        </w:tc>
        <w:tc>
          <w:tcPr>
            <w:tcW w:w="1080" w:type="dxa"/>
          </w:tcPr>
          <w:p w:rsidR="006D3FEE" w:rsidRDefault="006D3FEE" w:rsidP="00D53ED3">
            <w:pPr>
              <w:spacing w:before="60"/>
              <w:rPr>
                <w:rFonts w:ascii="Arial" w:hAnsi="Arial" w:cs="Arial"/>
                <w:sz w:val="16"/>
              </w:rPr>
            </w:pPr>
            <w:r>
              <w:rPr>
                <w:rFonts w:ascii="Arial" w:hAnsi="Arial" w:cs="Arial"/>
                <w:sz w:val="16"/>
              </w:rPr>
              <w:t>12-Aug-13</w:t>
            </w:r>
          </w:p>
        </w:tc>
        <w:tc>
          <w:tcPr>
            <w:tcW w:w="1105" w:type="dxa"/>
          </w:tcPr>
          <w:p w:rsidR="006D3FEE" w:rsidRDefault="006D3FEE">
            <w:pPr>
              <w:spacing w:before="60"/>
              <w:rPr>
                <w:rFonts w:ascii="Arial" w:hAnsi="Arial" w:cs="Arial"/>
                <w:sz w:val="16"/>
              </w:rPr>
            </w:pPr>
            <w:r>
              <w:rPr>
                <w:rFonts w:ascii="Arial" w:hAnsi="Arial" w:cs="Arial"/>
                <w:sz w:val="16"/>
              </w:rPr>
              <w:t>VT</w:t>
            </w:r>
          </w:p>
        </w:tc>
      </w:tr>
      <w:tr w:rsidR="00A9100E">
        <w:tc>
          <w:tcPr>
            <w:tcW w:w="616" w:type="dxa"/>
          </w:tcPr>
          <w:p w:rsidR="00A9100E" w:rsidRDefault="00A9100E">
            <w:pPr>
              <w:spacing w:before="60"/>
              <w:rPr>
                <w:rFonts w:ascii="Arial" w:hAnsi="Arial" w:cs="Arial"/>
                <w:sz w:val="16"/>
              </w:rPr>
            </w:pPr>
            <w:r>
              <w:rPr>
                <w:rFonts w:ascii="Arial" w:hAnsi="Arial" w:cs="Arial"/>
                <w:sz w:val="16"/>
              </w:rPr>
              <w:t>14</w:t>
            </w:r>
          </w:p>
        </w:tc>
        <w:tc>
          <w:tcPr>
            <w:tcW w:w="662" w:type="dxa"/>
          </w:tcPr>
          <w:p w:rsidR="00A9100E" w:rsidRDefault="00A9100E">
            <w:pPr>
              <w:spacing w:before="60"/>
              <w:rPr>
                <w:rFonts w:ascii="Arial" w:hAnsi="Arial" w:cs="Arial"/>
                <w:sz w:val="16"/>
              </w:rPr>
            </w:pPr>
            <w:r>
              <w:rPr>
                <w:rFonts w:ascii="Arial" w:hAnsi="Arial" w:cs="Arial"/>
                <w:sz w:val="16"/>
              </w:rPr>
              <w:t>14</w:t>
            </w:r>
          </w:p>
        </w:tc>
        <w:tc>
          <w:tcPr>
            <w:tcW w:w="6210" w:type="dxa"/>
          </w:tcPr>
          <w:p w:rsidR="00A9100E" w:rsidRDefault="00A9100E" w:rsidP="008D3FBB">
            <w:pPr>
              <w:spacing w:before="60"/>
              <w:rPr>
                <w:rFonts w:ascii="Arial" w:hAnsi="Arial" w:cs="Arial"/>
                <w:sz w:val="16"/>
              </w:rPr>
            </w:pPr>
            <w:r w:rsidRPr="00A9100E">
              <w:rPr>
                <w:rFonts w:ascii="Arial" w:hAnsi="Arial" w:cs="Arial"/>
                <w:sz w:val="16"/>
              </w:rPr>
              <w:t>Update module and display variables with SVDiag</w:t>
            </w:r>
          </w:p>
        </w:tc>
        <w:tc>
          <w:tcPr>
            <w:tcW w:w="1080" w:type="dxa"/>
          </w:tcPr>
          <w:p w:rsidR="00A9100E" w:rsidRDefault="00A9100E" w:rsidP="00D53ED3">
            <w:pPr>
              <w:spacing w:before="60"/>
              <w:rPr>
                <w:rFonts w:ascii="Arial" w:hAnsi="Arial" w:cs="Arial"/>
                <w:sz w:val="16"/>
              </w:rPr>
            </w:pPr>
            <w:r>
              <w:rPr>
                <w:rFonts w:ascii="Arial" w:hAnsi="Arial" w:cs="Arial"/>
                <w:sz w:val="16"/>
              </w:rPr>
              <w:t>3-Oct-13</w:t>
            </w:r>
          </w:p>
        </w:tc>
        <w:tc>
          <w:tcPr>
            <w:tcW w:w="1105" w:type="dxa"/>
          </w:tcPr>
          <w:p w:rsidR="00A9100E" w:rsidRDefault="00A9100E">
            <w:pPr>
              <w:spacing w:before="60"/>
              <w:rPr>
                <w:rFonts w:ascii="Arial" w:hAnsi="Arial" w:cs="Arial"/>
                <w:sz w:val="16"/>
              </w:rPr>
            </w:pPr>
            <w:r>
              <w:rPr>
                <w:rFonts w:ascii="Arial" w:hAnsi="Arial" w:cs="Arial"/>
                <w:sz w:val="16"/>
              </w:rPr>
              <w:t>VT</w:t>
            </w:r>
          </w:p>
        </w:tc>
      </w:tr>
      <w:tr w:rsidR="004F1919">
        <w:tc>
          <w:tcPr>
            <w:tcW w:w="616" w:type="dxa"/>
          </w:tcPr>
          <w:p w:rsidR="004F1919" w:rsidRDefault="004F1919">
            <w:pPr>
              <w:spacing w:before="60"/>
              <w:rPr>
                <w:rFonts w:ascii="Arial" w:hAnsi="Arial" w:cs="Arial"/>
                <w:sz w:val="16"/>
              </w:rPr>
            </w:pPr>
            <w:r>
              <w:rPr>
                <w:rFonts w:ascii="Arial" w:hAnsi="Arial" w:cs="Arial"/>
                <w:sz w:val="16"/>
              </w:rPr>
              <w:t>15</w:t>
            </w:r>
          </w:p>
        </w:tc>
        <w:tc>
          <w:tcPr>
            <w:tcW w:w="662" w:type="dxa"/>
          </w:tcPr>
          <w:p w:rsidR="004F1919" w:rsidRDefault="004F1919">
            <w:pPr>
              <w:spacing w:before="60"/>
              <w:rPr>
                <w:rFonts w:ascii="Arial" w:hAnsi="Arial" w:cs="Arial"/>
                <w:sz w:val="16"/>
              </w:rPr>
            </w:pPr>
            <w:r>
              <w:rPr>
                <w:rFonts w:ascii="Arial" w:hAnsi="Arial" w:cs="Arial"/>
                <w:sz w:val="16"/>
              </w:rPr>
              <w:t>15</w:t>
            </w:r>
          </w:p>
        </w:tc>
        <w:tc>
          <w:tcPr>
            <w:tcW w:w="6210" w:type="dxa"/>
          </w:tcPr>
          <w:p w:rsidR="004F1919" w:rsidRPr="00A9100E" w:rsidRDefault="004F1919" w:rsidP="008D3FBB">
            <w:pPr>
              <w:spacing w:before="60"/>
              <w:rPr>
                <w:rFonts w:ascii="Arial" w:hAnsi="Arial" w:cs="Arial"/>
                <w:sz w:val="16"/>
              </w:rPr>
            </w:pPr>
            <w:r>
              <w:rPr>
                <w:rFonts w:ascii="Arial" w:hAnsi="Arial" w:cs="Arial"/>
                <w:sz w:val="16"/>
              </w:rPr>
              <w:t>Updated to FDD V008</w:t>
            </w:r>
          </w:p>
        </w:tc>
        <w:tc>
          <w:tcPr>
            <w:tcW w:w="1080" w:type="dxa"/>
          </w:tcPr>
          <w:p w:rsidR="004F1919" w:rsidRDefault="004F1919" w:rsidP="00D53ED3">
            <w:pPr>
              <w:spacing w:before="60"/>
              <w:rPr>
                <w:rFonts w:ascii="Arial" w:hAnsi="Arial" w:cs="Arial"/>
                <w:sz w:val="16"/>
              </w:rPr>
            </w:pPr>
            <w:r>
              <w:rPr>
                <w:rFonts w:ascii="Arial" w:hAnsi="Arial" w:cs="Arial"/>
                <w:sz w:val="16"/>
              </w:rPr>
              <w:t>1-Dec-14</w:t>
            </w:r>
          </w:p>
        </w:tc>
        <w:tc>
          <w:tcPr>
            <w:tcW w:w="1105" w:type="dxa"/>
          </w:tcPr>
          <w:p w:rsidR="004F1919" w:rsidRDefault="004F1919">
            <w:pPr>
              <w:spacing w:before="60"/>
              <w:rPr>
                <w:rFonts w:ascii="Arial" w:hAnsi="Arial" w:cs="Arial"/>
                <w:sz w:val="16"/>
              </w:rPr>
            </w:pPr>
            <w:r>
              <w:rPr>
                <w:rFonts w:ascii="Arial" w:hAnsi="Arial" w:cs="Arial"/>
                <w:sz w:val="16"/>
              </w:rPr>
              <w:t>Rijvi</w:t>
            </w:r>
          </w:p>
        </w:tc>
      </w:tr>
      <w:tr w:rsidR="00107407">
        <w:trPr>
          <w:ins w:id="16" w:author="Spoorti Mali" w:date="2014-12-05T17:30:00Z"/>
        </w:trPr>
        <w:tc>
          <w:tcPr>
            <w:tcW w:w="616" w:type="dxa"/>
          </w:tcPr>
          <w:p w:rsidR="00107407" w:rsidRDefault="00107407">
            <w:pPr>
              <w:spacing w:before="60"/>
              <w:rPr>
                <w:ins w:id="17" w:author="Spoorti Mali" w:date="2014-12-05T17:30:00Z"/>
                <w:rFonts w:ascii="Arial" w:hAnsi="Arial" w:cs="Arial"/>
                <w:sz w:val="16"/>
              </w:rPr>
            </w:pPr>
            <w:ins w:id="18" w:author="Spoorti Mali" w:date="2014-12-05T17:30:00Z">
              <w:r>
                <w:rPr>
                  <w:rFonts w:ascii="Arial" w:hAnsi="Arial" w:cs="Arial"/>
                  <w:sz w:val="16"/>
                </w:rPr>
                <w:t>16</w:t>
              </w:r>
            </w:ins>
          </w:p>
        </w:tc>
        <w:tc>
          <w:tcPr>
            <w:tcW w:w="662" w:type="dxa"/>
          </w:tcPr>
          <w:p w:rsidR="00107407" w:rsidRDefault="00107407">
            <w:pPr>
              <w:spacing w:before="60"/>
              <w:rPr>
                <w:ins w:id="19" w:author="Spoorti Mali" w:date="2014-12-05T17:30:00Z"/>
                <w:rFonts w:ascii="Arial" w:hAnsi="Arial" w:cs="Arial"/>
                <w:sz w:val="16"/>
              </w:rPr>
            </w:pPr>
            <w:ins w:id="20" w:author="Spoorti Mali" w:date="2014-12-05T17:31:00Z">
              <w:r>
                <w:rPr>
                  <w:rFonts w:ascii="Arial" w:hAnsi="Arial" w:cs="Arial"/>
                  <w:sz w:val="16"/>
                </w:rPr>
                <w:t>16</w:t>
              </w:r>
            </w:ins>
          </w:p>
        </w:tc>
        <w:tc>
          <w:tcPr>
            <w:tcW w:w="6210" w:type="dxa"/>
          </w:tcPr>
          <w:p w:rsidR="00107407" w:rsidRDefault="00107407" w:rsidP="008D3FBB">
            <w:pPr>
              <w:spacing w:before="60"/>
              <w:rPr>
                <w:ins w:id="21" w:author="Spoorti Mali" w:date="2014-12-05T17:30:00Z"/>
                <w:rFonts w:ascii="Arial" w:hAnsi="Arial" w:cs="Arial"/>
                <w:sz w:val="16"/>
              </w:rPr>
            </w:pPr>
            <w:ins w:id="22" w:author="Spoorti Mali" w:date="2014-12-05T17:31:00Z">
              <w:r>
                <w:rPr>
                  <w:rFonts w:ascii="Arial" w:hAnsi="Arial" w:cs="Arial"/>
                  <w:sz w:val="16"/>
                </w:rPr>
                <w:t>Updated as per UT findings</w:t>
              </w:r>
            </w:ins>
          </w:p>
        </w:tc>
        <w:tc>
          <w:tcPr>
            <w:tcW w:w="1080" w:type="dxa"/>
          </w:tcPr>
          <w:p w:rsidR="00107407" w:rsidRDefault="00107407" w:rsidP="00D53ED3">
            <w:pPr>
              <w:spacing w:before="60"/>
              <w:rPr>
                <w:ins w:id="23" w:author="Spoorti Mali" w:date="2014-12-05T17:30:00Z"/>
                <w:rFonts w:ascii="Arial" w:hAnsi="Arial" w:cs="Arial"/>
                <w:sz w:val="16"/>
              </w:rPr>
            </w:pPr>
            <w:ins w:id="24" w:author="Spoorti Mali" w:date="2014-12-05T17:31:00Z">
              <w:r>
                <w:rPr>
                  <w:rFonts w:ascii="Arial" w:hAnsi="Arial" w:cs="Arial"/>
                  <w:sz w:val="16"/>
                </w:rPr>
                <w:t>5-Dec-14</w:t>
              </w:r>
            </w:ins>
          </w:p>
        </w:tc>
        <w:tc>
          <w:tcPr>
            <w:tcW w:w="1105" w:type="dxa"/>
          </w:tcPr>
          <w:p w:rsidR="00107407" w:rsidRDefault="00107407">
            <w:pPr>
              <w:spacing w:before="60"/>
              <w:rPr>
                <w:ins w:id="25" w:author="Spoorti Mali" w:date="2014-12-05T17:30:00Z"/>
                <w:rFonts w:ascii="Arial" w:hAnsi="Arial" w:cs="Arial"/>
                <w:sz w:val="16"/>
              </w:rPr>
            </w:pPr>
            <w:ins w:id="26" w:author="Spoorti Mali" w:date="2014-12-05T17:31:00Z">
              <w:r>
                <w:rPr>
                  <w:rFonts w:ascii="Arial" w:hAnsi="Arial" w:cs="Arial"/>
                  <w:sz w:val="16"/>
                </w:rPr>
                <w:t>KPIT_MD</w:t>
              </w:r>
            </w:ins>
          </w:p>
        </w:tc>
      </w:tr>
    </w:tbl>
    <w:p w:rsidR="00107819" w:rsidRDefault="00107819"/>
    <w:sectPr w:rsidR="00107819" w:rsidSect="00937013">
      <w:headerReference w:type="default" r:id="rId25"/>
      <w:footerReference w:type="default" r:id="rId2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322" w:rsidRDefault="00A13322">
      <w:r>
        <w:separator/>
      </w:r>
    </w:p>
  </w:endnote>
  <w:endnote w:type="continuationSeparator" w:id="0">
    <w:p w:rsidR="00A13322" w:rsidRDefault="00A13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3B0" w:rsidRDefault="000873B0">
    <w:pPr>
      <w:pStyle w:val="Footer"/>
    </w:pPr>
    <w:r>
      <w:rPr>
        <w:snapToGrid w:val="0"/>
      </w:rPr>
      <w:tab/>
    </w:r>
    <w:fldSimple w:instr=" DOCPROPERTY &quot;Company&quot;  \* MERGEFORMAT ">
      <w:r w:rsidRPr="00C103FB">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322" w:rsidRDefault="00A13322">
      <w:r>
        <w:separator/>
      </w:r>
    </w:p>
  </w:footnote>
  <w:footnote w:type="continuationSeparator" w:id="0">
    <w:p w:rsidR="00A13322" w:rsidRDefault="00A133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3B0" w:rsidRDefault="000873B0">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0873B0">
      <w:trPr>
        <w:cantSplit/>
      </w:trPr>
      <w:tc>
        <w:tcPr>
          <w:tcW w:w="990" w:type="dxa"/>
        </w:tcPr>
        <w:p w:rsidR="000873B0" w:rsidRDefault="000873B0">
          <w:pPr>
            <w:pStyle w:val="Header"/>
          </w:pPr>
          <w:r>
            <w:t>Title:</w:t>
          </w:r>
        </w:p>
      </w:tc>
      <w:tc>
        <w:tcPr>
          <w:tcW w:w="5400" w:type="dxa"/>
          <w:gridSpan w:val="3"/>
          <w:vMerge w:val="restart"/>
        </w:tcPr>
        <w:p w:rsidR="000873B0" w:rsidRDefault="000873B0">
          <w:pPr>
            <w:pStyle w:val="Header"/>
          </w:pPr>
          <w:fldSimple w:instr=" DOCPROPERTY &quot;Document Title&quot;  \* MERGEFORMAT ">
            <w:r>
              <w:t>Digital Phase Reasonableness Diagnostic</w:t>
            </w:r>
          </w:fldSimple>
        </w:p>
        <w:p w:rsidR="000873B0" w:rsidRDefault="000873B0" w:rsidP="001A574F">
          <w:pPr>
            <w:pStyle w:val="Header"/>
            <w:tabs>
              <w:tab w:val="clear" w:pos="4320"/>
              <w:tab w:val="clear" w:pos="8640"/>
              <w:tab w:val="center" w:pos="2592"/>
            </w:tabs>
          </w:pPr>
          <w:fldSimple w:instr=" DOCPROPERTY &quot;Product Line&quot;  \* MERGEFORMAT ">
            <w:r>
              <w:t>Gen II+ EPS EA3</w:t>
            </w:r>
          </w:fldSimple>
          <w:r>
            <w:tab/>
          </w:r>
        </w:p>
      </w:tc>
      <w:tc>
        <w:tcPr>
          <w:tcW w:w="1170" w:type="dxa"/>
        </w:tcPr>
        <w:p w:rsidR="000873B0" w:rsidRDefault="000873B0">
          <w:pPr>
            <w:pStyle w:val="Header"/>
          </w:pPr>
          <w:r>
            <w:t>Revision:</w:t>
          </w:r>
        </w:p>
      </w:tc>
      <w:tc>
        <w:tcPr>
          <w:tcW w:w="1350" w:type="dxa"/>
        </w:tcPr>
        <w:p w:rsidR="000873B0" w:rsidRDefault="000873B0" w:rsidP="000873B0">
          <w:pPr>
            <w:pStyle w:val="Header"/>
          </w:pPr>
          <w:del w:id="27" w:author="Spoorti Mali" w:date="2014-12-05T16:49:00Z">
            <w:r w:rsidDel="000873B0">
              <w:delText>15</w:delText>
            </w:r>
          </w:del>
          <w:ins w:id="28" w:author="Spoorti Mali" w:date="2014-12-05T16:49:00Z">
            <w:r>
              <w:t>16</w:t>
            </w:r>
          </w:ins>
        </w:p>
      </w:tc>
    </w:tr>
    <w:tr w:rsidR="000873B0">
      <w:trPr>
        <w:cantSplit/>
      </w:trPr>
      <w:tc>
        <w:tcPr>
          <w:tcW w:w="990" w:type="dxa"/>
        </w:tcPr>
        <w:p w:rsidR="000873B0" w:rsidRDefault="000873B0">
          <w:pPr>
            <w:pStyle w:val="Header"/>
          </w:pPr>
          <w:r>
            <w:t xml:space="preserve">Product:     </w:t>
          </w:r>
        </w:p>
      </w:tc>
      <w:tc>
        <w:tcPr>
          <w:tcW w:w="5400" w:type="dxa"/>
          <w:gridSpan w:val="3"/>
          <w:vMerge/>
        </w:tcPr>
        <w:p w:rsidR="000873B0" w:rsidRDefault="000873B0">
          <w:pPr>
            <w:pStyle w:val="Header"/>
            <w:jc w:val="center"/>
          </w:pPr>
        </w:p>
      </w:tc>
      <w:tc>
        <w:tcPr>
          <w:tcW w:w="1170" w:type="dxa"/>
        </w:tcPr>
        <w:p w:rsidR="000873B0" w:rsidRDefault="000873B0">
          <w:pPr>
            <w:pStyle w:val="Header"/>
          </w:pPr>
          <w:r>
            <w:t>Rev. Date:</w:t>
          </w:r>
        </w:p>
      </w:tc>
      <w:tc>
        <w:tcPr>
          <w:tcW w:w="1350" w:type="dxa"/>
        </w:tcPr>
        <w:p w:rsidR="000873B0" w:rsidRDefault="000873B0" w:rsidP="00CF57E6">
          <w:pPr>
            <w:pStyle w:val="Header"/>
          </w:pPr>
          <w:del w:id="29" w:author="Ahmed, Rijvi" w:date="2015-01-30T11:27:00Z">
            <w:r w:rsidDel="00547B04">
              <w:rPr>
                <w:noProof/>
              </w:rPr>
              <w:delText>1-Dec-14</w:delText>
            </w:r>
          </w:del>
          <w:ins w:id="30" w:author="Ahmed, Rijvi" w:date="2015-01-30T11:43:00Z">
            <w:r w:rsidR="000E23F2">
              <w:rPr>
                <w:noProof/>
              </w:rPr>
              <w:t>05</w:t>
            </w:r>
          </w:ins>
          <w:ins w:id="31" w:author="Ahmed, Rijvi" w:date="2015-01-30T11:27:00Z">
            <w:r w:rsidR="000E23F2">
              <w:rPr>
                <w:noProof/>
              </w:rPr>
              <w:t xml:space="preserve"> </w:t>
            </w:r>
          </w:ins>
          <w:ins w:id="32" w:author="Ahmed, Rijvi" w:date="2015-01-30T11:43:00Z">
            <w:r w:rsidR="000E23F2">
              <w:rPr>
                <w:noProof/>
              </w:rPr>
              <w:t>Dec</w:t>
            </w:r>
          </w:ins>
          <w:ins w:id="33" w:author="Ahmed, Rijvi" w:date="2015-01-30T11:27:00Z">
            <w:r w:rsidR="00547B04">
              <w:rPr>
                <w:noProof/>
              </w:rPr>
              <w:t>-1</w:t>
            </w:r>
          </w:ins>
          <w:ins w:id="34" w:author="Ahmed, Rijvi" w:date="2015-01-30T11:43:00Z">
            <w:r w:rsidR="000E23F2">
              <w:rPr>
                <w:noProof/>
              </w:rPr>
              <w:t>4</w:t>
            </w:r>
          </w:ins>
        </w:p>
      </w:tc>
    </w:tr>
    <w:tr w:rsidR="000873B0">
      <w:trPr>
        <w:cantSplit/>
      </w:trPr>
      <w:tc>
        <w:tcPr>
          <w:tcW w:w="990" w:type="dxa"/>
        </w:tcPr>
        <w:p w:rsidR="000873B0" w:rsidRDefault="000873B0">
          <w:pPr>
            <w:pStyle w:val="Header"/>
          </w:pPr>
          <w:r>
            <w:t>Group:</w:t>
          </w:r>
        </w:p>
      </w:tc>
      <w:tc>
        <w:tcPr>
          <w:tcW w:w="1530" w:type="dxa"/>
        </w:tcPr>
        <w:p w:rsidR="000873B0" w:rsidRDefault="000873B0">
          <w:pPr>
            <w:pStyle w:val="Header"/>
          </w:pPr>
          <w:r>
            <w:t>ESG</w:t>
          </w:r>
        </w:p>
      </w:tc>
      <w:tc>
        <w:tcPr>
          <w:tcW w:w="1260" w:type="dxa"/>
        </w:tcPr>
        <w:p w:rsidR="000873B0" w:rsidRDefault="000873B0">
          <w:pPr>
            <w:pStyle w:val="Header"/>
          </w:pPr>
          <w:r>
            <w:t>Originator:</w:t>
          </w:r>
        </w:p>
      </w:tc>
      <w:tc>
        <w:tcPr>
          <w:tcW w:w="2610" w:type="dxa"/>
        </w:tcPr>
        <w:p w:rsidR="000873B0" w:rsidRDefault="000873B0">
          <w:pPr>
            <w:pStyle w:val="Header"/>
          </w:pPr>
          <w:r>
            <w:t>Vince Thomas</w:t>
          </w:r>
        </w:p>
      </w:tc>
      <w:tc>
        <w:tcPr>
          <w:tcW w:w="1170" w:type="dxa"/>
        </w:tcPr>
        <w:p w:rsidR="000873B0" w:rsidRDefault="000873B0">
          <w:pPr>
            <w:pStyle w:val="Header"/>
          </w:pPr>
          <w:r>
            <w:t>Page:</w:t>
          </w:r>
        </w:p>
      </w:tc>
      <w:tc>
        <w:tcPr>
          <w:tcW w:w="1350" w:type="dxa"/>
        </w:tcPr>
        <w:p w:rsidR="000873B0" w:rsidRDefault="000873B0">
          <w:pPr>
            <w:pStyle w:val="Header"/>
          </w:pPr>
          <w:r>
            <w:rPr>
              <w:rStyle w:val="PageNumber"/>
            </w:rPr>
            <w:fldChar w:fldCharType="begin"/>
          </w:r>
          <w:r>
            <w:rPr>
              <w:rStyle w:val="PageNumber"/>
            </w:rPr>
            <w:instrText xml:space="preserve"> PAGE </w:instrText>
          </w:r>
          <w:r>
            <w:rPr>
              <w:rStyle w:val="PageNumber"/>
            </w:rPr>
            <w:fldChar w:fldCharType="separate"/>
          </w:r>
          <w:r w:rsidR="00324EAA">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324EAA">
            <w:rPr>
              <w:rStyle w:val="PageNumber"/>
              <w:noProof/>
            </w:rPr>
            <w:t>21</w:t>
          </w:r>
          <w:r>
            <w:rPr>
              <w:rStyle w:val="PageNumber"/>
            </w:rPr>
            <w:fldChar w:fldCharType="end"/>
          </w:r>
        </w:p>
      </w:tc>
    </w:tr>
  </w:tbl>
  <w:p w:rsidR="000873B0" w:rsidRDefault="000873B0">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731"/>
    <w:rsid w:val="00003AB1"/>
    <w:rsid w:val="000311B2"/>
    <w:rsid w:val="00033A99"/>
    <w:rsid w:val="00042A52"/>
    <w:rsid w:val="000523AA"/>
    <w:rsid w:val="00072DA1"/>
    <w:rsid w:val="00076FC3"/>
    <w:rsid w:val="000873B0"/>
    <w:rsid w:val="000A0A92"/>
    <w:rsid w:val="000D19C6"/>
    <w:rsid w:val="000D7B6C"/>
    <w:rsid w:val="000E23F2"/>
    <w:rsid w:val="000E495E"/>
    <w:rsid w:val="000F765C"/>
    <w:rsid w:val="00107407"/>
    <w:rsid w:val="00107819"/>
    <w:rsid w:val="001152CF"/>
    <w:rsid w:val="00162286"/>
    <w:rsid w:val="00170BDE"/>
    <w:rsid w:val="00177A25"/>
    <w:rsid w:val="00181550"/>
    <w:rsid w:val="00187D47"/>
    <w:rsid w:val="001A574F"/>
    <w:rsid w:val="001B60DF"/>
    <w:rsid w:val="001C6FF8"/>
    <w:rsid w:val="001D42E4"/>
    <w:rsid w:val="001D438F"/>
    <w:rsid w:val="001D5FAD"/>
    <w:rsid w:val="001E1093"/>
    <w:rsid w:val="001F09B2"/>
    <w:rsid w:val="00202887"/>
    <w:rsid w:val="0020722A"/>
    <w:rsid w:val="002214B1"/>
    <w:rsid w:val="00221CA2"/>
    <w:rsid w:val="00236CE3"/>
    <w:rsid w:val="00242697"/>
    <w:rsid w:val="00251AC0"/>
    <w:rsid w:val="00253BB4"/>
    <w:rsid w:val="00260FDB"/>
    <w:rsid w:val="00276AD6"/>
    <w:rsid w:val="00294406"/>
    <w:rsid w:val="002C03D8"/>
    <w:rsid w:val="002C5167"/>
    <w:rsid w:val="002C78DD"/>
    <w:rsid w:val="00315335"/>
    <w:rsid w:val="003243AE"/>
    <w:rsid w:val="00324EAA"/>
    <w:rsid w:val="00332CC7"/>
    <w:rsid w:val="003351ED"/>
    <w:rsid w:val="00336664"/>
    <w:rsid w:val="003842E8"/>
    <w:rsid w:val="00387218"/>
    <w:rsid w:val="003A7CC2"/>
    <w:rsid w:val="003B36C8"/>
    <w:rsid w:val="003B5B21"/>
    <w:rsid w:val="003C4988"/>
    <w:rsid w:val="003C4D3F"/>
    <w:rsid w:val="003E09B7"/>
    <w:rsid w:val="003E43D0"/>
    <w:rsid w:val="003F292C"/>
    <w:rsid w:val="00402079"/>
    <w:rsid w:val="00406E60"/>
    <w:rsid w:val="00464496"/>
    <w:rsid w:val="00477B8E"/>
    <w:rsid w:val="00482BE8"/>
    <w:rsid w:val="004A58C2"/>
    <w:rsid w:val="004A781C"/>
    <w:rsid w:val="004C7397"/>
    <w:rsid w:val="004E45D0"/>
    <w:rsid w:val="004F0ADC"/>
    <w:rsid w:val="004F1417"/>
    <w:rsid w:val="004F1919"/>
    <w:rsid w:val="00541E8C"/>
    <w:rsid w:val="00542ABB"/>
    <w:rsid w:val="00547A0F"/>
    <w:rsid w:val="00547B04"/>
    <w:rsid w:val="005773D2"/>
    <w:rsid w:val="005A3D48"/>
    <w:rsid w:val="005B391B"/>
    <w:rsid w:val="005D4719"/>
    <w:rsid w:val="005D5FE4"/>
    <w:rsid w:val="005F6199"/>
    <w:rsid w:val="00616853"/>
    <w:rsid w:val="00616C72"/>
    <w:rsid w:val="00621CF9"/>
    <w:rsid w:val="00642572"/>
    <w:rsid w:val="0066609A"/>
    <w:rsid w:val="00674ADF"/>
    <w:rsid w:val="0067605C"/>
    <w:rsid w:val="006A11FF"/>
    <w:rsid w:val="006A38A8"/>
    <w:rsid w:val="006C4248"/>
    <w:rsid w:val="006C7443"/>
    <w:rsid w:val="006D33CC"/>
    <w:rsid w:val="006D3FEE"/>
    <w:rsid w:val="006F01A3"/>
    <w:rsid w:val="006F2907"/>
    <w:rsid w:val="00706174"/>
    <w:rsid w:val="007119A4"/>
    <w:rsid w:val="00712C9B"/>
    <w:rsid w:val="00713102"/>
    <w:rsid w:val="007138A6"/>
    <w:rsid w:val="007234B8"/>
    <w:rsid w:val="0072575B"/>
    <w:rsid w:val="00725EC5"/>
    <w:rsid w:val="00744D68"/>
    <w:rsid w:val="00756919"/>
    <w:rsid w:val="0076489D"/>
    <w:rsid w:val="00765B47"/>
    <w:rsid w:val="0078787C"/>
    <w:rsid w:val="00792FF0"/>
    <w:rsid w:val="007A69AC"/>
    <w:rsid w:val="007B1DE2"/>
    <w:rsid w:val="007D3872"/>
    <w:rsid w:val="007E32EC"/>
    <w:rsid w:val="00814ECF"/>
    <w:rsid w:val="008154E4"/>
    <w:rsid w:val="008242F0"/>
    <w:rsid w:val="00847702"/>
    <w:rsid w:val="008535B2"/>
    <w:rsid w:val="00857B1E"/>
    <w:rsid w:val="008910EF"/>
    <w:rsid w:val="008A02DC"/>
    <w:rsid w:val="008A532D"/>
    <w:rsid w:val="008A6D43"/>
    <w:rsid w:val="008A733D"/>
    <w:rsid w:val="008B0B28"/>
    <w:rsid w:val="008B3E94"/>
    <w:rsid w:val="008B6191"/>
    <w:rsid w:val="008C1CC9"/>
    <w:rsid w:val="008D3FBB"/>
    <w:rsid w:val="008D76C9"/>
    <w:rsid w:val="008E21B9"/>
    <w:rsid w:val="008E64F5"/>
    <w:rsid w:val="008F6DBB"/>
    <w:rsid w:val="00917916"/>
    <w:rsid w:val="00937013"/>
    <w:rsid w:val="00955F6A"/>
    <w:rsid w:val="00957470"/>
    <w:rsid w:val="00973E9B"/>
    <w:rsid w:val="00984731"/>
    <w:rsid w:val="0099714E"/>
    <w:rsid w:val="009A749D"/>
    <w:rsid w:val="009B20B1"/>
    <w:rsid w:val="009B20B2"/>
    <w:rsid w:val="009D3FA1"/>
    <w:rsid w:val="009D6E19"/>
    <w:rsid w:val="00A13322"/>
    <w:rsid w:val="00A21395"/>
    <w:rsid w:val="00A51E1E"/>
    <w:rsid w:val="00A55244"/>
    <w:rsid w:val="00A64225"/>
    <w:rsid w:val="00A77AE4"/>
    <w:rsid w:val="00A8153F"/>
    <w:rsid w:val="00A9100E"/>
    <w:rsid w:val="00AB2812"/>
    <w:rsid w:val="00AD731B"/>
    <w:rsid w:val="00AF32E4"/>
    <w:rsid w:val="00B04927"/>
    <w:rsid w:val="00B06512"/>
    <w:rsid w:val="00B12448"/>
    <w:rsid w:val="00B12FE2"/>
    <w:rsid w:val="00B328A5"/>
    <w:rsid w:val="00B4032B"/>
    <w:rsid w:val="00B54697"/>
    <w:rsid w:val="00B75559"/>
    <w:rsid w:val="00B905A7"/>
    <w:rsid w:val="00B965BE"/>
    <w:rsid w:val="00BA0496"/>
    <w:rsid w:val="00BA551C"/>
    <w:rsid w:val="00BA7A3C"/>
    <w:rsid w:val="00BB6373"/>
    <w:rsid w:val="00BD008B"/>
    <w:rsid w:val="00BD15D2"/>
    <w:rsid w:val="00BD3DFF"/>
    <w:rsid w:val="00BE3A65"/>
    <w:rsid w:val="00BF364D"/>
    <w:rsid w:val="00BF7851"/>
    <w:rsid w:val="00BF799B"/>
    <w:rsid w:val="00C04BC5"/>
    <w:rsid w:val="00C0560A"/>
    <w:rsid w:val="00C103FB"/>
    <w:rsid w:val="00C22402"/>
    <w:rsid w:val="00C33C7F"/>
    <w:rsid w:val="00C3414A"/>
    <w:rsid w:val="00C34C66"/>
    <w:rsid w:val="00C35BD3"/>
    <w:rsid w:val="00C40BEF"/>
    <w:rsid w:val="00C423B7"/>
    <w:rsid w:val="00C57702"/>
    <w:rsid w:val="00C62CB6"/>
    <w:rsid w:val="00C64B6F"/>
    <w:rsid w:val="00C70666"/>
    <w:rsid w:val="00C72FFA"/>
    <w:rsid w:val="00CC3419"/>
    <w:rsid w:val="00CE5A37"/>
    <w:rsid w:val="00CF57E6"/>
    <w:rsid w:val="00D04BEB"/>
    <w:rsid w:val="00D16CEE"/>
    <w:rsid w:val="00D262F6"/>
    <w:rsid w:val="00D26D95"/>
    <w:rsid w:val="00D53ED3"/>
    <w:rsid w:val="00D6017B"/>
    <w:rsid w:val="00D85D3A"/>
    <w:rsid w:val="00D94BDD"/>
    <w:rsid w:val="00DC7E08"/>
    <w:rsid w:val="00DE3A0A"/>
    <w:rsid w:val="00DE4889"/>
    <w:rsid w:val="00E11499"/>
    <w:rsid w:val="00E24F45"/>
    <w:rsid w:val="00E25007"/>
    <w:rsid w:val="00E3349F"/>
    <w:rsid w:val="00E45538"/>
    <w:rsid w:val="00E45E5D"/>
    <w:rsid w:val="00E5472B"/>
    <w:rsid w:val="00E57C42"/>
    <w:rsid w:val="00E622BE"/>
    <w:rsid w:val="00EB3BD7"/>
    <w:rsid w:val="00EB3F2F"/>
    <w:rsid w:val="00EF6284"/>
    <w:rsid w:val="00F06644"/>
    <w:rsid w:val="00F31D92"/>
    <w:rsid w:val="00F648ED"/>
    <w:rsid w:val="00F82E8E"/>
    <w:rsid w:val="00F957FA"/>
    <w:rsid w:val="00F96E77"/>
    <w:rsid w:val="00FB2942"/>
    <w:rsid w:val="00FB419F"/>
    <w:rsid w:val="00FB432D"/>
    <w:rsid w:val="00FE59A7"/>
    <w:rsid w:val="00FF4D08"/>
    <w:rsid w:val="00FF7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5F6199"/>
    <w:pPr>
      <w:spacing w:after="0"/>
    </w:pPr>
    <w:rPr>
      <w:rFonts w:ascii="Tahoma" w:hAnsi="Tahoma" w:cs="Tahoma"/>
      <w:sz w:val="16"/>
      <w:szCs w:val="16"/>
    </w:rPr>
  </w:style>
  <w:style w:type="character" w:customStyle="1" w:styleId="BalloonTextChar">
    <w:name w:val="Balloon Text Char"/>
    <w:link w:val="BalloonText"/>
    <w:uiPriority w:val="99"/>
    <w:semiHidden/>
    <w:rsid w:val="005F6199"/>
    <w:rPr>
      <w:rFonts w:ascii="Tahoma" w:hAnsi="Tahoma" w:cs="Tahoma"/>
      <w:sz w:val="16"/>
      <w:szCs w:val="16"/>
    </w:rPr>
  </w:style>
  <w:style w:type="table" w:styleId="TableGrid">
    <w:name w:val="Table Grid"/>
    <w:basedOn w:val="TableNormal"/>
    <w:uiPriority w:val="59"/>
    <w:rsid w:val="00477B8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link w:val="Heading3"/>
    <w:rsid w:val="00765B47"/>
    <w:rPr>
      <w:rFonts w:ascii="Arial" w:hAnsi="Arial"/>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5F6199"/>
    <w:pPr>
      <w:spacing w:after="0"/>
    </w:pPr>
    <w:rPr>
      <w:rFonts w:ascii="Tahoma" w:hAnsi="Tahoma" w:cs="Tahoma"/>
      <w:sz w:val="16"/>
      <w:szCs w:val="16"/>
    </w:rPr>
  </w:style>
  <w:style w:type="character" w:customStyle="1" w:styleId="BalloonTextChar">
    <w:name w:val="Balloon Text Char"/>
    <w:link w:val="BalloonText"/>
    <w:uiPriority w:val="99"/>
    <w:semiHidden/>
    <w:rsid w:val="005F6199"/>
    <w:rPr>
      <w:rFonts w:ascii="Tahoma" w:hAnsi="Tahoma" w:cs="Tahoma"/>
      <w:sz w:val="16"/>
      <w:szCs w:val="16"/>
    </w:rPr>
  </w:style>
  <w:style w:type="table" w:styleId="TableGrid">
    <w:name w:val="Table Grid"/>
    <w:basedOn w:val="TableNormal"/>
    <w:uiPriority w:val="59"/>
    <w:rsid w:val="00477B8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link w:val="Heading3"/>
    <w:rsid w:val="00765B47"/>
    <w:rPr>
      <w:rFonts w:ascii="Arial" w:hAnsi="Arial"/>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955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theme" Target="theme/theme1.xml"/><Relationship Id="rId10" Type="http://schemas.openxmlformats.org/officeDocument/2006/relationships/oleObject" Target="embeddings/Microsoft_Excel_97-2003_Worksheet1.xls"/><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0</TotalTime>
  <Pages>21</Pages>
  <Words>1978</Words>
  <Characters>11277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13229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lastModifiedBy>Ahmed, Rijvi</cp:lastModifiedBy>
  <cp:revision>2</cp:revision>
  <cp:lastPrinted>2011-03-22T00:04:00Z</cp:lastPrinted>
  <dcterms:created xsi:type="dcterms:W3CDTF">2015-01-30T17:32:00Z</dcterms:created>
  <dcterms:modified xsi:type="dcterms:W3CDTF">2015-01-30T17:32:00Z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Digital Phase Reasonableness Diagnostic</vt:lpwstr>
  </property>
  <property fmtid="{D5CDD505-2E9C-101B-9397-08002B2CF9AE}" pid="3" name="MDDRevNum">
    <vt:lpwstr>4.0</vt:lpwstr>
  </property>
  <property fmtid="{D5CDD505-2E9C-101B-9397-08002B2CF9AE}" pid="4" name="Module Layer">
    <vt:lpwstr>0</vt:lpwstr>
  </property>
  <property fmtid="{D5CDD505-2E9C-101B-9397-08002B2CF9AE}" pid="5" name="Module Name">
    <vt:lpwstr>DigPhsReasDiag</vt:lpwstr>
  </property>
  <property fmtid="{D5CDD505-2E9C-101B-9397-08002B2CF9AE}" pid="6" name="Product Line">
    <vt:lpwstr>Gen II+ EPS EA3</vt:lpwstr>
  </property>
</Properties>
</file>