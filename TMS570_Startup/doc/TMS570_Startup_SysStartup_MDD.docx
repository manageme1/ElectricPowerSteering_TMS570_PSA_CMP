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rsidP="008825C7">
      <w:pPr>
        <w:pStyle w:val="Heading1"/>
        <w:numPr>
          <w:ilvl w:val="0"/>
          <w:numId w:val="0"/>
        </w:numPr>
      </w:pPr>
      <w:proofErr w:type="gramStart"/>
      <w:r>
        <w:t>Module  --</w:t>
      </w:r>
      <w:proofErr w:type="gramEnd"/>
      <w:r>
        <w:t xml:space="preserve"> </w:t>
      </w:r>
      <w:r w:rsidR="00391F59">
        <w:fldChar w:fldCharType="begin"/>
      </w:r>
      <w:r w:rsidR="00391F59">
        <w:instrText xml:space="preserve"> DOCPROPERTY "Document Title"  \* MERGEFORMAT </w:instrText>
      </w:r>
      <w:r w:rsidR="00391F59">
        <w:fldChar w:fldCharType="separate"/>
      </w:r>
      <w:r w:rsidR="008825C7">
        <w:t xml:space="preserve">TMS570 Startup - </w:t>
      </w:r>
      <w:proofErr w:type="spellStart"/>
      <w:r w:rsidR="008825C7">
        <w:t>SysStartup</w:t>
      </w:r>
      <w:proofErr w:type="spellEnd"/>
      <w:r w:rsidR="00391F59">
        <w:fldChar w:fldCharType="end"/>
      </w:r>
      <w:r w:rsidR="007D7660">
        <w:fldChar w:fldCharType="begin"/>
      </w:r>
      <w:r>
        <w:instrText xml:space="preserve"> DOCVARIABLE "MDDRevNum" \* MERGEFORMAT </w:instrText>
      </w:r>
      <w:r w:rsidR="007D7660">
        <w:fldChar w:fldCharType="end"/>
      </w:r>
      <w:r w:rsidR="007D7660">
        <w:fldChar w:fldCharType="begin"/>
      </w:r>
      <w:r>
        <w:instrText xml:space="preserve"> DOCVARIABLE "MDDRevNum" \* MERGEFORMAT </w:instrText>
      </w:r>
      <w:r w:rsidR="007D7660">
        <w:fldChar w:fldCharType="end"/>
      </w:r>
    </w:p>
    <w:p w:rsidR="004A781C" w:rsidRDefault="004A781C">
      <w:pPr>
        <w:pStyle w:val="Heading1"/>
      </w:pPr>
      <w:r>
        <w:t>High-Level Description</w:t>
      </w:r>
    </w:p>
    <w:p w:rsidR="004A781C" w:rsidRDefault="008825C7">
      <w:r>
        <w:t>This module outlines the functionality of the system startup functions of the TMS570.  This code is intended to be run starting at the reset vector.</w:t>
      </w:r>
    </w:p>
    <w:p w:rsidR="004A781C" w:rsidRDefault="004A781C">
      <w:pPr>
        <w:pStyle w:val="Heading1"/>
      </w:pPr>
      <w:r>
        <w:t>Figures</w:t>
      </w:r>
    </w:p>
    <w:p w:rsidR="004A781C" w:rsidRDefault="004A781C">
      <w:pPr>
        <w:pStyle w:val="Heading2"/>
      </w:pPr>
      <w:r>
        <w:t>Diagram – Function Data Sharing</w:t>
      </w:r>
    </w:p>
    <w:p w:rsidR="004A781C" w:rsidRDefault="004A781C">
      <w:r>
        <w:t>This diagram shows all data that is shared between functions within the module.</w:t>
      </w:r>
    </w:p>
    <w:p w:rsidR="004A781C" w:rsidRDefault="00393259">
      <w:r>
        <w:t>No Shared Data</w:t>
      </w: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894440" w:rsidP="00F957FA">
            <w:pPr>
              <w:spacing w:before="100" w:beforeAutospacing="1" w:after="100" w:afterAutospacing="1"/>
              <w:rPr>
                <w:rFonts w:ascii="Arial" w:hAnsi="Arial" w:cs="Arial"/>
                <w:sz w:val="16"/>
                <w:szCs w:val="16"/>
              </w:rPr>
            </w:pPr>
            <w:proofErr w:type="spellStart"/>
            <w:r w:rsidRPr="00894440">
              <w:rPr>
                <w:rFonts w:ascii="Arial" w:hAnsi="Arial" w:cs="Arial"/>
                <w:sz w:val="16"/>
                <w:szCs w:val="16"/>
              </w:rPr>
              <w:t>ResetCause_Cnt_Enum</w:t>
            </w:r>
            <w:proofErr w:type="spellEnd"/>
          </w:p>
        </w:tc>
        <w:tc>
          <w:tcPr>
            <w:tcW w:w="4455" w:type="dxa"/>
            <w:vAlign w:val="center"/>
          </w:tcPr>
          <w:p w:rsidR="006D33CC" w:rsidRPr="004B5BE2" w:rsidRDefault="00894440" w:rsidP="00F957FA">
            <w:pPr>
              <w:spacing w:before="100" w:beforeAutospacing="1" w:after="100" w:afterAutospacing="1"/>
              <w:rPr>
                <w:rFonts w:ascii="Arial" w:hAnsi="Arial" w:cs="Arial"/>
                <w:sz w:val="16"/>
                <w:szCs w:val="16"/>
              </w:rPr>
            </w:pPr>
            <w:proofErr w:type="spellStart"/>
            <w:r w:rsidRPr="00894440">
              <w:rPr>
                <w:rFonts w:ascii="Arial" w:hAnsi="Arial" w:cs="Arial"/>
                <w:sz w:val="16"/>
                <w:szCs w:val="16"/>
              </w:rPr>
              <w:t>ResetCause_Cnt_Enum</w:t>
            </w:r>
            <w:proofErr w:type="spellEnd"/>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215"/>
        <w:gridCol w:w="2250"/>
      </w:tblGrid>
      <w:tr w:rsidR="00BD008B" w:rsidTr="00F957FA">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r>
              <w:rPr>
                <w:rFonts w:ascii="Arial" w:hAnsi="Arial" w:cs="Arial"/>
                <w:sz w:val="16"/>
              </w:rPr>
              <w:t>&lt;None&gt;</w:t>
            </w: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65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993"/>
      </w:tblGrid>
      <w:tr w:rsidR="00FE2B9B" w:rsidTr="00FE2B9B">
        <w:tc>
          <w:tcPr>
            <w:tcW w:w="3348" w:type="dxa"/>
            <w:shd w:val="pct30" w:color="FFFF00" w:fill="FFFFFF"/>
          </w:tcPr>
          <w:p w:rsidR="00FE2B9B" w:rsidRDefault="00FE2B9B"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Element Name</w:t>
            </w:r>
          </w:p>
        </w:tc>
        <w:tc>
          <w:tcPr>
            <w:tcW w:w="993"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Value</w:t>
            </w:r>
          </w:p>
        </w:tc>
      </w:tr>
      <w:tr w:rsidR="00FE2B9B" w:rsidTr="00FE2B9B">
        <w:tc>
          <w:tcPr>
            <w:tcW w:w="3348" w:type="dxa"/>
          </w:tcPr>
          <w:p w:rsidR="00FE2B9B" w:rsidRDefault="00FE2B9B" w:rsidP="00F957FA">
            <w:pPr>
              <w:spacing w:before="60"/>
              <w:rPr>
                <w:rFonts w:ascii="Arial" w:hAnsi="Arial" w:cs="Arial"/>
                <w:sz w:val="16"/>
              </w:rPr>
            </w:pPr>
            <w:proofErr w:type="spellStart"/>
            <w:r>
              <w:rPr>
                <w:rFonts w:ascii="Arial" w:hAnsi="Arial" w:cs="Arial"/>
                <w:sz w:val="16"/>
              </w:rPr>
              <w:t>enum</w:t>
            </w:r>
            <w:proofErr w:type="spellEnd"/>
            <w:r>
              <w:rPr>
                <w:rFonts w:ascii="Arial" w:hAnsi="Arial" w:cs="Arial"/>
                <w:sz w:val="16"/>
              </w:rPr>
              <w:t xml:space="preserve"> </w:t>
            </w:r>
            <w:proofErr w:type="spellStart"/>
            <w:r w:rsidRPr="001107F6">
              <w:rPr>
                <w:rFonts w:ascii="Arial" w:hAnsi="Arial" w:cs="Arial"/>
                <w:sz w:val="16"/>
              </w:rPr>
              <w:t>systemClockSource</w:t>
            </w:r>
            <w:proofErr w:type="spellEnd"/>
          </w:p>
        </w:tc>
        <w:tc>
          <w:tcPr>
            <w:tcW w:w="2160" w:type="dxa"/>
          </w:tcPr>
          <w:p w:rsidR="00FE2B9B" w:rsidRDefault="00FE2B9B" w:rsidP="001107F6">
            <w:pPr>
              <w:spacing w:before="60"/>
              <w:rPr>
                <w:rFonts w:ascii="Arial" w:hAnsi="Arial" w:cs="Arial"/>
                <w:sz w:val="16"/>
              </w:rPr>
            </w:pPr>
            <w:r w:rsidRPr="00DC74A4">
              <w:rPr>
                <w:rFonts w:ascii="Arial" w:hAnsi="Arial" w:cs="Arial"/>
                <w:sz w:val="16"/>
              </w:rPr>
              <w:t>SYS_OSC</w:t>
            </w:r>
          </w:p>
        </w:tc>
        <w:tc>
          <w:tcPr>
            <w:tcW w:w="993" w:type="dxa"/>
          </w:tcPr>
          <w:p w:rsidR="00FE2B9B" w:rsidRDefault="00FE2B9B" w:rsidP="00F957FA">
            <w:pPr>
              <w:spacing w:before="60"/>
              <w:rPr>
                <w:rFonts w:ascii="Arial" w:hAnsi="Arial" w:cs="Arial"/>
                <w:sz w:val="16"/>
              </w:rPr>
            </w:pPr>
            <w:r>
              <w:rPr>
                <w:rFonts w:ascii="Arial" w:hAnsi="Arial" w:cs="Arial"/>
                <w:sz w:val="16"/>
              </w:rPr>
              <w:t>0</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Default="00FE2B9B" w:rsidP="00F957FA">
            <w:pPr>
              <w:spacing w:before="60"/>
              <w:rPr>
                <w:rFonts w:ascii="Arial" w:hAnsi="Arial" w:cs="Arial"/>
                <w:sz w:val="16"/>
              </w:rPr>
            </w:pPr>
            <w:r w:rsidRPr="00DC74A4">
              <w:rPr>
                <w:rFonts w:ascii="Arial" w:hAnsi="Arial" w:cs="Arial"/>
                <w:sz w:val="16"/>
              </w:rPr>
              <w:t>SYS_PLL1</w:t>
            </w:r>
          </w:p>
        </w:tc>
        <w:tc>
          <w:tcPr>
            <w:tcW w:w="993" w:type="dxa"/>
          </w:tcPr>
          <w:p w:rsidR="00FE2B9B" w:rsidRDefault="00FE2B9B" w:rsidP="00F957FA">
            <w:pPr>
              <w:spacing w:before="60"/>
              <w:rPr>
                <w:rFonts w:ascii="Arial" w:hAnsi="Arial" w:cs="Arial"/>
                <w:sz w:val="16"/>
              </w:rPr>
            </w:pPr>
            <w:r>
              <w:rPr>
                <w:rFonts w:ascii="Arial" w:hAnsi="Arial" w:cs="Arial"/>
                <w:sz w:val="16"/>
              </w:rPr>
              <w:t>1</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SYS_EXTERNAL1</w:t>
            </w:r>
          </w:p>
        </w:tc>
        <w:tc>
          <w:tcPr>
            <w:tcW w:w="993" w:type="dxa"/>
          </w:tcPr>
          <w:p w:rsidR="00FE2B9B" w:rsidRDefault="00FE2B9B" w:rsidP="00F957FA">
            <w:pPr>
              <w:spacing w:before="60"/>
              <w:rPr>
                <w:rFonts w:ascii="Arial" w:hAnsi="Arial" w:cs="Arial"/>
                <w:sz w:val="16"/>
              </w:rPr>
            </w:pPr>
            <w:r>
              <w:rPr>
                <w:rFonts w:ascii="Arial" w:hAnsi="Arial" w:cs="Arial"/>
                <w:sz w:val="16"/>
              </w:rPr>
              <w:t>3</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SYS_LPO_LOW</w:t>
            </w:r>
          </w:p>
        </w:tc>
        <w:tc>
          <w:tcPr>
            <w:tcW w:w="993" w:type="dxa"/>
          </w:tcPr>
          <w:p w:rsidR="00FE2B9B" w:rsidRDefault="00FE2B9B" w:rsidP="00F957FA">
            <w:pPr>
              <w:spacing w:before="60"/>
              <w:rPr>
                <w:rFonts w:ascii="Arial" w:hAnsi="Arial" w:cs="Arial"/>
                <w:sz w:val="16"/>
              </w:rPr>
            </w:pPr>
            <w:r>
              <w:rPr>
                <w:rFonts w:ascii="Arial" w:hAnsi="Arial" w:cs="Arial"/>
                <w:sz w:val="16"/>
              </w:rPr>
              <w:t>4</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SYS_LPO_HIGH</w:t>
            </w:r>
          </w:p>
        </w:tc>
        <w:tc>
          <w:tcPr>
            <w:tcW w:w="993" w:type="dxa"/>
          </w:tcPr>
          <w:p w:rsidR="00FE2B9B" w:rsidRDefault="00FE2B9B" w:rsidP="00F957FA">
            <w:pPr>
              <w:spacing w:before="60"/>
              <w:rPr>
                <w:rFonts w:ascii="Arial" w:hAnsi="Arial" w:cs="Arial"/>
                <w:sz w:val="16"/>
              </w:rPr>
            </w:pPr>
            <w:r>
              <w:rPr>
                <w:rFonts w:ascii="Arial" w:hAnsi="Arial" w:cs="Arial"/>
                <w:sz w:val="16"/>
              </w:rPr>
              <w:t>5</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SYS_PLL2</w:t>
            </w:r>
          </w:p>
        </w:tc>
        <w:tc>
          <w:tcPr>
            <w:tcW w:w="993" w:type="dxa"/>
          </w:tcPr>
          <w:p w:rsidR="00FE2B9B" w:rsidRDefault="00FE2B9B" w:rsidP="00F957FA">
            <w:pPr>
              <w:spacing w:before="60"/>
              <w:rPr>
                <w:rFonts w:ascii="Arial" w:hAnsi="Arial" w:cs="Arial"/>
                <w:sz w:val="16"/>
              </w:rPr>
            </w:pPr>
            <w:r>
              <w:rPr>
                <w:rFonts w:ascii="Arial" w:hAnsi="Arial" w:cs="Arial"/>
                <w:sz w:val="16"/>
              </w:rPr>
              <w:t>6</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SYS_EXTERNAL2</w:t>
            </w:r>
          </w:p>
        </w:tc>
        <w:tc>
          <w:tcPr>
            <w:tcW w:w="993" w:type="dxa"/>
          </w:tcPr>
          <w:p w:rsidR="00FE2B9B" w:rsidRDefault="00FE2B9B" w:rsidP="00F957FA">
            <w:pPr>
              <w:spacing w:before="60"/>
              <w:rPr>
                <w:rFonts w:ascii="Arial" w:hAnsi="Arial" w:cs="Arial"/>
                <w:sz w:val="16"/>
              </w:rPr>
            </w:pPr>
            <w:r>
              <w:rPr>
                <w:rFonts w:ascii="Arial" w:hAnsi="Arial" w:cs="Arial"/>
                <w:sz w:val="16"/>
              </w:rPr>
              <w:t>7</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SYS_VCLK</w:t>
            </w:r>
          </w:p>
        </w:tc>
        <w:tc>
          <w:tcPr>
            <w:tcW w:w="993" w:type="dxa"/>
          </w:tcPr>
          <w:p w:rsidR="00FE2B9B" w:rsidRDefault="00FE2B9B" w:rsidP="00F957FA">
            <w:pPr>
              <w:spacing w:before="60"/>
              <w:rPr>
                <w:rFonts w:ascii="Arial" w:hAnsi="Arial" w:cs="Arial"/>
                <w:sz w:val="16"/>
              </w:rPr>
            </w:pPr>
            <w:r>
              <w:rPr>
                <w:rFonts w:ascii="Arial" w:hAnsi="Arial" w:cs="Arial"/>
                <w:sz w:val="16"/>
              </w:rPr>
              <w:t>9</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D3DFF">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D_OTP1BITERRADDR_CNT_U32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0xF00803F4</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D_OTP2BITERRADDR_CNT_U32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0xF00803FC</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F957FA">
            <w:pPr>
              <w:spacing w:before="60"/>
              <w:rPr>
                <w:rFonts w:ascii="Arial" w:hAnsi="Arial" w:cs="Arial"/>
                <w:sz w:val="16"/>
              </w:rPr>
            </w:pPr>
            <w:r>
              <w:rPr>
                <w:rFonts w:ascii="Arial" w:hAnsi="Arial" w:cs="Arial"/>
                <w:sz w:val="16"/>
              </w:rPr>
              <w:t>D_DPRAMSELECT_CNT_U32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0x4</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S</w:t>
            </w:r>
            <w:r w:rsidRPr="00742147">
              <w:rPr>
                <w:rFonts w:ascii="Arial" w:hAnsi="Arial" w:cs="Arial"/>
                <w:sz w:val="16"/>
              </w:rPr>
              <w:t>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D_EFCAUTOLOADERROREN_CNT_U32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0x00040000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0x00080000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D_EFCINSTRUCTIONINFOEN_CNT_U32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0x00100000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0x00200000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D_EFCSELFTESTDONE_CNT_U32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0x00008000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0x00004000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D_OUTPUTENABLE_CNT_U32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0x0003C000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0x18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525AA7" w:rsidP="00F957FA">
            <w:pPr>
              <w:spacing w:before="60"/>
              <w:rPr>
                <w:rFonts w:ascii="Arial" w:hAnsi="Arial" w:cs="Arial"/>
                <w:sz w:val="16"/>
              </w:rPr>
            </w:pPr>
            <w:r w:rsidRPr="00525AA7">
              <w:rPr>
                <w:rFonts w:ascii="Arial" w:hAnsi="Arial" w:cs="Arial"/>
                <w:sz w:val="16"/>
              </w:rPr>
              <w:t>D_LPOTRIMVALUE_CNT_U32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((*(uint32*)0xF00801B4</w:t>
            </w:r>
            <w:r w:rsidRPr="00B60A3F">
              <w:rPr>
                <w:rFonts w:ascii="Arial" w:hAnsi="Arial" w:cs="Arial"/>
                <w:sz w:val="16"/>
              </w:rPr>
              <w:t>) &amp; 0xFFFF0000)&gt;&gt;16</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6155C0" w:rsidP="00F957FA">
            <w:pPr>
              <w:spacing w:before="60"/>
              <w:rPr>
                <w:rFonts w:ascii="Arial" w:hAnsi="Arial" w:cs="Arial"/>
                <w:sz w:val="16"/>
              </w:rPr>
            </w:pPr>
            <w:r>
              <w:rPr>
                <w:rFonts w:ascii="Arial" w:hAnsi="Arial" w:cs="Arial"/>
                <w:sz w:val="16"/>
              </w:rPr>
              <w:t>D_</w:t>
            </w:r>
            <w:r w:rsidR="005B3FF9" w:rsidRPr="002A6992">
              <w:rPr>
                <w:rFonts w:ascii="Arial" w:hAnsi="Arial" w:cs="Arial"/>
                <w:sz w:val="16"/>
              </w:rPr>
              <w:t>PLLSLIPMASK</w:t>
            </w:r>
            <w:r>
              <w:rPr>
                <w:rFonts w:ascii="Arial" w:hAnsi="Arial" w:cs="Arial"/>
                <w:sz w:val="16"/>
              </w:rPr>
              <w:t>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0x00000300</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D_LOWBYTEMASK_CNT_U32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0x0000000FFUL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D_CURRENTLPOTRIMMASK_CNT_U32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0x00000FFFFUL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D_LPOMONLFTRIMMASK_CNT_U32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0xFFFFFF00UL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B3FF9" w:rsidRDefault="005B3FF9" w:rsidP="00F957FA">
            <w:pPr>
              <w:spacing w:before="60"/>
              <w:rPr>
                <w:rFonts w:ascii="Arial" w:hAnsi="Arial" w:cs="Arial"/>
                <w:sz w:val="16"/>
              </w:rPr>
            </w:pPr>
            <w:r w:rsidRPr="005B3FF9">
              <w:rPr>
                <w:rFonts w:ascii="Arial" w:hAnsi="Arial" w:cs="Arial"/>
                <w:sz w:val="16"/>
              </w:rPr>
              <w:lastRenderedPageBreak/>
              <w:t>D_LPOMONHFTRIMMASK_CNT_U32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0xFFFF00FFUL</w:t>
            </w:r>
          </w:p>
        </w:tc>
      </w:tr>
      <w:tr w:rsidR="00C215E1" w:rsidTr="00F957FA">
        <w:tc>
          <w:tcPr>
            <w:tcW w:w="3888"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D_OTPRAMDEVICEADDR_CNT_U32</w:t>
            </w:r>
          </w:p>
        </w:tc>
        <w:tc>
          <w:tcPr>
            <w:tcW w:w="1680" w:type="dxa"/>
            <w:tcBorders>
              <w:top w:val="single" w:sz="6" w:space="0" w:color="auto"/>
              <w:left w:val="single" w:sz="6" w:space="0" w:color="auto"/>
              <w:bottom w:val="single" w:sz="6" w:space="0" w:color="auto"/>
              <w:right w:val="single" w:sz="6" w:space="0" w:color="auto"/>
            </w:tcBorders>
          </w:tcPr>
          <w:p w:rsidR="00C215E1" w:rsidRDefault="00C215E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C215E1" w:rsidRPr="001F768A" w:rsidRDefault="00C215E1"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0xF0080148u</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D_ESRAM5ENABLE_CNT_U32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0x01&lt;&lt;20</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D_ESRAM6ENABLE_CNT_U32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0x01&lt;&lt;21</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D_ESRAM8ENABLE_CNT_U32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0x01&lt;&lt;27</w:t>
            </w:r>
          </w:p>
        </w:tc>
      </w:tr>
      <w:tr w:rsidR="004E3E32" w:rsidTr="00F957FA">
        <w:tc>
          <w:tcPr>
            <w:tcW w:w="3888" w:type="dxa"/>
            <w:tcBorders>
              <w:top w:val="single" w:sz="6" w:space="0" w:color="auto"/>
              <w:left w:val="single" w:sz="6" w:space="0" w:color="auto"/>
              <w:bottom w:val="single" w:sz="6" w:space="0" w:color="auto"/>
              <w:right w:val="single" w:sz="6" w:space="0" w:color="auto"/>
            </w:tcBorders>
          </w:tcPr>
          <w:p w:rsidR="004E3E32" w:rsidRPr="001C4353" w:rsidRDefault="004E3E32" w:rsidP="001C4353">
            <w:pPr>
              <w:spacing w:before="60"/>
              <w:rPr>
                <w:rFonts w:ascii="Arial" w:hAnsi="Arial" w:cs="Arial"/>
                <w:sz w:val="16"/>
              </w:rPr>
            </w:pPr>
            <w:r w:rsidRPr="00E27331">
              <w:rPr>
                <w:rFonts w:ascii="Arial" w:hAnsi="Arial" w:cs="Arial"/>
                <w:sz w:val="16"/>
              </w:rPr>
              <w:t>D_EEPROMFLASHWIDTH_CNT_U32</w:t>
            </w:r>
          </w:p>
        </w:tc>
        <w:tc>
          <w:tcPr>
            <w:tcW w:w="1680" w:type="dxa"/>
            <w:tcBorders>
              <w:top w:val="single" w:sz="6" w:space="0" w:color="auto"/>
              <w:left w:val="single" w:sz="6" w:space="0" w:color="auto"/>
              <w:bottom w:val="single" w:sz="6" w:space="0" w:color="auto"/>
              <w:right w:val="single" w:sz="6" w:space="0" w:color="auto"/>
            </w:tcBorders>
          </w:tcPr>
          <w:p w:rsidR="004E3E32" w:rsidRDefault="004E3E3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E3E32" w:rsidRDefault="004E3E32"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4E3E32" w:rsidRPr="001C4353" w:rsidRDefault="004E3E32" w:rsidP="00F957FA">
            <w:pPr>
              <w:spacing w:before="60"/>
              <w:rPr>
                <w:rFonts w:ascii="Arial" w:hAnsi="Arial" w:cs="Arial"/>
                <w:sz w:val="16"/>
              </w:rPr>
            </w:pPr>
            <w:r w:rsidRPr="00E27331">
              <w:rPr>
                <w:rFonts w:ascii="Arial" w:hAnsi="Arial" w:cs="Arial"/>
                <w:sz w:val="16"/>
              </w:rPr>
              <w:t>(((*(uint32*)0xFFF87400U) &amp; 0xFFF00000U)&gt;&gt;20)</w:t>
            </w:r>
          </w:p>
        </w:tc>
      </w:tr>
      <w:tr w:rsidR="004E3E32" w:rsidTr="00F957FA">
        <w:tc>
          <w:tcPr>
            <w:tcW w:w="3888" w:type="dxa"/>
            <w:tcBorders>
              <w:top w:val="single" w:sz="6" w:space="0" w:color="auto"/>
              <w:left w:val="single" w:sz="6" w:space="0" w:color="auto"/>
              <w:bottom w:val="single" w:sz="6" w:space="0" w:color="auto"/>
              <w:right w:val="single" w:sz="6" w:space="0" w:color="auto"/>
            </w:tcBorders>
          </w:tcPr>
          <w:p w:rsidR="004E3E32" w:rsidRPr="00E27331" w:rsidRDefault="004E3E32" w:rsidP="001C4353">
            <w:pPr>
              <w:spacing w:before="60"/>
              <w:rPr>
                <w:rFonts w:ascii="Arial" w:hAnsi="Arial" w:cs="Arial"/>
                <w:sz w:val="16"/>
              </w:rPr>
            </w:pPr>
            <w:r w:rsidRPr="00E27331">
              <w:rPr>
                <w:rFonts w:ascii="Arial" w:hAnsi="Arial" w:cs="Arial"/>
                <w:sz w:val="16"/>
              </w:rPr>
              <w:t>D_FLASHWIDTHARCHER_CNT_U32</w:t>
            </w:r>
          </w:p>
        </w:tc>
        <w:tc>
          <w:tcPr>
            <w:tcW w:w="1680" w:type="dxa"/>
            <w:tcBorders>
              <w:top w:val="single" w:sz="6" w:space="0" w:color="auto"/>
              <w:left w:val="single" w:sz="6" w:space="0" w:color="auto"/>
              <w:bottom w:val="single" w:sz="6" w:space="0" w:color="auto"/>
              <w:right w:val="single" w:sz="6" w:space="0" w:color="auto"/>
            </w:tcBorders>
          </w:tcPr>
          <w:p w:rsidR="004E3E32" w:rsidRDefault="004E3E3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E3E32" w:rsidRDefault="004E3E32"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4E3E32" w:rsidRPr="00E27331" w:rsidRDefault="004E3E32" w:rsidP="00F957FA">
            <w:pPr>
              <w:spacing w:before="60"/>
              <w:rPr>
                <w:rFonts w:ascii="Arial" w:hAnsi="Arial" w:cs="Arial"/>
                <w:sz w:val="16"/>
              </w:rPr>
            </w:pPr>
            <w:r>
              <w:rPr>
                <w:rFonts w:ascii="Arial" w:hAnsi="Arial" w:cs="Arial"/>
                <w:sz w:val="16"/>
              </w:rPr>
              <w:t>0x48</w:t>
            </w:r>
            <w:r w:rsidR="00445AFD">
              <w:rPr>
                <w:rFonts w:ascii="Arial" w:hAnsi="Arial" w:cs="Arial"/>
                <w:sz w:val="16"/>
              </w:rPr>
              <w:t>U</w:t>
            </w:r>
          </w:p>
        </w:tc>
      </w:tr>
      <w:tr w:rsidR="00FD72FB" w:rsidTr="00F957FA">
        <w:tc>
          <w:tcPr>
            <w:tcW w:w="3888" w:type="dxa"/>
            <w:tcBorders>
              <w:top w:val="single" w:sz="6" w:space="0" w:color="auto"/>
              <w:left w:val="single" w:sz="6" w:space="0" w:color="auto"/>
              <w:bottom w:val="single" w:sz="6" w:space="0" w:color="auto"/>
              <w:right w:val="single" w:sz="6" w:space="0" w:color="auto"/>
            </w:tcBorders>
          </w:tcPr>
          <w:p w:rsidR="00FD72FB" w:rsidRPr="00E27331" w:rsidRDefault="00FD72FB" w:rsidP="001C4353">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FD72FB" w:rsidRDefault="00FD72FB"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FD72FB" w:rsidRDefault="00FD72FB"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FD72FB" w:rsidRDefault="00FD72FB" w:rsidP="00F957FA">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D307AE">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pPr>
              <w:spacing w:before="60"/>
              <w:rPr>
                <w:rFonts w:ascii="Arial" w:hAnsi="Arial" w:cs="Arial"/>
                <w:sz w:val="16"/>
              </w:rPr>
            </w:pPr>
            <w:r w:rsidRPr="00742147">
              <w:rPr>
                <w:rFonts w:ascii="Arial" w:hAnsi="Arial" w:cs="Arial"/>
                <w:sz w:val="16"/>
              </w:rPr>
              <w:t>D_SPRAMGRPSTMS_CNT_U32</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D</w:t>
            </w:r>
            <w:r w:rsidRPr="00742147">
              <w:rPr>
                <w:rFonts w:ascii="Arial" w:hAnsi="Arial" w:cs="Arial"/>
                <w:sz w:val="16"/>
              </w:rPr>
              <w:t>PRAMGRPSTMS_CNT_U32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742147" w:rsidRDefault="00D307AE" w:rsidP="00742147">
            <w:pPr>
              <w:spacing w:before="60"/>
              <w:rPr>
                <w:rFonts w:ascii="Arial" w:hAnsi="Arial" w:cs="Arial"/>
                <w:sz w:val="16"/>
              </w:rPr>
            </w:pPr>
            <w:r w:rsidRPr="00D307AE">
              <w:rPr>
                <w:rFonts w:ascii="Arial" w:hAnsi="Arial" w:cs="Arial"/>
                <w:sz w:val="16"/>
              </w:rPr>
              <w:t>D_CSDISCLRVAL_CNT_U32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D_CSVSTATMASK_CNT_U32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D_PSPWRDWNCLR2VAL_CNT_U32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D_PSPWRDWNCLR3VAL_CNT_U32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D_RAMPWRONINITMASKTMS_CNT_U32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w:t>
            </w:r>
            <w:r>
              <w:rPr>
                <w:rFonts w:ascii="Arial" w:hAnsi="Arial" w:cs="Arial"/>
                <w:sz w:val="16"/>
              </w:rPr>
              <w:t>RAMRESETINITMASK</w:t>
            </w:r>
            <w:r w:rsidR="00D307AE" w:rsidRPr="00D307AE">
              <w:rPr>
                <w:rFonts w:ascii="Arial" w:hAnsi="Arial" w:cs="Arial"/>
                <w:sz w:val="16"/>
              </w:rPr>
              <w:t>TMS</w:t>
            </w:r>
            <w:r w:rsidRPr="0011218E">
              <w:rPr>
                <w:rFonts w:ascii="Arial" w:hAnsi="Arial" w:cs="Arial"/>
                <w:sz w:val="16"/>
              </w:rPr>
              <w:t>_CNT_U32</w:t>
            </w:r>
          </w:p>
        </w:tc>
      </w:tr>
      <w:tr w:rsidR="0088304F"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88304F" w:rsidRPr="0011218E" w:rsidRDefault="0088304F" w:rsidP="00742147">
            <w:pPr>
              <w:spacing w:before="60"/>
              <w:rPr>
                <w:rFonts w:ascii="Arial" w:hAnsi="Arial" w:cs="Arial"/>
                <w:sz w:val="16"/>
              </w:rPr>
            </w:pPr>
            <w:r w:rsidRPr="0088304F">
              <w:rPr>
                <w:rFonts w:ascii="Arial" w:hAnsi="Arial" w:cs="Arial"/>
                <w:sz w:val="16"/>
              </w:rPr>
              <w:t>D_PLLCTL1VAL_CNT_U32</w:t>
            </w:r>
          </w:p>
        </w:tc>
      </w:tr>
      <w:tr w:rsidR="001E6458"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1E6458" w:rsidRPr="0088304F" w:rsidRDefault="001E6458" w:rsidP="00742147">
            <w:pPr>
              <w:spacing w:before="60"/>
              <w:rPr>
                <w:rFonts w:ascii="Arial" w:hAnsi="Arial" w:cs="Arial"/>
                <w:sz w:val="16"/>
              </w:rPr>
            </w:pPr>
            <w:r w:rsidRPr="001E6458">
              <w:rPr>
                <w:rFonts w:ascii="Arial" w:hAnsi="Arial" w:cs="Arial"/>
                <w:sz w:val="16"/>
              </w:rPr>
              <w:t>D_FRDCNTLVAL_CNT_U32</w:t>
            </w:r>
          </w:p>
        </w:tc>
      </w:tr>
      <w:tr w:rsidR="00173726"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173726" w:rsidRPr="001E6458" w:rsidRDefault="00173726" w:rsidP="00B45B05">
            <w:pPr>
              <w:spacing w:before="60"/>
              <w:rPr>
                <w:rFonts w:ascii="Arial" w:hAnsi="Arial" w:cs="Arial"/>
                <w:sz w:val="16"/>
              </w:rPr>
            </w:pPr>
            <w:r>
              <w:rPr>
                <w:rFonts w:ascii="Arial" w:hAnsi="Arial" w:cs="Arial"/>
                <w:sz w:val="16"/>
              </w:rPr>
              <w:t>D_CHKFORPLLSLIP_CNT_U32(COUNT</w:t>
            </w:r>
            <w:del w:id="0" w:author="Nexteer Employee" w:date="2016-08-24T09:43:00Z">
              <w:r w:rsidDel="00B45B05">
                <w:rPr>
                  <w:rFonts w:ascii="Arial" w:hAnsi="Arial" w:cs="Arial"/>
                  <w:sz w:val="16"/>
                </w:rPr>
                <w:delText>,RETRIES</w:delText>
              </w:r>
            </w:del>
            <w:r>
              <w:rPr>
                <w:rFonts w:ascii="Arial" w:hAnsi="Arial" w:cs="Arial"/>
                <w:sz w:val="16"/>
              </w:rPr>
              <w:t>)</w:t>
            </w:r>
          </w:p>
        </w:tc>
      </w:tr>
      <w:tr w:rsidR="00E72630"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E72630" w:rsidRDefault="00E72630" w:rsidP="00742147">
            <w:pPr>
              <w:spacing w:before="60"/>
              <w:rPr>
                <w:rFonts w:ascii="Arial" w:hAnsi="Arial" w:cs="Arial"/>
                <w:sz w:val="16"/>
              </w:rPr>
            </w:pPr>
            <w:r>
              <w:rPr>
                <w:rFonts w:ascii="Arial" w:hAnsi="Arial" w:cs="Arial"/>
                <w:sz w:val="16"/>
              </w:rPr>
              <w:t>D_PLLSLIPWAITCYC_CNT_U32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8B3E94" w:rsidP="008B3E94">
      <w:pPr>
        <w:numPr>
          <w:ilvl w:val="0"/>
          <w:numId w:val="5"/>
        </w:numPr>
        <w:spacing w:after="0"/>
      </w:pPr>
      <w:r>
        <w:t>&lt;None&gt;</w:t>
      </w:r>
    </w:p>
    <w:p w:rsidR="005D5FE4" w:rsidRDefault="005D5FE4" w:rsidP="008B3E94">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F648ED" w:rsidP="001B60DF">
      <w:pPr>
        <w:pStyle w:val="Heading3"/>
      </w:pPr>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F957FA" w:rsidP="00F957FA">
            <w:pPr>
              <w:spacing w:before="60"/>
              <w:rPr>
                <w:rFonts w:ascii="Arial" w:hAnsi="Arial" w:cs="Arial"/>
                <w:sz w:val="16"/>
              </w:rPr>
            </w:pPr>
            <w:r>
              <w:rPr>
                <w:rFonts w:ascii="Arial" w:hAnsi="Arial" w:cs="Arial"/>
                <w:sz w:val="16"/>
              </w:rPr>
              <w:t>(Exact name used)</w:t>
            </w:r>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F957FA" w:rsidP="00F957FA">
            <w:pPr>
              <w:spacing w:before="60"/>
              <w:rPr>
                <w:rFonts w:ascii="Arial" w:hAnsi="Arial" w:cs="Arial"/>
                <w:sz w:val="16"/>
              </w:rPr>
            </w:pPr>
            <w:r>
              <w:rPr>
                <w:rFonts w:ascii="Arial" w:hAnsi="Arial" w:cs="Arial"/>
                <w:sz w:val="16"/>
              </w:rPr>
              <w:t>(if none, write 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r>
              <w:rPr>
                <w:rFonts w:ascii="Arial" w:hAnsi="Arial" w:cs="Arial"/>
                <w:sz w:val="16"/>
              </w:rPr>
              <w:t>(Insert more rows for additional passed arguments)</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F957FA" w:rsidP="00F957FA">
            <w:pPr>
              <w:spacing w:before="60"/>
              <w:rPr>
                <w:rFonts w:ascii="Arial" w:hAnsi="Arial" w:cs="Arial"/>
                <w:sz w:val="16"/>
              </w:rPr>
            </w:pPr>
            <w:r>
              <w:rPr>
                <w:rFonts w:ascii="Arial" w:hAnsi="Arial" w:cs="Arial"/>
                <w:sz w:val="16"/>
              </w:rPr>
              <w:t>(if no value returned, write N/A)</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p w:rsidR="001B60DF" w:rsidRDefault="001B60DF" w:rsidP="001B60DF">
      <w:pPr>
        <w:pStyle w:val="Heading4"/>
      </w:pPr>
      <w:r>
        <w:t>Description</w:t>
      </w:r>
    </w:p>
    <w:p w:rsidR="001B60DF" w:rsidRDefault="001B60DF" w:rsidP="001B60DF">
      <w:pPr>
        <w:spacing w:after="0"/>
      </w:pPr>
      <w:r>
        <w:t>(Place flowchart/design for local function)</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FF612E" w:rsidRDefault="00FF612E" w:rsidP="00FF612E">
      <w:pPr>
        <w:pStyle w:val="Heading3"/>
      </w:pPr>
      <w:r>
        <w:t xml:space="preserve">Local Function </w:t>
      </w:r>
      <w:proofErr w:type="spellStart"/>
      <w:r w:rsidRPr="00FF612E">
        <w:t>DiagFailedReset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Function Name</w:t>
            </w:r>
          </w:p>
        </w:tc>
        <w:tc>
          <w:tcPr>
            <w:tcW w:w="3875" w:type="dxa"/>
          </w:tcPr>
          <w:p w:rsidR="00FF612E" w:rsidRDefault="00FF612E" w:rsidP="00FF612E">
            <w:pPr>
              <w:spacing w:before="60"/>
              <w:rPr>
                <w:rFonts w:ascii="Arial" w:hAnsi="Arial" w:cs="Arial"/>
                <w:sz w:val="16"/>
              </w:rPr>
            </w:pPr>
            <w:proofErr w:type="spellStart"/>
            <w:r w:rsidRPr="00FF612E">
              <w:rPr>
                <w:rFonts w:ascii="Arial" w:hAnsi="Arial" w:cs="Arial"/>
                <w:sz w:val="16"/>
              </w:rPr>
              <w:t>DiagFailedReset</w:t>
            </w:r>
            <w:proofErr w:type="spellEnd"/>
          </w:p>
        </w:tc>
        <w:tc>
          <w:tcPr>
            <w:tcW w:w="1159"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612E" w:rsidRDefault="00FF612E"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FF612E" w:rsidRPr="00FF612E" w:rsidRDefault="00FF612E" w:rsidP="00FF612E">
            <w:pPr>
              <w:spacing w:before="60"/>
              <w:rPr>
                <w:rFonts w:ascii="Arial" w:hAnsi="Arial" w:cs="Arial"/>
                <w:sz w:val="16"/>
              </w:rPr>
            </w:pPr>
            <w:r w:rsidRPr="00FF612E">
              <w:rPr>
                <w:rFonts w:ascii="Arial" w:hAnsi="Arial" w:cs="Arial"/>
                <w:sz w:val="16"/>
              </w:rPr>
              <w:t>None</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p>
        </w:tc>
        <w:tc>
          <w:tcPr>
            <w:tcW w:w="3875" w:type="dxa"/>
          </w:tcPr>
          <w:p w:rsidR="00FF612E" w:rsidRDefault="00FF612E" w:rsidP="00FF612E">
            <w:pPr>
              <w:spacing w:before="60"/>
              <w:rPr>
                <w:rFonts w:ascii="Arial" w:hAnsi="Arial" w:cs="Arial"/>
                <w:sz w:val="16"/>
              </w:rPr>
            </w:pP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Return Value</w:t>
            </w:r>
          </w:p>
        </w:tc>
        <w:tc>
          <w:tcPr>
            <w:tcW w:w="3875" w:type="dxa"/>
          </w:tcPr>
          <w:p w:rsidR="00FF612E" w:rsidRDefault="00FF612E" w:rsidP="00FF612E">
            <w:pPr>
              <w:spacing w:before="60"/>
              <w:rPr>
                <w:rFonts w:ascii="Arial" w:hAnsi="Arial" w:cs="Arial"/>
                <w:sz w:val="16"/>
              </w:rPr>
            </w:pPr>
            <w:r>
              <w:rPr>
                <w:rFonts w:ascii="Arial" w:hAnsi="Arial" w:cs="Arial"/>
                <w:sz w:val="16"/>
              </w:rPr>
              <w:t>N/A</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r>
    </w:tbl>
    <w:p w:rsidR="00FF612E" w:rsidRDefault="00FF612E" w:rsidP="00FF612E">
      <w:pPr>
        <w:pStyle w:val="Heading4"/>
      </w:pPr>
      <w:r>
        <w:t>Description</w:t>
      </w:r>
    </w:p>
    <w:p w:rsidR="00FF612E" w:rsidRPr="00FF612E" w:rsidRDefault="00391F59" w:rsidP="00297DB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margin-left:131.25pt;margin-top:16.5pt;width:168.75pt;height:116.25pt;z-index:251659264;mso-position-horizontal:absolute;mso-position-horizontal-relative:text;mso-position-vertical-relative:text">
            <v:imagedata r:id="rId8" o:title=""/>
            <w10:wrap type="square" side="left"/>
          </v:shape>
          <o:OLEObject Type="Embed" ProgID="Visio.Drawing.11" ShapeID="_x0000_s1055" DrawAspect="Content" ObjectID="_1533550140" r:id="rId9"/>
        </w:pict>
      </w:r>
      <w:r w:rsidR="00297DB6">
        <w:br w:type="textWrapping" w:clear="all"/>
      </w:r>
    </w:p>
    <w:p w:rsidR="008B3E94" w:rsidRDefault="008B3E94" w:rsidP="008B3E94">
      <w:pPr>
        <w:pStyle w:val="Heading3"/>
      </w:pPr>
      <w:r>
        <w:lastRenderedPageBreak/>
        <w:t xml:space="preserve">Local Function </w:t>
      </w:r>
      <w:proofErr w:type="spellStart"/>
      <w:r w:rsidR="00FF612E" w:rsidRPr="00FF612E">
        <w:t>resetStartup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5" w:type="dxa"/>
          </w:tcPr>
          <w:p w:rsidR="00F957FA" w:rsidRDefault="00DF1274" w:rsidP="00F957FA">
            <w:pPr>
              <w:spacing w:before="60"/>
              <w:rPr>
                <w:rFonts w:ascii="Arial" w:hAnsi="Arial" w:cs="Arial"/>
                <w:sz w:val="16"/>
              </w:rPr>
            </w:pPr>
            <w:proofErr w:type="spellStart"/>
            <w:r>
              <w:rPr>
                <w:rFonts w:ascii="Arial" w:hAnsi="Arial" w:cs="Arial"/>
                <w:sz w:val="16"/>
              </w:rPr>
              <w:t>resetStartup</w:t>
            </w:r>
            <w:proofErr w:type="spellEnd"/>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5" w:type="dxa"/>
          </w:tcPr>
          <w:p w:rsidR="00F957FA" w:rsidRPr="00076EFA" w:rsidRDefault="00076EFA" w:rsidP="00F957FA">
            <w:pPr>
              <w:spacing w:before="60"/>
              <w:rPr>
                <w:rFonts w:ascii="Arial" w:hAnsi="Arial" w:cs="Arial"/>
                <w:i/>
                <w:sz w:val="16"/>
              </w:rPr>
            </w:pPr>
            <w:r w:rsidRPr="00076EFA">
              <w:rPr>
                <w:rFonts w:ascii="Arial" w:hAnsi="Arial" w:cs="Arial"/>
                <w:i/>
                <w:sz w:val="16"/>
              </w:rPr>
              <w:t>MemInitMask_Cnt_T_u32</w:t>
            </w:r>
          </w:p>
        </w:tc>
        <w:tc>
          <w:tcPr>
            <w:tcW w:w="1159" w:type="dxa"/>
          </w:tcPr>
          <w:p w:rsidR="00F957FA" w:rsidRDefault="00076EFA" w:rsidP="00F957FA">
            <w:pPr>
              <w:spacing w:before="60"/>
              <w:rPr>
                <w:rFonts w:ascii="Arial" w:hAnsi="Arial" w:cs="Arial"/>
                <w:sz w:val="16"/>
              </w:rPr>
            </w:pPr>
            <w:r>
              <w:rPr>
                <w:rFonts w:ascii="Arial" w:hAnsi="Arial" w:cs="Arial"/>
                <w:sz w:val="16"/>
              </w:rPr>
              <w:t>uint32</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p>
        </w:tc>
        <w:tc>
          <w:tcPr>
            <w:tcW w:w="3875" w:type="dxa"/>
          </w:tcPr>
          <w:p w:rsidR="00F957FA" w:rsidRDefault="00F957FA" w:rsidP="00F957FA">
            <w:pPr>
              <w:spacing w:before="60"/>
              <w:rPr>
                <w:rFonts w:ascii="Arial" w:hAnsi="Arial" w:cs="Arial"/>
                <w:sz w:val="16"/>
              </w:rPr>
            </w:pP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5" w:type="dxa"/>
          </w:tcPr>
          <w:p w:rsidR="00F957FA" w:rsidRDefault="00DF1274" w:rsidP="00F957FA">
            <w:pPr>
              <w:spacing w:before="60"/>
              <w:rPr>
                <w:rFonts w:ascii="Arial" w:hAnsi="Arial" w:cs="Arial"/>
                <w:sz w:val="16"/>
              </w:rPr>
            </w:pPr>
            <w:r>
              <w:rPr>
                <w:rFonts w:ascii="Arial" w:hAnsi="Arial" w:cs="Arial"/>
                <w:sz w:val="16"/>
              </w:rPr>
              <w:t>N/A</w:t>
            </w: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076EFA" w:rsidP="00DF1274">
      <w:pPr>
        <w:jc w:val="center"/>
      </w:pPr>
      <w:r>
        <w:object w:dxaOrig="4348" w:dyaOrig="4337">
          <v:shape id="_x0000_i1026" type="#_x0000_t75" style="width:217.4pt;height:217.85pt" o:ole="">
            <v:imagedata r:id="rId10" o:title=""/>
          </v:shape>
          <o:OLEObject Type="Embed" ProgID="Visio.Drawing.11" ShapeID="_x0000_i1026" DrawAspect="Content" ObjectID="_1533550111" r:id="rId11"/>
        </w:object>
      </w:r>
    </w:p>
    <w:p w:rsidR="00DF1274" w:rsidRDefault="00DF1274" w:rsidP="00DF1274">
      <w:pPr>
        <w:pStyle w:val="Heading3"/>
      </w:pPr>
      <w:r>
        <w:t xml:space="preserve">Local Function </w:t>
      </w:r>
      <w:proofErr w:type="spellStart"/>
      <w:r w:rsidR="00FF612E" w:rsidRPr="00FF612E">
        <w:t>pwronStartup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pwronStartup</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lastRenderedPageBreak/>
        <w:t>Description</w:t>
      </w:r>
    </w:p>
    <w:p w:rsidR="00DF1274" w:rsidRDefault="00391F59" w:rsidP="00DF1274">
      <w:pPr>
        <w:jc w:val="center"/>
      </w:pPr>
      <w:r>
        <w:object w:dxaOrig="6786" w:dyaOrig="13020">
          <v:shape id="_x0000_i1067" type="#_x0000_t75" style="width:292.2pt;height:560.55pt" o:ole="">
            <v:imagedata r:id="rId12" o:title=""/>
          </v:shape>
          <o:OLEObject Type="Embed" ProgID="Visio.Drawing.11" ShapeID="_x0000_i1067" DrawAspect="Content" ObjectID="_1533550112" r:id="rId13"/>
        </w:object>
      </w:r>
    </w:p>
    <w:p w:rsidR="00DF1274" w:rsidRDefault="00DF1274" w:rsidP="00DF1274">
      <w:pPr>
        <w:pStyle w:val="Heading3"/>
      </w:pPr>
      <w:r>
        <w:lastRenderedPageBreak/>
        <w:t xml:space="preserve">Local Function </w:t>
      </w:r>
      <w:proofErr w:type="spellStart"/>
      <w:r w:rsidR="00FF612E" w:rsidRPr="00FF612E">
        <w:t>afterSTC</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afterSTC</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lastRenderedPageBreak/>
        <w:t>Description</w:t>
      </w:r>
    </w:p>
    <w:p w:rsidR="00DF1274" w:rsidRDefault="00635F39" w:rsidP="00DF1274">
      <w:pPr>
        <w:jc w:val="center"/>
      </w:pPr>
      <w:r>
        <w:object w:dxaOrig="6587" w:dyaOrig="9241">
          <v:shape id="_x0000_i1028" type="#_x0000_t75" style="width:310.45pt;height:437.15pt" o:ole="">
            <v:imagedata r:id="rId14" o:title=""/>
          </v:shape>
          <o:OLEObject Type="Embed" ProgID="Visio.Drawing.11" ShapeID="_x0000_i1028" DrawAspect="Content" ObjectID="_1533550113" r:id="rId15"/>
        </w:object>
      </w:r>
      <w:r>
        <w:object w:dxaOrig="8400" w:dyaOrig="10555">
          <v:shape id="_x0000_i1029" type="#_x0000_t75" style="width:396.95pt;height:499.3pt" o:ole="">
            <v:imagedata r:id="rId16" o:title=""/>
          </v:shape>
          <o:OLEObject Type="Embed" ProgID="Visio.Drawing.11" ShapeID="_x0000_i1029" DrawAspect="Content" ObjectID="_1533550114" r:id="rId17"/>
        </w:object>
      </w:r>
    </w:p>
    <w:p w:rsidR="00DF1274" w:rsidRDefault="00DF1274" w:rsidP="00DF1274">
      <w:pPr>
        <w:jc w:val="center"/>
      </w:pPr>
    </w:p>
    <w:p w:rsidR="00DF1274" w:rsidRDefault="00DF1274" w:rsidP="00DF1274">
      <w:pPr>
        <w:pStyle w:val="Heading3"/>
      </w:pPr>
      <w:r>
        <w:t xml:space="preserve">Local Function </w:t>
      </w:r>
      <w:proofErr w:type="spellStart"/>
      <w:r w:rsidR="001C7E3F" w:rsidRPr="001C7E3F">
        <w:t>memInitialization</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memInitialization</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Pr="006856B5" w:rsidRDefault="00DF1274" w:rsidP="006B359F">
            <w:pPr>
              <w:spacing w:before="60"/>
              <w:rPr>
                <w:rFonts w:ascii="Arial" w:hAnsi="Arial" w:cs="Arial"/>
                <w:i/>
                <w:sz w:val="16"/>
              </w:rPr>
            </w:pPr>
            <w:r w:rsidRPr="006856B5">
              <w:rPr>
                <w:rFonts w:ascii="Arial" w:hAnsi="Arial" w:cs="Arial"/>
                <w:i/>
                <w:sz w:val="16"/>
              </w:rPr>
              <w:t>MemInitMask_Cnt_T_u32</w:t>
            </w:r>
          </w:p>
        </w:tc>
        <w:tc>
          <w:tcPr>
            <w:tcW w:w="1159" w:type="dxa"/>
          </w:tcPr>
          <w:p w:rsidR="00DF1274" w:rsidRDefault="00DF1274" w:rsidP="006B359F">
            <w:pPr>
              <w:spacing w:before="60"/>
              <w:rPr>
                <w:rFonts w:ascii="Arial" w:hAnsi="Arial" w:cs="Arial"/>
                <w:sz w:val="16"/>
              </w:rPr>
            </w:pPr>
            <w:r>
              <w:rPr>
                <w:rFonts w:ascii="Arial" w:hAnsi="Arial" w:cs="Arial"/>
                <w:sz w:val="16"/>
              </w:rPr>
              <w:t>uint32</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773935" w:rsidRDefault="00773935" w:rsidP="00DF1274">
      <w:pPr>
        <w:pStyle w:val="Heading4"/>
      </w:pPr>
      <w:r>
        <w:t>Design Rationale</w:t>
      </w:r>
    </w:p>
    <w:p w:rsidR="00F67701" w:rsidRDefault="00773935">
      <w:pPr>
        <w:ind w:left="864"/>
      </w:pPr>
      <w:r>
        <w:t>All VIM registers are cleared at the end of the startup initialization routine because the startup routine tests will set some interrupt flags during the testing (</w:t>
      </w:r>
      <w:proofErr w:type="spellStart"/>
      <w:r>
        <w:t>CCMSelfCheck</w:t>
      </w:r>
      <w:proofErr w:type="spellEnd"/>
      <w:r>
        <w:t>).</w:t>
      </w:r>
    </w:p>
    <w:p w:rsidR="00DF1274" w:rsidRDefault="00DF1274" w:rsidP="00DF1274">
      <w:pPr>
        <w:pStyle w:val="Heading4"/>
      </w:pPr>
      <w:r>
        <w:lastRenderedPageBreak/>
        <w:t>Description</w:t>
      </w:r>
    </w:p>
    <w:p w:rsidR="00DF1274" w:rsidRDefault="00E662D4" w:rsidP="00DF1274">
      <w:pPr>
        <w:jc w:val="center"/>
      </w:pPr>
      <w:r>
        <w:object w:dxaOrig="4715" w:dyaOrig="11902">
          <v:shape id="_x0000_i1030" type="#_x0000_t75" style="width:226.3pt;height:569pt" o:ole="">
            <v:imagedata r:id="rId18" o:title=""/>
          </v:shape>
          <o:OLEObject Type="Embed" ProgID="Visio.Drawing.11" ShapeID="_x0000_i1030" DrawAspect="Content" ObjectID="_1533550115" r:id="rId19"/>
        </w:object>
      </w:r>
    </w:p>
    <w:p w:rsidR="00377382" w:rsidRDefault="00377382" w:rsidP="00377382">
      <w:pPr>
        <w:pStyle w:val="Heading3"/>
      </w:pPr>
      <w:r>
        <w:lastRenderedPageBreak/>
        <w:t xml:space="preserve">Local Function </w:t>
      </w:r>
      <w:proofErr w:type="spellStart"/>
      <w:r w:rsidR="001C7E3F" w:rsidRPr="001C7E3F">
        <w:t>cpuSelfTest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Function Name</w:t>
            </w:r>
          </w:p>
        </w:tc>
        <w:tc>
          <w:tcPr>
            <w:tcW w:w="3875" w:type="dxa"/>
          </w:tcPr>
          <w:p w:rsidR="00377382" w:rsidRDefault="00377382" w:rsidP="006B359F">
            <w:pPr>
              <w:spacing w:before="60"/>
              <w:rPr>
                <w:rFonts w:ascii="Arial" w:hAnsi="Arial" w:cs="Arial"/>
                <w:sz w:val="16"/>
              </w:rPr>
            </w:pPr>
            <w:proofErr w:type="spellStart"/>
            <w:r w:rsidRPr="00377382">
              <w:rPr>
                <w:rFonts w:ascii="Arial" w:hAnsi="Arial" w:cs="Arial"/>
                <w:sz w:val="16"/>
              </w:rPr>
              <w:t>cpuSelfTest</w:t>
            </w:r>
            <w:proofErr w:type="spellEnd"/>
          </w:p>
        </w:tc>
        <w:tc>
          <w:tcPr>
            <w:tcW w:w="1159"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77382" w:rsidRDefault="00377382"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77382" w:rsidRDefault="00377382" w:rsidP="006B359F">
            <w:pPr>
              <w:spacing w:before="60"/>
              <w:rPr>
                <w:rFonts w:ascii="Arial" w:hAnsi="Arial" w:cs="Arial"/>
                <w:sz w:val="16"/>
              </w:rPr>
            </w:pPr>
            <w:r>
              <w:rPr>
                <w:rFonts w:ascii="Arial" w:hAnsi="Arial" w:cs="Arial"/>
                <w:sz w:val="16"/>
              </w:rPr>
              <w:t>None</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p>
        </w:tc>
        <w:tc>
          <w:tcPr>
            <w:tcW w:w="3875" w:type="dxa"/>
          </w:tcPr>
          <w:p w:rsidR="00377382" w:rsidRDefault="00377382" w:rsidP="006B359F">
            <w:pPr>
              <w:spacing w:before="60"/>
              <w:rPr>
                <w:rFonts w:ascii="Arial" w:hAnsi="Arial" w:cs="Arial"/>
                <w:sz w:val="16"/>
              </w:rPr>
            </w:pP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Return Value</w:t>
            </w:r>
          </w:p>
        </w:tc>
        <w:tc>
          <w:tcPr>
            <w:tcW w:w="3875" w:type="dxa"/>
          </w:tcPr>
          <w:p w:rsidR="00377382" w:rsidRDefault="00377382" w:rsidP="006B359F">
            <w:pPr>
              <w:spacing w:before="60"/>
              <w:rPr>
                <w:rFonts w:ascii="Arial" w:hAnsi="Arial" w:cs="Arial"/>
                <w:sz w:val="16"/>
              </w:rPr>
            </w:pPr>
            <w:r>
              <w:rPr>
                <w:rFonts w:ascii="Arial" w:hAnsi="Arial" w:cs="Arial"/>
                <w:sz w:val="16"/>
              </w:rPr>
              <w:t>N/A</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r>
    </w:tbl>
    <w:p w:rsidR="00377382" w:rsidRDefault="00377382" w:rsidP="00377382">
      <w:pPr>
        <w:pStyle w:val="Heading4"/>
      </w:pPr>
      <w:r>
        <w:t>Description</w:t>
      </w:r>
    </w:p>
    <w:p w:rsidR="00DF1274" w:rsidRDefault="00D164AA" w:rsidP="00377382">
      <w:pPr>
        <w:jc w:val="center"/>
      </w:pPr>
      <w:r>
        <w:object w:dxaOrig="3713" w:dyaOrig="4060">
          <v:shape id="_x0000_i1031" type="#_x0000_t75" style="width:185.6pt;height:203.4pt" o:ole="">
            <v:imagedata r:id="rId20" o:title=""/>
          </v:shape>
          <o:OLEObject Type="Embed" ProgID="Visio.Drawing.11" ShapeID="_x0000_i1031" DrawAspect="Content" ObjectID="_1533550116" r:id="rId21"/>
        </w:object>
      </w:r>
    </w:p>
    <w:p w:rsidR="00C5477C" w:rsidRDefault="00C5477C" w:rsidP="00C5477C">
      <w:pPr>
        <w:pStyle w:val="Heading3"/>
      </w:pPr>
      <w:r>
        <w:t xml:space="preserve">Local Function </w:t>
      </w:r>
      <w:proofErr w:type="spellStart"/>
      <w:r w:rsidR="00E22571" w:rsidRPr="00E22571">
        <w:t>setupPLL</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proofErr w:type="spellStart"/>
            <w:r w:rsidRPr="00C5477C">
              <w:rPr>
                <w:rFonts w:ascii="Arial" w:hAnsi="Arial" w:cs="Arial"/>
                <w:sz w:val="16"/>
              </w:rPr>
              <w:t>setupPLL</w:t>
            </w:r>
            <w:proofErr w:type="spellEnd"/>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C5477C"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C6498" w:rsidRDefault="00CC6498" w:rsidP="00C5477C">
      <w:pPr>
        <w:pStyle w:val="Heading4"/>
      </w:pPr>
      <w:r>
        <w:t>Design Rationale</w:t>
      </w:r>
    </w:p>
    <w:p w:rsidR="00CC6498" w:rsidRPr="00CC6498" w:rsidRDefault="00CC6498" w:rsidP="00CC6498">
      <w:r>
        <w:t>This function configures the PLL settings.  These register settings assume 20MHz oscillator.  Changes to these values will drive changes to these register values.</w:t>
      </w:r>
    </w:p>
    <w:p w:rsidR="00C5477C" w:rsidRDefault="00C5477C" w:rsidP="00C5477C">
      <w:pPr>
        <w:pStyle w:val="Heading4"/>
      </w:pPr>
      <w:r>
        <w:lastRenderedPageBreak/>
        <w:t>Description</w:t>
      </w:r>
    </w:p>
    <w:p w:rsidR="00C5477C" w:rsidRDefault="002B65BC" w:rsidP="00C5477C">
      <w:pPr>
        <w:jc w:val="center"/>
      </w:pPr>
      <w:r>
        <w:object w:dxaOrig="6051" w:dyaOrig="4184">
          <v:shape id="_x0000_i1032" type="#_x0000_t75" style="width:302.95pt;height:209pt" o:ole="">
            <v:imagedata r:id="rId22" o:title=""/>
          </v:shape>
          <o:OLEObject Type="Embed" ProgID="Visio.Drawing.11" ShapeID="_x0000_i1032" DrawAspect="Content" ObjectID="_1533550117" r:id="rId23"/>
        </w:object>
      </w:r>
    </w:p>
    <w:p w:rsidR="00C5477C" w:rsidRDefault="00C5477C" w:rsidP="00C5477C">
      <w:pPr>
        <w:pStyle w:val="Heading3"/>
      </w:pPr>
      <w:r>
        <w:t xml:space="preserve">Local Function </w:t>
      </w:r>
      <w:proofErr w:type="spellStart"/>
      <w:r w:rsidR="00E22571" w:rsidRPr="00E22571">
        <w:t>efcCheck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proofErr w:type="spellStart"/>
            <w:r w:rsidRPr="00C5477C">
              <w:rPr>
                <w:rFonts w:ascii="Arial" w:hAnsi="Arial" w:cs="Arial"/>
                <w:sz w:val="16"/>
              </w:rPr>
              <w:t>efcCheck</w:t>
            </w:r>
            <w:proofErr w:type="spellEnd"/>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A82212"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5477C" w:rsidRDefault="00C5477C" w:rsidP="00C5477C">
      <w:pPr>
        <w:pStyle w:val="Heading4"/>
      </w:pPr>
      <w:r>
        <w:t>Description</w:t>
      </w:r>
    </w:p>
    <w:p w:rsidR="00C5477C" w:rsidRDefault="001F02CF" w:rsidP="00C5477C">
      <w:pPr>
        <w:jc w:val="center"/>
      </w:pPr>
      <w:r>
        <w:object w:dxaOrig="8785" w:dyaOrig="4245">
          <v:shape id="_x0000_i1033" type="#_x0000_t75" style="width:439.5pt;height:211.3pt" o:ole="">
            <v:imagedata r:id="rId24" o:title=""/>
          </v:shape>
          <o:OLEObject Type="Embed" ProgID="Visio.Drawing.11" ShapeID="_x0000_i1033" DrawAspect="Content" ObjectID="_1533550118" r:id="rId25"/>
        </w:object>
      </w:r>
    </w:p>
    <w:p w:rsidR="003F6D1B" w:rsidRDefault="003F6D1B" w:rsidP="003F6D1B">
      <w:pPr>
        <w:pStyle w:val="Heading3"/>
      </w:pPr>
      <w:r>
        <w:lastRenderedPageBreak/>
        <w:t xml:space="preserve">Local Function </w:t>
      </w:r>
      <w:proofErr w:type="spellStart"/>
      <w:r w:rsidR="00E22571" w:rsidRPr="00E22571">
        <w:t>efcStuckZeroTestPassed</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3785"/>
        <w:gridCol w:w="1141"/>
        <w:gridCol w:w="723"/>
        <w:gridCol w:w="652"/>
        <w:gridCol w:w="604"/>
      </w:tblGrid>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Function Name</w:t>
            </w:r>
          </w:p>
        </w:tc>
        <w:tc>
          <w:tcPr>
            <w:tcW w:w="3875" w:type="dxa"/>
          </w:tcPr>
          <w:p w:rsidR="003F6D1B" w:rsidRDefault="003F6D1B" w:rsidP="006B359F">
            <w:pPr>
              <w:spacing w:before="60"/>
              <w:rPr>
                <w:rFonts w:ascii="Arial" w:hAnsi="Arial" w:cs="Arial"/>
                <w:sz w:val="16"/>
              </w:rPr>
            </w:pPr>
            <w:proofErr w:type="spellStart"/>
            <w:r w:rsidRPr="003F6D1B">
              <w:rPr>
                <w:rFonts w:ascii="Arial" w:hAnsi="Arial" w:cs="Arial"/>
                <w:sz w:val="16"/>
              </w:rPr>
              <w:t>efcStuckZeroTestPassed</w:t>
            </w:r>
            <w:proofErr w:type="spellEnd"/>
          </w:p>
        </w:tc>
        <w:tc>
          <w:tcPr>
            <w:tcW w:w="1159"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F6D1B" w:rsidRDefault="003F6D1B"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F6D1B" w:rsidRDefault="003F6D1B" w:rsidP="006B359F">
            <w:pPr>
              <w:spacing w:before="60"/>
              <w:rPr>
                <w:rFonts w:ascii="Arial" w:hAnsi="Arial" w:cs="Arial"/>
                <w:sz w:val="16"/>
              </w:rPr>
            </w:pPr>
            <w:r>
              <w:rPr>
                <w:rFonts w:ascii="Arial" w:hAnsi="Arial" w:cs="Arial"/>
                <w:sz w:val="16"/>
              </w:rPr>
              <w:t>None</w:t>
            </w: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p>
        </w:tc>
        <w:tc>
          <w:tcPr>
            <w:tcW w:w="3875" w:type="dxa"/>
          </w:tcPr>
          <w:p w:rsidR="003F6D1B" w:rsidRDefault="003F6D1B" w:rsidP="006B359F">
            <w:pPr>
              <w:spacing w:before="60"/>
              <w:rPr>
                <w:rFonts w:ascii="Arial" w:hAnsi="Arial" w:cs="Arial"/>
                <w:sz w:val="16"/>
              </w:rPr>
            </w:pP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Return Value</w:t>
            </w:r>
          </w:p>
        </w:tc>
        <w:tc>
          <w:tcPr>
            <w:tcW w:w="3875" w:type="dxa"/>
          </w:tcPr>
          <w:p w:rsidR="003F6D1B" w:rsidRPr="001C7E3F" w:rsidRDefault="003F6D1B" w:rsidP="006B359F">
            <w:pPr>
              <w:spacing w:before="60"/>
              <w:rPr>
                <w:rFonts w:ascii="Arial" w:hAnsi="Arial" w:cs="Arial"/>
                <w:i/>
                <w:sz w:val="16"/>
              </w:rPr>
            </w:pPr>
            <w:proofErr w:type="spellStart"/>
            <w:r w:rsidRPr="001C7E3F">
              <w:rPr>
                <w:rFonts w:ascii="Arial" w:hAnsi="Arial" w:cs="Arial"/>
                <w:i/>
                <w:sz w:val="16"/>
              </w:rPr>
              <w:t>TestPassed_Cnt_T_lgc</w:t>
            </w:r>
            <w:proofErr w:type="spellEnd"/>
          </w:p>
        </w:tc>
        <w:tc>
          <w:tcPr>
            <w:tcW w:w="1159" w:type="dxa"/>
          </w:tcPr>
          <w:p w:rsidR="003F6D1B" w:rsidRDefault="003F6D1B" w:rsidP="006B359F">
            <w:pPr>
              <w:spacing w:before="60"/>
              <w:rPr>
                <w:rFonts w:ascii="Arial" w:hAnsi="Arial" w:cs="Arial"/>
                <w:sz w:val="16"/>
              </w:rPr>
            </w:pPr>
            <w:proofErr w:type="spellStart"/>
            <w:r>
              <w:rPr>
                <w:rFonts w:ascii="Arial" w:hAnsi="Arial" w:cs="Arial"/>
                <w:sz w:val="16"/>
              </w:rPr>
              <w:t>boolean</w:t>
            </w:r>
            <w:proofErr w:type="spellEnd"/>
          </w:p>
        </w:tc>
        <w:tc>
          <w:tcPr>
            <w:tcW w:w="607" w:type="dxa"/>
          </w:tcPr>
          <w:p w:rsidR="003F6D1B" w:rsidRDefault="003F6D1B" w:rsidP="006B359F">
            <w:pPr>
              <w:spacing w:before="60"/>
              <w:rPr>
                <w:rFonts w:ascii="Arial" w:hAnsi="Arial" w:cs="Arial"/>
                <w:sz w:val="16"/>
              </w:rPr>
            </w:pPr>
            <w:r>
              <w:rPr>
                <w:rFonts w:ascii="Arial" w:hAnsi="Arial" w:cs="Arial"/>
                <w:sz w:val="16"/>
              </w:rPr>
              <w:t>FALSE</w:t>
            </w:r>
          </w:p>
        </w:tc>
        <w:tc>
          <w:tcPr>
            <w:tcW w:w="607" w:type="dxa"/>
          </w:tcPr>
          <w:p w:rsidR="003F6D1B" w:rsidRDefault="003F6D1B" w:rsidP="006B359F">
            <w:pPr>
              <w:spacing w:before="60"/>
              <w:rPr>
                <w:rFonts w:ascii="Arial" w:hAnsi="Arial" w:cs="Arial"/>
                <w:sz w:val="16"/>
              </w:rPr>
            </w:pPr>
            <w:r>
              <w:rPr>
                <w:rFonts w:ascii="Arial" w:hAnsi="Arial" w:cs="Arial"/>
                <w:sz w:val="16"/>
              </w:rPr>
              <w:t>TRUE</w:t>
            </w:r>
          </w:p>
        </w:tc>
        <w:tc>
          <w:tcPr>
            <w:tcW w:w="607" w:type="dxa"/>
          </w:tcPr>
          <w:p w:rsidR="003F6D1B" w:rsidRDefault="003F6D1B" w:rsidP="006B359F">
            <w:pPr>
              <w:spacing w:before="60"/>
              <w:rPr>
                <w:rFonts w:ascii="Arial" w:hAnsi="Arial" w:cs="Arial"/>
                <w:sz w:val="16"/>
              </w:rPr>
            </w:pPr>
            <w:r>
              <w:rPr>
                <w:rFonts w:ascii="Arial" w:hAnsi="Arial" w:cs="Arial"/>
                <w:sz w:val="16"/>
              </w:rPr>
              <w:t>0</w:t>
            </w:r>
          </w:p>
        </w:tc>
      </w:tr>
    </w:tbl>
    <w:p w:rsidR="003F6D1B" w:rsidRDefault="003F6D1B" w:rsidP="003F6D1B">
      <w:pPr>
        <w:pStyle w:val="Heading4"/>
      </w:pPr>
      <w:r>
        <w:t>Description</w:t>
      </w:r>
    </w:p>
    <w:p w:rsidR="00C5477C" w:rsidRDefault="002B65BC" w:rsidP="003F6D1B">
      <w:pPr>
        <w:jc w:val="center"/>
      </w:pPr>
      <w:r>
        <w:object w:dxaOrig="5560" w:dyaOrig="7908">
          <v:shape id="_x0000_i1034" type="#_x0000_t75" style="width:277.25pt;height:394.6pt" o:ole="">
            <v:imagedata r:id="rId26" o:title=""/>
          </v:shape>
          <o:OLEObject Type="Embed" ProgID="Visio.Drawing.11" ShapeID="_x0000_i1034" DrawAspect="Content" ObjectID="_1533550119" r:id="rId27"/>
        </w:object>
      </w:r>
    </w:p>
    <w:p w:rsidR="009308B1" w:rsidRDefault="009308B1" w:rsidP="009308B1">
      <w:pPr>
        <w:pStyle w:val="Heading3"/>
      </w:pPr>
      <w:r>
        <w:t xml:space="preserve">Local Function </w:t>
      </w:r>
      <w:proofErr w:type="spellStart"/>
      <w:r w:rsidR="00E22571" w:rsidRPr="00E22571">
        <w:t>efcSelfTest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efcSelfTest</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t>Description</w:t>
      </w:r>
    </w:p>
    <w:p w:rsidR="00C5477C" w:rsidRDefault="009308B1" w:rsidP="009308B1">
      <w:pPr>
        <w:jc w:val="center"/>
      </w:pPr>
      <w:r>
        <w:object w:dxaOrig="3499" w:dyaOrig="2632">
          <v:shape id="_x0000_i1035" type="#_x0000_t75" style="width:175.3pt;height:131.4pt" o:ole="">
            <v:imagedata r:id="rId28" o:title=""/>
          </v:shape>
          <o:OLEObject Type="Embed" ProgID="Visio.Drawing.11" ShapeID="_x0000_i1035" DrawAspect="Content" ObjectID="_1533550120" r:id="rId29"/>
        </w:object>
      </w:r>
    </w:p>
    <w:p w:rsidR="009308B1" w:rsidRDefault="008B3E94" w:rsidP="009308B1">
      <w:pPr>
        <w:pStyle w:val="Heading3"/>
      </w:pPr>
      <w:r>
        <w:br w:type="page"/>
      </w:r>
      <w:r w:rsidR="009308B1">
        <w:lastRenderedPageBreak/>
        <w:t xml:space="preserve">Local Function </w:t>
      </w:r>
      <w:proofErr w:type="spellStart"/>
      <w:r w:rsidR="00E22571" w:rsidRPr="00E22571">
        <w:t>periphInit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periphInit</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t>Description</w:t>
      </w:r>
    </w:p>
    <w:p w:rsidR="008B3E94" w:rsidRDefault="00D307AE" w:rsidP="009308B1">
      <w:pPr>
        <w:spacing w:after="0"/>
        <w:jc w:val="center"/>
      </w:pPr>
      <w:r>
        <w:object w:dxaOrig="5408" w:dyaOrig="4106">
          <v:shape id="_x0000_i1036" type="#_x0000_t75" style="width:270.25pt;height:205.7pt" o:ole="">
            <v:imagedata r:id="rId30" o:title=""/>
          </v:shape>
          <o:OLEObject Type="Embed" ProgID="Visio.Drawing.11" ShapeID="_x0000_i1036" DrawAspect="Content" ObjectID="_1533550121" r:id="rId31"/>
        </w:object>
      </w:r>
    </w:p>
    <w:p w:rsidR="009308B1" w:rsidRDefault="009308B1" w:rsidP="009308B1">
      <w:pPr>
        <w:pStyle w:val="Heading3"/>
      </w:pPr>
      <w:r>
        <w:t xml:space="preserve">Local Function </w:t>
      </w:r>
      <w:proofErr w:type="spellStart"/>
      <w:r w:rsidR="00E22571" w:rsidRPr="00E22571">
        <w:t>checkEFCSelfTestPassed</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3786"/>
        <w:gridCol w:w="1141"/>
        <w:gridCol w:w="723"/>
        <w:gridCol w:w="652"/>
        <w:gridCol w:w="603"/>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checkEFCSelfTestPassed</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Pr="00E22571" w:rsidRDefault="009308B1" w:rsidP="006B359F">
            <w:pPr>
              <w:spacing w:before="60"/>
              <w:rPr>
                <w:rFonts w:ascii="Arial" w:hAnsi="Arial" w:cs="Arial"/>
                <w:i/>
                <w:sz w:val="16"/>
              </w:rPr>
            </w:pPr>
            <w:proofErr w:type="spellStart"/>
            <w:r w:rsidRPr="00E22571">
              <w:rPr>
                <w:rFonts w:ascii="Arial" w:hAnsi="Arial" w:cs="Arial"/>
                <w:i/>
                <w:sz w:val="16"/>
              </w:rPr>
              <w:t>TestPassed_Cnt_T_lgc</w:t>
            </w:r>
            <w:proofErr w:type="spellEnd"/>
          </w:p>
        </w:tc>
        <w:tc>
          <w:tcPr>
            <w:tcW w:w="1159" w:type="dxa"/>
          </w:tcPr>
          <w:p w:rsidR="009308B1" w:rsidRDefault="009308B1" w:rsidP="006B359F">
            <w:pPr>
              <w:spacing w:before="60"/>
              <w:rPr>
                <w:rFonts w:ascii="Arial" w:hAnsi="Arial" w:cs="Arial"/>
                <w:sz w:val="16"/>
              </w:rPr>
            </w:pPr>
            <w:proofErr w:type="spellStart"/>
            <w:r>
              <w:rPr>
                <w:rFonts w:ascii="Arial" w:hAnsi="Arial" w:cs="Arial"/>
                <w:sz w:val="16"/>
              </w:rPr>
              <w:t>boolean</w:t>
            </w:r>
            <w:proofErr w:type="spellEnd"/>
          </w:p>
        </w:tc>
        <w:tc>
          <w:tcPr>
            <w:tcW w:w="607" w:type="dxa"/>
          </w:tcPr>
          <w:p w:rsidR="009308B1" w:rsidRDefault="009308B1" w:rsidP="006B359F">
            <w:pPr>
              <w:spacing w:before="60"/>
              <w:rPr>
                <w:rFonts w:ascii="Arial" w:hAnsi="Arial" w:cs="Arial"/>
                <w:sz w:val="16"/>
              </w:rPr>
            </w:pPr>
            <w:r>
              <w:rPr>
                <w:rFonts w:ascii="Arial" w:hAnsi="Arial" w:cs="Arial"/>
                <w:sz w:val="16"/>
              </w:rPr>
              <w:t>FALSE</w:t>
            </w:r>
          </w:p>
        </w:tc>
        <w:tc>
          <w:tcPr>
            <w:tcW w:w="607" w:type="dxa"/>
          </w:tcPr>
          <w:p w:rsidR="009308B1" w:rsidRDefault="009308B1" w:rsidP="006B359F">
            <w:pPr>
              <w:spacing w:before="60"/>
              <w:rPr>
                <w:rFonts w:ascii="Arial" w:hAnsi="Arial" w:cs="Arial"/>
                <w:sz w:val="16"/>
              </w:rPr>
            </w:pPr>
            <w:r>
              <w:rPr>
                <w:rFonts w:ascii="Arial" w:hAnsi="Arial" w:cs="Arial"/>
                <w:sz w:val="16"/>
              </w:rPr>
              <w:t>TRUE</w:t>
            </w:r>
          </w:p>
        </w:tc>
        <w:tc>
          <w:tcPr>
            <w:tcW w:w="607" w:type="dxa"/>
          </w:tcPr>
          <w:p w:rsidR="009308B1" w:rsidRDefault="009308B1" w:rsidP="006B359F">
            <w:pPr>
              <w:spacing w:before="60"/>
              <w:rPr>
                <w:rFonts w:ascii="Arial" w:hAnsi="Arial" w:cs="Arial"/>
                <w:sz w:val="16"/>
              </w:rPr>
            </w:pPr>
            <w:r>
              <w:rPr>
                <w:rFonts w:ascii="Arial" w:hAnsi="Arial" w:cs="Arial"/>
                <w:sz w:val="16"/>
              </w:rPr>
              <w:t>0</w:t>
            </w:r>
          </w:p>
        </w:tc>
      </w:tr>
    </w:tbl>
    <w:p w:rsidR="009308B1" w:rsidRDefault="009308B1" w:rsidP="009308B1">
      <w:pPr>
        <w:pStyle w:val="Heading4"/>
      </w:pPr>
      <w:r>
        <w:lastRenderedPageBreak/>
        <w:t>Description</w:t>
      </w:r>
    </w:p>
    <w:p w:rsidR="00D54530" w:rsidRDefault="00635F39" w:rsidP="00E22571">
      <w:pPr>
        <w:spacing w:after="0"/>
        <w:jc w:val="center"/>
      </w:pPr>
      <w:r>
        <w:object w:dxaOrig="5467" w:dyaOrig="5116">
          <v:shape id="_x0000_i1037" type="#_x0000_t75" style="width:273.05pt;height:254.8pt" o:ole="">
            <v:imagedata r:id="rId32" o:title=""/>
          </v:shape>
          <o:OLEObject Type="Embed" ProgID="Visio.Drawing.11" ShapeID="_x0000_i1037" DrawAspect="Content" ObjectID="_1533550122" r:id="rId33"/>
        </w:object>
      </w:r>
    </w:p>
    <w:p w:rsidR="009308B1" w:rsidRDefault="009308B1" w:rsidP="009308B1">
      <w:pPr>
        <w:spacing w:after="0"/>
      </w:pPr>
    </w:p>
    <w:p w:rsidR="006B359F" w:rsidRDefault="006B359F" w:rsidP="006B359F">
      <w:pPr>
        <w:pStyle w:val="Heading3"/>
      </w:pPr>
      <w:r>
        <w:t xml:space="preserve">Local Function </w:t>
      </w:r>
      <w:proofErr w:type="spellStart"/>
      <w:r w:rsidR="00E22571" w:rsidRPr="00E22571">
        <w:t>setupFlash</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proofErr w:type="spellStart"/>
            <w:r w:rsidRPr="006B359F">
              <w:rPr>
                <w:rFonts w:ascii="Arial" w:hAnsi="Arial" w:cs="Arial"/>
                <w:sz w:val="16"/>
              </w:rPr>
              <w:t>setupFlash</w:t>
            </w:r>
            <w:proofErr w:type="spellEnd"/>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75213D" w:rsidRDefault="0075213D" w:rsidP="006B359F">
      <w:pPr>
        <w:pStyle w:val="Heading4"/>
      </w:pPr>
      <w:r>
        <w:t>Design Rationale</w:t>
      </w:r>
    </w:p>
    <w:p w:rsidR="0075213D" w:rsidRDefault="0075213D" w:rsidP="0075213D">
      <w:r>
        <w:t xml:space="preserve">The device ID is checked and if the gladiator </w:t>
      </w:r>
      <w:proofErr w:type="spellStart"/>
      <w:r>
        <w:t>revA</w:t>
      </w:r>
      <w:proofErr w:type="spellEnd"/>
      <w:r>
        <w:t xml:space="preserve"> part ID is detected, pre-emption is disabled.  This is to account for errata DEVICE#145 of </w:t>
      </w:r>
      <w:proofErr w:type="spellStart"/>
      <w:r>
        <w:t>revA</w:t>
      </w:r>
      <w:proofErr w:type="spellEnd"/>
      <w:r>
        <w:t xml:space="preserve"> parts.</w:t>
      </w:r>
    </w:p>
    <w:p w:rsidR="0034217B" w:rsidRPr="0075213D" w:rsidRDefault="0034217B" w:rsidP="0034217B">
      <w:r>
        <w:t>For Archer device the flash bank wait parameter EWAIT is different from their champion counterpart. The device type is identified by reading the flash bank width of the flash bank configuration register. For Archer device type the flash bank width is 72 (0x 48). After identifying the device type the flash bank wait state is set accordingly.</w:t>
      </w:r>
    </w:p>
    <w:p w:rsidR="0034217B" w:rsidRPr="0075213D" w:rsidRDefault="0034217B" w:rsidP="0075213D"/>
    <w:p w:rsidR="006B359F" w:rsidRDefault="006B359F" w:rsidP="006B359F">
      <w:pPr>
        <w:pStyle w:val="Heading4"/>
      </w:pPr>
      <w:r>
        <w:lastRenderedPageBreak/>
        <w:t>Description</w:t>
      </w:r>
    </w:p>
    <w:p w:rsidR="009308B1" w:rsidRDefault="003E248C" w:rsidP="006B359F">
      <w:pPr>
        <w:spacing w:after="0"/>
        <w:jc w:val="center"/>
      </w:pPr>
      <w:r>
        <w:object w:dxaOrig="10544" w:dyaOrig="7455">
          <v:shape id="_x0000_i1038" type="#_x0000_t75" style="width:6in;height:305.75pt" o:ole="">
            <v:imagedata r:id="rId34" o:title=""/>
          </v:shape>
          <o:OLEObject Type="Embed" ProgID="Visio.Drawing.11" ShapeID="_x0000_i1038" DrawAspect="Content" ObjectID="_1533550123" r:id="rId35"/>
        </w:object>
      </w:r>
    </w:p>
    <w:p w:rsidR="006B359F" w:rsidRDefault="006B359F" w:rsidP="006B359F">
      <w:pPr>
        <w:spacing w:after="0"/>
        <w:jc w:val="center"/>
      </w:pPr>
    </w:p>
    <w:p w:rsidR="006B359F" w:rsidRDefault="006B359F" w:rsidP="006B359F">
      <w:pPr>
        <w:pStyle w:val="Heading3"/>
      </w:pPr>
      <w:r>
        <w:t xml:space="preserve">Local Function </w:t>
      </w:r>
      <w:proofErr w:type="spellStart"/>
      <w:r w:rsidR="00E22571" w:rsidRPr="00E22571">
        <w:t>trimLPO</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proofErr w:type="spellStart"/>
            <w:r w:rsidRPr="006B359F">
              <w:rPr>
                <w:rFonts w:ascii="Arial" w:hAnsi="Arial" w:cs="Arial"/>
                <w:sz w:val="16"/>
              </w:rPr>
              <w:t>trimLPO</w:t>
            </w:r>
            <w:proofErr w:type="spellEnd"/>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6B359F" w:rsidRDefault="006B359F" w:rsidP="006B359F">
      <w:pPr>
        <w:pStyle w:val="Heading4"/>
      </w:pPr>
      <w:r>
        <w:lastRenderedPageBreak/>
        <w:t>Description</w:t>
      </w:r>
    </w:p>
    <w:p w:rsidR="006B359F" w:rsidRDefault="002853A4" w:rsidP="006B359F">
      <w:pPr>
        <w:spacing w:after="0"/>
        <w:jc w:val="center"/>
      </w:pPr>
      <w:r>
        <w:object w:dxaOrig="11551" w:dyaOrig="14664">
          <v:shape id="_x0000_i1039" type="#_x0000_t75" style="width:463.8pt;height:524.1pt" o:ole="">
            <v:imagedata r:id="rId36" o:title=""/>
          </v:shape>
          <o:OLEObject Type="Embed" ProgID="Visio.Drawing.11" ShapeID="_x0000_i1039" DrawAspect="Content" ObjectID="_1533550124" r:id="rId37"/>
        </w:object>
      </w:r>
    </w:p>
    <w:p w:rsidR="00381CBF" w:rsidRDefault="00381CBF" w:rsidP="00381CBF">
      <w:pPr>
        <w:pStyle w:val="Heading3"/>
      </w:pPr>
      <w:r>
        <w:lastRenderedPageBreak/>
        <w:t xml:space="preserve">Local Function </w:t>
      </w:r>
      <w:r w:rsidR="00E22571" w:rsidRPr="00E22571">
        <w:t>fmcBus2Check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r w:rsidRPr="00381CBF">
              <w:rPr>
                <w:rFonts w:ascii="Arial" w:hAnsi="Arial" w:cs="Arial"/>
                <w:sz w:val="16"/>
              </w:rPr>
              <w:t>fmcBus2Check</w:t>
            </w:r>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t>Description</w:t>
      </w:r>
    </w:p>
    <w:p w:rsidR="00381CBF" w:rsidRDefault="009A0E9A" w:rsidP="00381CBF">
      <w:pPr>
        <w:spacing w:after="0"/>
        <w:jc w:val="center"/>
        <w:rPr>
          <w:rFonts w:ascii="Arial" w:hAnsi="Arial"/>
          <w:b/>
          <w:kern w:val="28"/>
          <w:sz w:val="28"/>
        </w:rPr>
      </w:pPr>
      <w:r>
        <w:object w:dxaOrig="3431" w:dyaOrig="2601">
          <v:shape id="_x0000_i1040" type="#_x0000_t75" style="width:171.1pt;height:130.45pt" o:ole="">
            <v:imagedata r:id="rId38" o:title=""/>
          </v:shape>
          <o:OLEObject Type="Embed" ProgID="Visio.Drawing.11" ShapeID="_x0000_i1040" DrawAspect="Content" ObjectID="_1533550125" r:id="rId39"/>
        </w:object>
      </w:r>
    </w:p>
    <w:p w:rsidR="00381CBF" w:rsidRDefault="00381CBF" w:rsidP="00381CBF">
      <w:pPr>
        <w:pStyle w:val="Heading3"/>
      </w:pPr>
      <w:r>
        <w:t xml:space="preserve">Local Function </w:t>
      </w:r>
      <w:proofErr w:type="spellStart"/>
      <w:r w:rsidR="00E22571" w:rsidRPr="00E22571">
        <w:t>fmcECCcheck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proofErr w:type="spellStart"/>
            <w:r w:rsidRPr="00381CBF">
              <w:rPr>
                <w:rFonts w:ascii="Arial" w:hAnsi="Arial" w:cs="Arial"/>
                <w:sz w:val="16"/>
              </w:rPr>
              <w:t>fmcECCcheck</w:t>
            </w:r>
            <w:proofErr w:type="spellEnd"/>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lastRenderedPageBreak/>
        <w:t>Description</w:t>
      </w:r>
    </w:p>
    <w:p w:rsidR="00381CBF" w:rsidRDefault="00742147" w:rsidP="00381CBF">
      <w:pPr>
        <w:spacing w:after="0"/>
        <w:jc w:val="center"/>
        <w:rPr>
          <w:rFonts w:ascii="Arial" w:hAnsi="Arial"/>
          <w:b/>
          <w:kern w:val="28"/>
          <w:sz w:val="28"/>
        </w:rPr>
      </w:pPr>
      <w:r>
        <w:object w:dxaOrig="9607" w:dyaOrig="10523">
          <v:shape id="_x0000_i1041" type="#_x0000_t75" style="width:479.2pt;height:525.05pt" o:ole="">
            <v:imagedata r:id="rId40" o:title=""/>
          </v:shape>
          <o:OLEObject Type="Embed" ProgID="Visio.Drawing.11" ShapeID="_x0000_i1041" DrawAspect="Content" ObjectID="_1533550126" r:id="rId41"/>
        </w:object>
      </w:r>
    </w:p>
    <w:p w:rsidR="00000BE6" w:rsidRPr="00000BE6" w:rsidRDefault="00000BE6" w:rsidP="00000BE6">
      <w:pPr>
        <w:rPr>
          <w:highlight w:val="yellow"/>
        </w:rPr>
      </w:pPr>
    </w:p>
    <w:p w:rsidR="00000BE6" w:rsidRDefault="00000BE6" w:rsidP="00000BE6">
      <w:pPr>
        <w:pStyle w:val="Heading3"/>
      </w:pPr>
      <w:r>
        <w:lastRenderedPageBreak/>
        <w:t xml:space="preserve">Local Function </w:t>
      </w:r>
      <w:proofErr w:type="spellStart"/>
      <w:r w:rsidR="005450B9" w:rsidRPr="005450B9">
        <w:t>mapClocks</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Function Name</w:t>
            </w:r>
          </w:p>
        </w:tc>
        <w:tc>
          <w:tcPr>
            <w:tcW w:w="3875" w:type="dxa"/>
          </w:tcPr>
          <w:p w:rsidR="00000BE6" w:rsidRDefault="00D52F28" w:rsidP="00FF612E">
            <w:pPr>
              <w:spacing w:before="60"/>
              <w:rPr>
                <w:rFonts w:ascii="Arial" w:hAnsi="Arial" w:cs="Arial"/>
                <w:sz w:val="16"/>
              </w:rPr>
            </w:pPr>
            <w:proofErr w:type="spellStart"/>
            <w:r w:rsidRPr="00D52F28">
              <w:rPr>
                <w:rFonts w:ascii="Arial" w:hAnsi="Arial" w:cs="Arial"/>
                <w:sz w:val="16"/>
              </w:rPr>
              <w:t>mapClocks</w:t>
            </w:r>
            <w:proofErr w:type="spellEnd"/>
          </w:p>
        </w:tc>
        <w:tc>
          <w:tcPr>
            <w:tcW w:w="1159"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00BE6" w:rsidRDefault="00000BE6"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000BE6" w:rsidRDefault="00000BE6" w:rsidP="00FF612E">
            <w:pPr>
              <w:spacing w:before="60"/>
              <w:rPr>
                <w:rFonts w:ascii="Arial" w:hAnsi="Arial" w:cs="Arial"/>
                <w:sz w:val="16"/>
              </w:rPr>
            </w:pPr>
            <w:r>
              <w:rPr>
                <w:rFonts w:ascii="Arial" w:hAnsi="Arial" w:cs="Arial"/>
                <w:sz w:val="16"/>
              </w:rPr>
              <w:t>None</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p>
        </w:tc>
        <w:tc>
          <w:tcPr>
            <w:tcW w:w="3875" w:type="dxa"/>
          </w:tcPr>
          <w:p w:rsidR="00000BE6" w:rsidRDefault="00000BE6" w:rsidP="00FF612E">
            <w:pPr>
              <w:spacing w:before="60"/>
              <w:rPr>
                <w:rFonts w:ascii="Arial" w:hAnsi="Arial" w:cs="Arial"/>
                <w:sz w:val="16"/>
              </w:rPr>
            </w:pP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Return Value</w:t>
            </w:r>
          </w:p>
        </w:tc>
        <w:tc>
          <w:tcPr>
            <w:tcW w:w="3875" w:type="dxa"/>
          </w:tcPr>
          <w:p w:rsidR="00000BE6" w:rsidRDefault="00000BE6" w:rsidP="00FF612E">
            <w:pPr>
              <w:spacing w:before="60"/>
              <w:rPr>
                <w:rFonts w:ascii="Arial" w:hAnsi="Arial" w:cs="Arial"/>
                <w:sz w:val="16"/>
              </w:rPr>
            </w:pPr>
            <w:r>
              <w:rPr>
                <w:rFonts w:ascii="Arial" w:hAnsi="Arial" w:cs="Arial"/>
                <w:sz w:val="16"/>
              </w:rPr>
              <w:t>N/A</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r>
    </w:tbl>
    <w:p w:rsidR="00000BE6" w:rsidRDefault="00000BE6" w:rsidP="00000BE6">
      <w:pPr>
        <w:pStyle w:val="Heading4"/>
      </w:pPr>
      <w:r>
        <w:lastRenderedPageBreak/>
        <w:t>Description</w:t>
      </w:r>
    </w:p>
    <w:p w:rsidR="00000BE6" w:rsidRDefault="00E96289" w:rsidP="00000BE6">
      <w:pPr>
        <w:spacing w:after="0"/>
        <w:jc w:val="center"/>
      </w:pPr>
      <w:r>
        <w:object w:dxaOrig="5034" w:dyaOrig="9825">
          <v:shape id="_x0000_i1042" type="#_x0000_t75" style="width:252pt;height:490.45pt" o:ole="">
            <v:imagedata r:id="rId42" o:title=""/>
          </v:shape>
          <o:OLEObject Type="Embed" ProgID="Visio.Drawing.11" ShapeID="_x0000_i1042" DrawAspect="Content" ObjectID="_1533550127" r:id="rId43"/>
        </w:object>
      </w:r>
    </w:p>
    <w:p w:rsidR="00D164AA" w:rsidRDefault="00D164AA" w:rsidP="00000BE6">
      <w:pPr>
        <w:spacing w:after="0"/>
        <w:jc w:val="center"/>
      </w:pPr>
    </w:p>
    <w:p w:rsidR="00D164AA" w:rsidRDefault="00D164AA" w:rsidP="00D164AA">
      <w:pPr>
        <w:pStyle w:val="Heading3"/>
      </w:pPr>
      <w:r>
        <w:t xml:space="preserve">Local Function </w:t>
      </w:r>
      <w:proofErr w:type="spellStart"/>
      <w:r w:rsidRPr="00D164AA">
        <w:t>stcSelfCheck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85593E">
              <w:rPr>
                <w:rFonts w:ascii="Arial" w:hAnsi="Arial" w:cs="Arial"/>
                <w:sz w:val="16"/>
              </w:rPr>
              <w:t>stcSelfCheck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3721" w:dyaOrig="7373">
          <v:shape id="_x0000_i1043" type="#_x0000_t75" style="width:186.1pt;height:370.3pt" o:ole="">
            <v:imagedata r:id="rId44" o:title=""/>
          </v:shape>
          <o:OLEObject Type="Embed" ProgID="Visio.Drawing.11" ShapeID="_x0000_i1043" DrawAspect="Content" ObjectID="_1533550128" r:id="rId45"/>
        </w:object>
      </w:r>
    </w:p>
    <w:p w:rsidR="00D164AA" w:rsidRDefault="00D164AA" w:rsidP="00D164AA">
      <w:pPr>
        <w:pStyle w:val="Heading3"/>
      </w:pPr>
      <w:r>
        <w:t xml:space="preserve">Local Function </w:t>
      </w:r>
      <w:proofErr w:type="spellStart"/>
      <w:r w:rsidRPr="00D164AA">
        <w:t>ccmSelfCheck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C84424">
              <w:rPr>
                <w:rFonts w:ascii="Arial" w:hAnsi="Arial" w:cs="Arial"/>
                <w:sz w:val="16"/>
              </w:rPr>
              <w:t>ccmSelfCheck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10976" w:dyaOrig="8611">
          <v:shape id="_x0000_i1044" type="#_x0000_t75" style="width:410.95pt;height:323.55pt" o:ole="">
            <v:imagedata r:id="rId46" o:title=""/>
          </v:shape>
          <o:OLEObject Type="Embed" ProgID="Visio.Drawing.11" ShapeID="_x0000_i1044" DrawAspect="Content" ObjectID="_1533550129" r:id="rId47"/>
        </w:object>
      </w:r>
    </w:p>
    <w:p w:rsidR="00D164AA" w:rsidRDefault="00D164AA" w:rsidP="00D164AA">
      <w:pPr>
        <w:pStyle w:val="Heading3"/>
      </w:pPr>
      <w:r>
        <w:t xml:space="preserve">Local Function </w:t>
      </w:r>
      <w:proofErr w:type="spellStart"/>
      <w:r w:rsidR="004A751C" w:rsidRPr="004A751C">
        <w:t>pbistSelfCheck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8C0326">
              <w:rPr>
                <w:rFonts w:ascii="Arial" w:hAnsi="Arial" w:cs="Arial"/>
                <w:sz w:val="16"/>
              </w:rPr>
              <w:t>pbistSelfCheck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6E2556" w:rsidP="00CC6498">
      <w:r w:rsidRPr="006E2556">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lastRenderedPageBreak/>
        <w:t>Description</w:t>
      </w:r>
    </w:p>
    <w:p w:rsidR="00D164AA" w:rsidRDefault="00BE2D4E" w:rsidP="00D164AA">
      <w:pPr>
        <w:spacing w:after="0"/>
        <w:jc w:val="center"/>
      </w:pPr>
      <w:r>
        <w:object w:dxaOrig="4960" w:dyaOrig="9768">
          <v:shape id="_x0000_i1045" type="#_x0000_t75" style="width:248.25pt;height:490.45pt" o:ole="">
            <v:imagedata r:id="rId48" o:title=""/>
          </v:shape>
          <o:OLEObject Type="Embed" ProgID="Visio.Drawing.11" ShapeID="_x0000_i1045" DrawAspect="Content" ObjectID="_1533550130" r:id="rId49"/>
        </w:object>
      </w:r>
    </w:p>
    <w:p w:rsidR="00D164AA" w:rsidRDefault="00D164AA" w:rsidP="00D164AA">
      <w:pPr>
        <w:spacing w:after="0"/>
        <w:jc w:val="center"/>
      </w:pPr>
    </w:p>
    <w:p w:rsidR="00D164AA" w:rsidRDefault="00D164AA" w:rsidP="00D164AA">
      <w:pPr>
        <w:pStyle w:val="Heading3"/>
      </w:pPr>
      <w:r>
        <w:t xml:space="preserve">Local Function </w:t>
      </w:r>
      <w:proofErr w:type="spellStart"/>
      <w:r w:rsidR="004A751C" w:rsidRPr="004A751C">
        <w:t>pbistRun</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976B2C">
              <w:rPr>
                <w:rFonts w:ascii="Arial" w:hAnsi="Arial" w:cs="Arial"/>
                <w:sz w:val="16"/>
              </w:rPr>
              <w:t>pbistRun</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raminfoL</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algomask</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rsidRPr="00CC6498">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D90B67" w:rsidP="00D164AA">
      <w:pPr>
        <w:spacing w:after="0"/>
        <w:jc w:val="center"/>
      </w:pPr>
      <w:r>
        <w:object w:dxaOrig="3403" w:dyaOrig="7476">
          <v:shape id="_x0000_i1046" type="#_x0000_t75" style="width:169.25pt;height:374.05pt" o:ole="">
            <v:imagedata r:id="rId50" o:title=""/>
          </v:shape>
          <o:OLEObject Type="Embed" ProgID="Visio.Drawing.11" ShapeID="_x0000_i1046" DrawAspect="Content" ObjectID="_1533550131" r:id="rId51"/>
        </w:object>
      </w:r>
    </w:p>
    <w:p w:rsidR="00D164AA" w:rsidRDefault="00D164AA" w:rsidP="00D164AA">
      <w:pPr>
        <w:pStyle w:val="Heading3"/>
      </w:pPr>
      <w:r>
        <w:t xml:space="preserve">Local Function </w:t>
      </w:r>
      <w:proofErr w:type="spellStart"/>
      <w:r w:rsidR="004A751C" w:rsidRPr="004A751C">
        <w:t>pbistStop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B114F0">
              <w:rPr>
                <w:rFonts w:ascii="Arial" w:hAnsi="Arial" w:cs="Arial"/>
                <w:sz w:val="16"/>
              </w:rPr>
              <w:t>pbistStop</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t>Description</w:t>
      </w:r>
    </w:p>
    <w:p w:rsidR="00D164AA" w:rsidRDefault="00D164AA" w:rsidP="004A751C">
      <w:pPr>
        <w:spacing w:after="0"/>
        <w:jc w:val="center"/>
        <w:rPr>
          <w:rFonts w:ascii="Arial" w:hAnsi="Arial"/>
          <w:b/>
          <w:kern w:val="28"/>
          <w:sz w:val="28"/>
        </w:rPr>
      </w:pPr>
      <w:r>
        <w:object w:dxaOrig="2972" w:dyaOrig="2553">
          <v:shape id="_x0000_i1047" type="#_x0000_t75" style="width:149.15pt;height:127.65pt" o:ole="">
            <v:imagedata r:id="rId52" o:title=""/>
          </v:shape>
          <o:OLEObject Type="Embed" ProgID="Visio.Drawing.11" ShapeID="_x0000_i1047" DrawAspect="Content" ObjectID="_1533550132" r:id="rId53"/>
        </w:object>
      </w:r>
    </w:p>
    <w:p w:rsidR="00381CBF" w:rsidRDefault="00381CBF" w:rsidP="006B359F">
      <w:pPr>
        <w:spacing w:after="0"/>
        <w:jc w:val="center"/>
        <w:rPr>
          <w:rFonts w:ascii="Arial" w:hAnsi="Arial"/>
          <w:b/>
          <w:kern w:val="28"/>
          <w:sz w:val="28"/>
        </w:rPr>
      </w:pPr>
    </w:p>
    <w:p w:rsidR="001F445C" w:rsidRDefault="001F445C" w:rsidP="00D90B67">
      <w:pPr>
        <w:pStyle w:val="Heading3"/>
      </w:pPr>
      <w:r>
        <w:t>Local Function errata_PBIST_4</w:t>
      </w:r>
    </w:p>
    <w:p w:rsidR="001F445C" w:rsidRPr="001F445C" w:rsidRDefault="001F445C" w:rsidP="00870C6C"/>
    <w:p w:rsidR="001F445C" w:rsidRPr="001F445C" w:rsidRDefault="001F445C" w:rsidP="00870C6C"/>
    <w:p w:rsidR="001F445C" w:rsidRPr="001F445C" w:rsidRDefault="001F445C" w:rsidP="00870C6C"/>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1F445C" w:rsidTr="00203103">
        <w:tc>
          <w:tcPr>
            <w:tcW w:w="2083" w:type="dxa"/>
          </w:tcPr>
          <w:p w:rsidR="001F445C" w:rsidRDefault="001F445C" w:rsidP="00203103">
            <w:pPr>
              <w:spacing w:before="60"/>
              <w:rPr>
                <w:rFonts w:ascii="Arial" w:hAnsi="Arial" w:cs="Arial"/>
                <w:b/>
                <w:bCs/>
                <w:sz w:val="16"/>
              </w:rPr>
            </w:pPr>
            <w:r>
              <w:rPr>
                <w:rFonts w:ascii="Arial" w:hAnsi="Arial" w:cs="Arial"/>
                <w:b/>
                <w:bCs/>
                <w:sz w:val="16"/>
              </w:rPr>
              <w:t>Function Name</w:t>
            </w:r>
          </w:p>
        </w:tc>
        <w:tc>
          <w:tcPr>
            <w:tcW w:w="3875" w:type="dxa"/>
          </w:tcPr>
          <w:p w:rsidR="001F445C" w:rsidRDefault="001F445C" w:rsidP="00203103">
            <w:pPr>
              <w:spacing w:before="60"/>
              <w:rPr>
                <w:rFonts w:ascii="Arial" w:hAnsi="Arial" w:cs="Arial"/>
                <w:sz w:val="16"/>
              </w:rPr>
            </w:pPr>
            <w:r>
              <w:rPr>
                <w:rFonts w:ascii="Arial" w:hAnsi="Arial" w:cs="Arial"/>
                <w:sz w:val="16"/>
              </w:rPr>
              <w:t>Errata_PBIST_4</w:t>
            </w:r>
          </w:p>
        </w:tc>
        <w:tc>
          <w:tcPr>
            <w:tcW w:w="1159" w:type="dxa"/>
            <w:shd w:val="pct30" w:color="FFFF00" w:fill="auto"/>
          </w:tcPr>
          <w:p w:rsidR="001F445C" w:rsidRDefault="001F445C" w:rsidP="00203103">
            <w:pPr>
              <w:spacing w:before="60"/>
              <w:jc w:val="center"/>
              <w:rPr>
                <w:rFonts w:ascii="Arial" w:hAnsi="Arial" w:cs="Arial"/>
                <w:sz w:val="16"/>
              </w:rPr>
            </w:pPr>
            <w:r>
              <w:rPr>
                <w:rFonts w:ascii="Arial" w:hAnsi="Arial" w:cs="Arial"/>
                <w:sz w:val="16"/>
              </w:rPr>
              <w:t>Type</w:t>
            </w:r>
          </w:p>
        </w:tc>
        <w:tc>
          <w:tcPr>
            <w:tcW w:w="607" w:type="dxa"/>
            <w:shd w:val="pct30" w:color="FFFF00" w:fill="auto"/>
          </w:tcPr>
          <w:p w:rsidR="001F445C" w:rsidRDefault="001F445C" w:rsidP="00203103">
            <w:pPr>
              <w:spacing w:before="60"/>
              <w:jc w:val="center"/>
              <w:rPr>
                <w:rFonts w:ascii="Arial" w:hAnsi="Arial" w:cs="Arial"/>
                <w:sz w:val="16"/>
              </w:rPr>
            </w:pPr>
            <w:r>
              <w:rPr>
                <w:rFonts w:ascii="Arial" w:hAnsi="Arial" w:cs="Arial"/>
                <w:sz w:val="16"/>
              </w:rPr>
              <w:t>Min</w:t>
            </w:r>
          </w:p>
        </w:tc>
        <w:tc>
          <w:tcPr>
            <w:tcW w:w="607" w:type="dxa"/>
            <w:shd w:val="pct30" w:color="FFFF00" w:fill="auto"/>
          </w:tcPr>
          <w:p w:rsidR="001F445C" w:rsidRDefault="001F445C" w:rsidP="00203103">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1F445C" w:rsidRDefault="001F445C" w:rsidP="0020310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F445C" w:rsidTr="00203103">
        <w:tc>
          <w:tcPr>
            <w:tcW w:w="2083" w:type="dxa"/>
          </w:tcPr>
          <w:p w:rsidR="001F445C" w:rsidRDefault="001F445C" w:rsidP="00203103">
            <w:pPr>
              <w:spacing w:before="60"/>
              <w:rPr>
                <w:rFonts w:ascii="Arial" w:hAnsi="Arial" w:cs="Arial"/>
                <w:b/>
                <w:bCs/>
                <w:sz w:val="16"/>
              </w:rPr>
            </w:pPr>
            <w:r>
              <w:rPr>
                <w:rFonts w:ascii="Arial" w:hAnsi="Arial" w:cs="Arial"/>
                <w:b/>
                <w:bCs/>
                <w:sz w:val="16"/>
              </w:rPr>
              <w:t xml:space="preserve">Arguments Passed </w:t>
            </w:r>
          </w:p>
        </w:tc>
        <w:tc>
          <w:tcPr>
            <w:tcW w:w="3875" w:type="dxa"/>
          </w:tcPr>
          <w:p w:rsidR="001F445C" w:rsidRDefault="001F445C" w:rsidP="00203103">
            <w:pPr>
              <w:spacing w:before="60"/>
              <w:rPr>
                <w:rFonts w:ascii="Arial" w:hAnsi="Arial" w:cs="Arial"/>
                <w:sz w:val="16"/>
              </w:rPr>
            </w:pPr>
            <w:r>
              <w:rPr>
                <w:rFonts w:ascii="Arial" w:hAnsi="Arial" w:cs="Arial"/>
                <w:sz w:val="16"/>
              </w:rPr>
              <w:t>None</w:t>
            </w:r>
          </w:p>
        </w:tc>
        <w:tc>
          <w:tcPr>
            <w:tcW w:w="1159"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shd w:val="pct15" w:color="auto" w:fill="auto"/>
          </w:tcPr>
          <w:p w:rsidR="001F445C" w:rsidRDefault="001F445C" w:rsidP="00203103">
            <w:pPr>
              <w:spacing w:before="60"/>
              <w:rPr>
                <w:rFonts w:ascii="Arial" w:hAnsi="Arial" w:cs="Arial"/>
                <w:sz w:val="16"/>
              </w:rPr>
            </w:pPr>
          </w:p>
        </w:tc>
      </w:tr>
      <w:tr w:rsidR="001F445C" w:rsidTr="00203103">
        <w:tc>
          <w:tcPr>
            <w:tcW w:w="2083" w:type="dxa"/>
          </w:tcPr>
          <w:p w:rsidR="001F445C" w:rsidRDefault="001F445C" w:rsidP="00203103">
            <w:pPr>
              <w:spacing w:before="60"/>
              <w:rPr>
                <w:rFonts w:ascii="Arial" w:hAnsi="Arial" w:cs="Arial"/>
                <w:b/>
                <w:bCs/>
                <w:sz w:val="16"/>
              </w:rPr>
            </w:pPr>
          </w:p>
        </w:tc>
        <w:tc>
          <w:tcPr>
            <w:tcW w:w="3875" w:type="dxa"/>
          </w:tcPr>
          <w:p w:rsidR="001F445C" w:rsidRDefault="001F445C" w:rsidP="00203103">
            <w:pPr>
              <w:spacing w:before="60"/>
              <w:rPr>
                <w:rFonts w:ascii="Arial" w:hAnsi="Arial" w:cs="Arial"/>
                <w:sz w:val="16"/>
              </w:rPr>
            </w:pPr>
          </w:p>
        </w:tc>
        <w:tc>
          <w:tcPr>
            <w:tcW w:w="1159"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shd w:val="pct15" w:color="auto" w:fill="auto"/>
          </w:tcPr>
          <w:p w:rsidR="001F445C" w:rsidRDefault="001F445C" w:rsidP="00203103">
            <w:pPr>
              <w:spacing w:before="60"/>
              <w:rPr>
                <w:rFonts w:ascii="Arial" w:hAnsi="Arial" w:cs="Arial"/>
                <w:sz w:val="16"/>
              </w:rPr>
            </w:pPr>
          </w:p>
        </w:tc>
      </w:tr>
      <w:tr w:rsidR="001F445C" w:rsidTr="00203103">
        <w:tc>
          <w:tcPr>
            <w:tcW w:w="2083" w:type="dxa"/>
          </w:tcPr>
          <w:p w:rsidR="001F445C" w:rsidRDefault="001F445C" w:rsidP="00203103">
            <w:pPr>
              <w:spacing w:before="60"/>
              <w:rPr>
                <w:rFonts w:ascii="Arial" w:hAnsi="Arial" w:cs="Arial"/>
                <w:b/>
                <w:bCs/>
                <w:sz w:val="16"/>
              </w:rPr>
            </w:pPr>
            <w:r>
              <w:rPr>
                <w:rFonts w:ascii="Arial" w:hAnsi="Arial" w:cs="Arial"/>
                <w:b/>
                <w:bCs/>
                <w:sz w:val="16"/>
              </w:rPr>
              <w:t>Return Value</w:t>
            </w:r>
          </w:p>
        </w:tc>
        <w:tc>
          <w:tcPr>
            <w:tcW w:w="3875" w:type="dxa"/>
          </w:tcPr>
          <w:p w:rsidR="001F445C" w:rsidRDefault="001F445C" w:rsidP="00203103">
            <w:pPr>
              <w:spacing w:before="60"/>
              <w:rPr>
                <w:rFonts w:ascii="Arial" w:hAnsi="Arial" w:cs="Arial"/>
                <w:sz w:val="16"/>
              </w:rPr>
            </w:pPr>
            <w:r>
              <w:rPr>
                <w:rFonts w:ascii="Arial" w:hAnsi="Arial" w:cs="Arial"/>
                <w:sz w:val="16"/>
              </w:rPr>
              <w:t>N/A</w:t>
            </w:r>
          </w:p>
        </w:tc>
        <w:tc>
          <w:tcPr>
            <w:tcW w:w="1159"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c>
          <w:tcPr>
            <w:tcW w:w="607" w:type="dxa"/>
          </w:tcPr>
          <w:p w:rsidR="001F445C" w:rsidRDefault="001F445C" w:rsidP="00203103">
            <w:pPr>
              <w:spacing w:before="60"/>
              <w:rPr>
                <w:rFonts w:ascii="Arial" w:hAnsi="Arial" w:cs="Arial"/>
                <w:sz w:val="16"/>
              </w:rPr>
            </w:pPr>
          </w:p>
        </w:tc>
      </w:tr>
    </w:tbl>
    <w:p w:rsidR="001F445C" w:rsidRDefault="001F445C" w:rsidP="001F445C">
      <w:pPr>
        <w:pStyle w:val="Heading4"/>
      </w:pPr>
      <w:r>
        <w:t>Description</w:t>
      </w:r>
    </w:p>
    <w:p w:rsidR="001F445C" w:rsidRPr="001F445C" w:rsidRDefault="001F445C" w:rsidP="00870C6C"/>
    <w:p w:rsidR="001F445C" w:rsidRDefault="00D739C9" w:rsidP="00870C6C">
      <w:r w:rsidRPr="00AF1AA0">
        <w:rPr>
          <w:color w:val="FF0000"/>
        </w:rPr>
        <w:object w:dxaOrig="10990" w:dyaOrig="14905">
          <v:shape id="_x0000_i1048" type="#_x0000_t75" style="width:402.1pt;height:544.2pt" o:ole="">
            <v:imagedata r:id="rId54" o:title=""/>
          </v:shape>
          <o:OLEObject Type="Embed" ProgID="Visio.Drawing.11" ShapeID="_x0000_i1048" DrawAspect="Content" ObjectID="_1533550133" r:id="rId55"/>
        </w:object>
      </w:r>
    </w:p>
    <w:p w:rsidR="001F445C" w:rsidRDefault="001F445C" w:rsidP="00870C6C"/>
    <w:p w:rsidR="002F4A51" w:rsidRDefault="002F4A51" w:rsidP="00870C6C"/>
    <w:p w:rsidR="002F4A51" w:rsidRPr="001F445C" w:rsidRDefault="00D739C9" w:rsidP="00870C6C">
      <w:r>
        <w:object w:dxaOrig="7267" w:dyaOrig="14814">
          <v:shape id="_x0000_i1049" type="#_x0000_t75" style="width:240.8pt;height:490.9pt" o:ole="">
            <v:imagedata r:id="rId56" o:title=""/>
          </v:shape>
          <o:OLEObject Type="Embed" ProgID="Visio.Drawing.11" ShapeID="_x0000_i1049" DrawAspect="Content" ObjectID="_1533550134" r:id="rId57"/>
        </w:object>
      </w:r>
    </w:p>
    <w:p w:rsidR="00D90B67" w:rsidRDefault="00D90B67" w:rsidP="00D90B67">
      <w:pPr>
        <w:pStyle w:val="Heading3"/>
      </w:pPr>
      <w:r>
        <w:t xml:space="preserve">Local Function </w:t>
      </w:r>
      <w:r w:rsidRPr="00D90B67">
        <w:t>Delay</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Function Name</w:t>
            </w:r>
          </w:p>
        </w:tc>
        <w:tc>
          <w:tcPr>
            <w:tcW w:w="3875" w:type="dxa"/>
          </w:tcPr>
          <w:p w:rsidR="00D90B67" w:rsidRDefault="00D90B67" w:rsidP="008640CF">
            <w:pPr>
              <w:spacing w:before="60"/>
              <w:rPr>
                <w:rFonts w:ascii="Arial" w:hAnsi="Arial" w:cs="Arial"/>
                <w:sz w:val="16"/>
              </w:rPr>
            </w:pPr>
            <w:r w:rsidRPr="00D90B67">
              <w:rPr>
                <w:rFonts w:ascii="Arial" w:hAnsi="Arial" w:cs="Arial"/>
                <w:sz w:val="16"/>
              </w:rPr>
              <w:t>Delay</w:t>
            </w:r>
          </w:p>
        </w:tc>
        <w:tc>
          <w:tcPr>
            <w:tcW w:w="1159"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Type</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Min</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90B67" w:rsidRDefault="00D90B67" w:rsidP="008640C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 xml:space="preserve">Arguments Passed </w:t>
            </w:r>
          </w:p>
        </w:tc>
        <w:tc>
          <w:tcPr>
            <w:tcW w:w="3875" w:type="dxa"/>
          </w:tcPr>
          <w:p w:rsidR="00D90B67" w:rsidRDefault="00D90B67" w:rsidP="008640CF">
            <w:pPr>
              <w:spacing w:before="60"/>
              <w:rPr>
                <w:rFonts w:ascii="Arial" w:hAnsi="Arial" w:cs="Arial"/>
                <w:sz w:val="16"/>
              </w:rPr>
            </w:pPr>
            <w:r>
              <w:rPr>
                <w:rFonts w:ascii="Arial" w:hAnsi="Arial" w:cs="Arial"/>
                <w:sz w:val="16"/>
              </w:rPr>
              <w:t>None</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p>
        </w:tc>
        <w:tc>
          <w:tcPr>
            <w:tcW w:w="3875" w:type="dxa"/>
          </w:tcPr>
          <w:p w:rsidR="00D90B67" w:rsidRDefault="00D90B67" w:rsidP="008640CF">
            <w:pPr>
              <w:spacing w:before="60"/>
              <w:rPr>
                <w:rFonts w:ascii="Arial" w:hAnsi="Arial" w:cs="Arial"/>
                <w:sz w:val="16"/>
              </w:rPr>
            </w:pP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lastRenderedPageBreak/>
              <w:t>Return Value</w:t>
            </w:r>
          </w:p>
        </w:tc>
        <w:tc>
          <w:tcPr>
            <w:tcW w:w="3875" w:type="dxa"/>
          </w:tcPr>
          <w:p w:rsidR="00D90B67" w:rsidRDefault="00D90B67" w:rsidP="008640CF">
            <w:pPr>
              <w:spacing w:before="60"/>
              <w:rPr>
                <w:rFonts w:ascii="Arial" w:hAnsi="Arial" w:cs="Arial"/>
                <w:sz w:val="16"/>
              </w:rPr>
            </w:pPr>
            <w:r>
              <w:rPr>
                <w:rFonts w:ascii="Arial" w:hAnsi="Arial" w:cs="Arial"/>
                <w:sz w:val="16"/>
              </w:rPr>
              <w:t>N/A</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r>
    </w:tbl>
    <w:p w:rsidR="00D90B67" w:rsidRDefault="00D90B67" w:rsidP="00D90B67">
      <w:pPr>
        <w:pStyle w:val="Heading4"/>
      </w:pPr>
      <w:r>
        <w:t>Description</w:t>
      </w:r>
    </w:p>
    <w:p w:rsidR="00D90B67" w:rsidRDefault="00E02003" w:rsidP="00D90B67">
      <w:pPr>
        <w:spacing w:after="0"/>
        <w:jc w:val="center"/>
      </w:pPr>
      <w:r>
        <w:object w:dxaOrig="3052" w:dyaOrig="2159">
          <v:shape id="_x0000_i1050" type="#_x0000_t75" style="width:152.9pt;height:108pt" o:ole="">
            <v:imagedata r:id="rId58" o:title=""/>
          </v:shape>
          <o:OLEObject Type="Embed" ProgID="Visio.Drawing.11" ShapeID="_x0000_i1050" DrawAspect="Content" ObjectID="_1533550135" r:id="rId59"/>
        </w:object>
      </w:r>
    </w:p>
    <w:p w:rsidR="00E02003" w:rsidRDefault="00E02003" w:rsidP="00D90B67">
      <w:pPr>
        <w:spacing w:after="0"/>
        <w:jc w:val="center"/>
      </w:pPr>
    </w:p>
    <w:p w:rsidR="00E445A4" w:rsidRDefault="00E445A4" w:rsidP="00E445A4">
      <w:pPr>
        <w:pStyle w:val="Heading3"/>
      </w:pPr>
      <w:r>
        <w:t xml:space="preserve">Local Macro </w:t>
      </w:r>
      <w:r w:rsidRPr="00E445A4">
        <w:t>GetRamDomian1Enabled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sidRPr="00E445A4">
              <w:rPr>
                <w:rFonts w:ascii="Arial" w:hAnsi="Arial" w:cs="Arial"/>
                <w:sz w:val="16"/>
              </w:rPr>
              <w:t>GetRamDomian1Enabled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Default="009D604D" w:rsidP="00E445A4">
      <w:pPr>
        <w:spacing w:after="0"/>
        <w:jc w:val="center"/>
      </w:pPr>
      <w:r>
        <w:object w:dxaOrig="5095" w:dyaOrig="1562">
          <v:shape id="_x0000_i1051" type="#_x0000_t75" style="width:254.8pt;height:78.1pt" o:ole="">
            <v:imagedata r:id="rId60" o:title=""/>
          </v:shape>
          <o:OLEObject Type="Embed" ProgID="Visio.Drawing.11" ShapeID="_x0000_i1051" DrawAspect="Content" ObjectID="_1533550136" r:id="rId61"/>
        </w:object>
      </w:r>
    </w:p>
    <w:p w:rsidR="00E445A4" w:rsidRDefault="00E445A4" w:rsidP="00E445A4">
      <w:pPr>
        <w:pStyle w:val="Heading3"/>
      </w:pPr>
      <w:r>
        <w:t xml:space="preserve">Local Macro </w:t>
      </w:r>
      <w:r w:rsidRPr="00E445A4">
        <w:t>GetRamDomian</w:t>
      </w:r>
      <w:r>
        <w:t>2</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Pr>
                <w:rFonts w:ascii="Arial" w:hAnsi="Arial" w:cs="Arial"/>
                <w:sz w:val="16"/>
              </w:rPr>
              <w:t>GetRamDomian2</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lastRenderedPageBreak/>
        <w:t>Description</w:t>
      </w:r>
    </w:p>
    <w:p w:rsidR="00E445A4" w:rsidRDefault="009D604D" w:rsidP="00E445A4">
      <w:pPr>
        <w:spacing w:after="0"/>
        <w:jc w:val="center"/>
      </w:pPr>
      <w:r>
        <w:object w:dxaOrig="5095" w:dyaOrig="1562">
          <v:shape id="_x0000_i1052" type="#_x0000_t75" style="width:254.8pt;height:78.1pt" o:ole="">
            <v:imagedata r:id="rId62" o:title=""/>
          </v:shape>
          <o:OLEObject Type="Embed" ProgID="Visio.Drawing.11" ShapeID="_x0000_i1052" DrawAspect="Content" ObjectID="_1533550137" r:id="rId63"/>
        </w:object>
      </w:r>
    </w:p>
    <w:p w:rsidR="00E445A4" w:rsidRDefault="00E445A4" w:rsidP="00E445A4">
      <w:pPr>
        <w:pStyle w:val="Heading3"/>
      </w:pPr>
      <w:r>
        <w:t xml:space="preserve">Local Macro </w:t>
      </w:r>
      <w:r w:rsidRPr="00E445A4">
        <w:t>GetRamDomian</w:t>
      </w:r>
      <w:r>
        <w:t>3</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E445A4">
            <w:pPr>
              <w:spacing w:before="60"/>
              <w:rPr>
                <w:rFonts w:ascii="Arial" w:hAnsi="Arial" w:cs="Arial"/>
                <w:sz w:val="16"/>
              </w:rPr>
            </w:pPr>
            <w:r w:rsidRPr="00E445A4">
              <w:rPr>
                <w:rFonts w:ascii="Arial" w:hAnsi="Arial" w:cs="Arial"/>
                <w:sz w:val="16"/>
              </w:rPr>
              <w:t>GetRamDomia</w:t>
            </w:r>
            <w:r>
              <w:rPr>
                <w:rFonts w:ascii="Arial" w:hAnsi="Arial" w:cs="Arial"/>
                <w:sz w:val="16"/>
              </w:rPr>
              <w:t>n3</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Pr="00FF612E" w:rsidRDefault="009D604D" w:rsidP="00E445A4">
      <w:pPr>
        <w:jc w:val="center"/>
      </w:pPr>
      <w:r>
        <w:object w:dxaOrig="5095" w:dyaOrig="1562">
          <v:shape id="_x0000_i1053" type="#_x0000_t75" style="width:254.8pt;height:78.1pt" o:ole="">
            <v:imagedata r:id="rId64" o:title=""/>
          </v:shape>
          <o:OLEObject Type="Embed" ProgID="Visio.Drawing.11" ShapeID="_x0000_i1053" DrawAspect="Content" ObjectID="_1533550138" r:id="rId65"/>
        </w:object>
      </w:r>
    </w:p>
    <w:p w:rsidR="00E445A4" w:rsidRDefault="00E445A4" w:rsidP="00D90B67">
      <w:pPr>
        <w:spacing w:after="0"/>
        <w:jc w:val="center"/>
        <w:rPr>
          <w:rFonts w:ascii="Arial" w:hAnsi="Arial"/>
          <w:b/>
          <w:kern w:val="28"/>
          <w:sz w:val="28"/>
        </w:rPr>
      </w:pPr>
    </w:p>
    <w:p w:rsidR="006B359F" w:rsidRDefault="006B359F" w:rsidP="006B359F">
      <w:pPr>
        <w:spacing w:after="0"/>
        <w:jc w:val="center"/>
        <w:rPr>
          <w:rFonts w:ascii="Arial" w:hAnsi="Arial"/>
          <w:b/>
          <w:kern w:val="28"/>
          <w:sz w:val="28"/>
        </w:rPr>
      </w:pP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&lt;None&gt;</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r>
        <w:t xml:space="preserve">(Note: For multiple </w:t>
      </w:r>
      <w:proofErr w:type="spellStart"/>
      <w:r>
        <w:t>init</w:t>
      </w:r>
      <w:proofErr w:type="spellEnd"/>
      <w:r>
        <w:t xml:space="preserve"> functions, insert new headers at the “Header 2” level – subset of “5.1 Initialization Functions” and follow the same sub-section design shown below)</w:t>
      </w:r>
    </w:p>
    <w:p w:rsidR="004A781C" w:rsidRDefault="004A781C">
      <w:pPr>
        <w:pStyle w:val="Heading3"/>
      </w:pPr>
      <w:proofErr w:type="spellStart"/>
      <w:r>
        <w:t>Init</w:t>
      </w:r>
      <w:proofErr w:type="spellEnd"/>
      <w:r>
        <w:t xml:space="preserve">: </w:t>
      </w:r>
      <w:r w:rsidR="001107F6" w:rsidRPr="001107F6">
        <w:t>_c_int00</w:t>
      </w:r>
      <w:r w:rsidR="00B91FC0">
        <w:t xml:space="preserve"> / Startup</w:t>
      </w:r>
    </w:p>
    <w:p w:rsidR="004A781C" w:rsidRDefault="004A781C">
      <w:pPr>
        <w:pStyle w:val="Heading4"/>
      </w:pPr>
      <w:r>
        <w:t>Design Rationale</w:t>
      </w:r>
    </w:p>
    <w:p w:rsidR="004A781C" w:rsidRDefault="001107F6">
      <w:r>
        <w:t xml:space="preserve">This </w:t>
      </w:r>
      <w:r w:rsidR="00B91FC0">
        <w:t xml:space="preserve">_c_int00 </w:t>
      </w:r>
      <w:r>
        <w:t>function is designed to be placed at the reset vector.</w:t>
      </w:r>
      <w:r w:rsidR="00B91FC0">
        <w:t xml:space="preserve">   Since this function needs to be compiled in arm mode, it immediately branches to the </w:t>
      </w:r>
      <w:proofErr w:type="gramStart"/>
      <w:r w:rsidR="00B91FC0">
        <w:t>Startup(</w:t>
      </w:r>
      <w:proofErr w:type="gramEnd"/>
      <w:r w:rsidR="00B91FC0">
        <w:t xml:space="preserve">) function which can optionally be compiled </w:t>
      </w:r>
      <w:r w:rsidR="00B91FC0">
        <w:lastRenderedPageBreak/>
        <w:t xml:space="preserve">in thumb mode to allow memory optimizations.  Since stacks are not available, the </w:t>
      </w:r>
      <w:proofErr w:type="gramStart"/>
      <w:r w:rsidR="00B91FC0">
        <w:t>Startup(</w:t>
      </w:r>
      <w:proofErr w:type="gramEnd"/>
      <w:r w:rsidR="00B91FC0">
        <w:t>) function needs to be defined as a Reset vector similar to _c_int00 so that the compiler does not try pushing data to the stack on entry to this function.</w:t>
      </w:r>
    </w:p>
    <w:p w:rsidR="009543B3" w:rsidRDefault="009543B3" w:rsidP="00B6510E">
      <w:pPr>
        <w:pStyle w:val="Heading5"/>
      </w:pPr>
      <w:r>
        <w:t>TI Recommended Initialization</w:t>
      </w:r>
    </w:p>
    <w:p w:rsidR="008F766E" w:rsidRDefault="009543B3" w:rsidP="009543B3">
      <w:r>
        <w:t xml:space="preserve">Texas Instruments had provided a recommended startup sequence which the design </w:t>
      </w:r>
      <w:r w:rsidR="008F766E">
        <w:t>was based from.  The document (spna106a.pdf) and accompanying source code (spna106a.zip) are located in the doc folder of this SWC.</w:t>
      </w:r>
      <w:r w:rsidR="00510A52">
        <w:t xml:space="preserve">  </w:t>
      </w:r>
      <w:r w:rsidR="00E152BA">
        <w:t xml:space="preserve">Note that </w:t>
      </w:r>
      <w:proofErr w:type="spellStart"/>
      <w:r w:rsidR="00E152BA">
        <w:t>SysStartup</w:t>
      </w:r>
      <w:proofErr w:type="spellEnd"/>
      <w:r w:rsidR="00E152BA">
        <w:t xml:space="preserve"> code primarily handles up to step 35 of spna106a (excluding step 12, 29, 30).  </w:t>
      </w:r>
      <w:r w:rsidR="00510A52">
        <w:t>Some of the</w:t>
      </w:r>
      <w:r w:rsidR="00E152BA">
        <w:t xml:space="preserve"> notable</w:t>
      </w:r>
      <w:r w:rsidR="00510A52">
        <w:t xml:space="preserve"> deviations from the document include:</w:t>
      </w:r>
    </w:p>
    <w:p w:rsidR="00510A52" w:rsidRDefault="00510A52" w:rsidP="00510A52">
      <w:pPr>
        <w:pStyle w:val="ListParagraph"/>
        <w:numPr>
          <w:ilvl w:val="0"/>
          <w:numId w:val="11"/>
        </w:numPr>
      </w:pPr>
      <w:r>
        <w:t>Addi</w:t>
      </w:r>
      <w:r w:rsidR="00E152BA">
        <w:t xml:space="preserve">tion of </w:t>
      </w:r>
      <w:r>
        <w:t>debugger connection detection to allow skipping initialization steps</w:t>
      </w:r>
      <w:r w:rsidR="00E152BA">
        <w:t xml:space="preserve"> which interfere with debugging</w:t>
      </w:r>
    </w:p>
    <w:p w:rsidR="00510A52" w:rsidRDefault="00510A52" w:rsidP="00510A52">
      <w:pPr>
        <w:pStyle w:val="ListParagraph"/>
        <w:numPr>
          <w:ilvl w:val="0"/>
          <w:numId w:val="11"/>
        </w:numPr>
      </w:pPr>
      <w:r>
        <w:t xml:space="preserve">Replacement of while(1) loops where failures occurred with </w:t>
      </w:r>
      <w:proofErr w:type="spellStart"/>
      <w:r>
        <w:t>Nexteer’s</w:t>
      </w:r>
      <w:proofErr w:type="spellEnd"/>
      <w:r w:rsidR="00C2570E">
        <w:t xml:space="preserve"> failure</w:t>
      </w:r>
      <w:r>
        <w:t xml:space="preserve"> strategy summarized</w:t>
      </w:r>
      <w:r w:rsidR="00C2570E">
        <w:t xml:space="preserve"> in section</w:t>
      </w:r>
      <w:r>
        <w:t xml:space="preserve"> below</w:t>
      </w:r>
    </w:p>
    <w:p w:rsidR="00510A52" w:rsidRDefault="00510A52" w:rsidP="00510A52">
      <w:pPr>
        <w:pStyle w:val="ListParagraph"/>
        <w:numPr>
          <w:ilvl w:val="0"/>
          <w:numId w:val="11"/>
        </w:numPr>
      </w:pPr>
      <w:r>
        <w:t xml:space="preserve">Use of configuration template headers to </w:t>
      </w:r>
      <w:r w:rsidR="00E152BA">
        <w:t>define initialization constants that may change from program to program</w:t>
      </w:r>
    </w:p>
    <w:p w:rsidR="00E152BA" w:rsidRDefault="00E152BA" w:rsidP="00510A52">
      <w:pPr>
        <w:pStyle w:val="ListParagraph"/>
        <w:numPr>
          <w:ilvl w:val="0"/>
          <w:numId w:val="11"/>
        </w:numPr>
      </w:pPr>
      <w:r>
        <w:t>Handling of resets and use of “</w:t>
      </w:r>
      <w:proofErr w:type="spellStart"/>
      <w:r>
        <w:t>ResetCause</w:t>
      </w:r>
      <w:proofErr w:type="spellEnd"/>
      <w:r>
        <w:t>” variable</w:t>
      </w:r>
    </w:p>
    <w:p w:rsidR="00E152BA" w:rsidRDefault="00E152BA" w:rsidP="00510A52">
      <w:pPr>
        <w:pStyle w:val="ListParagraph"/>
        <w:numPr>
          <w:ilvl w:val="0"/>
          <w:numId w:val="11"/>
        </w:numPr>
      </w:pPr>
      <w:r>
        <w:t xml:space="preserve">Moving of mux initialization (Step 12 in </w:t>
      </w:r>
      <w:r w:rsidRPr="00E152BA">
        <w:t>spna106a</w:t>
      </w:r>
      <w:r>
        <w:t>) into application specific code (out of common initialization sequence)</w:t>
      </w:r>
    </w:p>
    <w:p w:rsidR="00E152BA" w:rsidRDefault="00E152BA" w:rsidP="00510A52">
      <w:pPr>
        <w:pStyle w:val="ListParagraph"/>
        <w:numPr>
          <w:ilvl w:val="0"/>
          <w:numId w:val="11"/>
        </w:numPr>
      </w:pPr>
      <w:r w:rsidRPr="00E152BA">
        <w:t xml:space="preserve">Moving of </w:t>
      </w:r>
      <w:r>
        <w:t xml:space="preserve">SECDED logic check on RAM and Flash (Step 29, 30) </w:t>
      </w:r>
      <w:r w:rsidRPr="00E152BA">
        <w:t>into application specific code (out of common initialization sequence)</w:t>
      </w:r>
    </w:p>
    <w:p w:rsidR="00E152BA" w:rsidRPr="009543B3" w:rsidRDefault="00B8592E" w:rsidP="00510A52">
      <w:pPr>
        <w:pStyle w:val="ListParagraph"/>
        <w:numPr>
          <w:ilvl w:val="0"/>
          <w:numId w:val="11"/>
        </w:numPr>
      </w:pPr>
      <w:r>
        <w:t>Some of the functions names were changed and the return type was changed to add clarity to the design (</w:t>
      </w:r>
      <w:proofErr w:type="spellStart"/>
      <w:r w:rsidRPr="00B8592E">
        <w:t>efcStuckZeroTest</w:t>
      </w:r>
      <w:proofErr w:type="spellEnd"/>
      <w:r>
        <w:t xml:space="preserve">, </w:t>
      </w:r>
      <w:proofErr w:type="spellStart"/>
      <w:r w:rsidRPr="00B8592E">
        <w:t>checkEFCSelfTest</w:t>
      </w:r>
      <w:proofErr w:type="spellEnd"/>
      <w:r>
        <w:t>)</w:t>
      </w:r>
    </w:p>
    <w:p w:rsidR="00B6510E" w:rsidRDefault="00B6510E" w:rsidP="00B6510E">
      <w:pPr>
        <w:pStyle w:val="Heading5"/>
      </w:pPr>
      <w:r>
        <w:t xml:space="preserve">Failed </w:t>
      </w:r>
      <w:r w:rsidR="004F7692">
        <w:t>Initialization Diagnostic Strategy</w:t>
      </w:r>
    </w:p>
    <w:p w:rsidR="00B6510E" w:rsidRDefault="00B6510E" w:rsidP="00B6510E">
      <w:r>
        <w:t>A common strategy is used when diagnostics that are part of this initialization routine fail.  In general, the “</w:t>
      </w:r>
      <w:proofErr w:type="spellStart"/>
      <w:r>
        <w:t>ResetCause</w:t>
      </w:r>
      <w:proofErr w:type="spellEnd"/>
      <w:r>
        <w:t xml:space="preserve">” variable is set to an appropriate value, the </w:t>
      </w:r>
      <w:proofErr w:type="spellStart"/>
      <w:r>
        <w:t>nE</w:t>
      </w:r>
      <w:r w:rsidR="00E87D9F">
        <w:t>rror</w:t>
      </w:r>
      <w:proofErr w:type="spellEnd"/>
      <w:r w:rsidR="00E87D9F">
        <w:t xml:space="preserve"> pin is forced low, and </w:t>
      </w:r>
      <w:r>
        <w:t>a software reset is performed.</w:t>
      </w:r>
      <w:r w:rsidR="00E87D9F">
        <w:t xml:space="preserve">  The </w:t>
      </w:r>
      <w:proofErr w:type="spellStart"/>
      <w:r w:rsidR="00E87D9F">
        <w:t>nError</w:t>
      </w:r>
      <w:proofErr w:type="spellEnd"/>
      <w:r w:rsidR="00E87D9F">
        <w:t xml:space="preserve"> will put the controller into a known safe state.  The software reset will allow the rest of the initialization tests to be bypassed, as well as reset the controller’s registers to a known state.  The rest of the tests are bypassed to ensure the first failure is captured as the “</w:t>
      </w:r>
      <w:proofErr w:type="spellStart"/>
      <w:r w:rsidR="00E87D9F">
        <w:t>ResetCause</w:t>
      </w:r>
      <w:proofErr w:type="spellEnd"/>
      <w:r w:rsidR="00E87D9F">
        <w:t xml:space="preserve">”, and the application can then evaluate the failure reason and set appropriate diagnostics codes (and communicate these on the communication bus if desired).  Note that the registers getting reset will also reset the </w:t>
      </w:r>
      <w:proofErr w:type="spellStart"/>
      <w:r w:rsidR="00E87D9F">
        <w:t>nError</w:t>
      </w:r>
      <w:proofErr w:type="spellEnd"/>
      <w:r w:rsidR="00E87D9F">
        <w:t xml:space="preserve"> pin state, so forcing the </w:t>
      </w:r>
      <w:proofErr w:type="spellStart"/>
      <w:r w:rsidR="00E87D9F">
        <w:t>nError</w:t>
      </w:r>
      <w:proofErr w:type="spellEnd"/>
      <w:r w:rsidR="00E87D9F">
        <w:t xml:space="preserve"> pin low is also done when processing the software reset.</w:t>
      </w:r>
      <w:r w:rsidR="004F7692">
        <w:t xml:space="preserve">  Also note that for any of these diagnostics that fail, the general RAM banks will be initialized as part of the reset handling (as opposed to just initializing peripheral ram like most other resets). </w:t>
      </w:r>
    </w:p>
    <w:p w:rsidR="004F7692" w:rsidRDefault="004F7692" w:rsidP="004F7692">
      <w:pPr>
        <w:pStyle w:val="Heading5"/>
      </w:pPr>
      <w:r>
        <w:t>Software Initiated Resets</w:t>
      </w:r>
    </w:p>
    <w:p w:rsidR="004F7692" w:rsidRDefault="003F586F" w:rsidP="00B6510E">
      <w:r>
        <w:t>For the two types of resets which can be initiated by software (CPU reset and SW reset), a strategy for setting the “</w:t>
      </w:r>
      <w:proofErr w:type="spellStart"/>
      <w:r>
        <w:t>ResetCause</w:t>
      </w:r>
      <w:proofErr w:type="spellEnd"/>
      <w:r>
        <w:t>” variable has been used to allow for flexibility in adding new reset causes.  A check is done to see if the current value of the “</w:t>
      </w:r>
      <w:proofErr w:type="spellStart"/>
      <w:r>
        <w:t>ResetCause</w:t>
      </w:r>
      <w:proofErr w:type="spellEnd"/>
      <w:r>
        <w:t>” indicates a power-on reset.  If this is the case, the initialization code assumes whatever code that initiated the reset did not explicitly indicate the reason for reset, and therefore the initialization code overwrites the value to the appropriate reset type (CPU or SW).  If the reset value is anything other than power-on reset, the initialization code leaves the “</w:t>
      </w:r>
      <w:proofErr w:type="spellStart"/>
      <w:r>
        <w:t>ResetCause</w:t>
      </w:r>
      <w:proofErr w:type="spellEnd"/>
      <w:r>
        <w:t>” as-is under the assumption that whatever code that initiated the reset set this cause specifically.</w:t>
      </w:r>
    </w:p>
    <w:p w:rsidR="00203103" w:rsidRPr="00B6510E" w:rsidRDefault="00203103" w:rsidP="00B6510E">
      <w:r>
        <w:t>If not a power on reset, there is an additional check for PLLSLIP and continue to do the same activity as a power on reset as we want to keep on being in safe state until the PLL is stable</w:t>
      </w:r>
    </w:p>
    <w:p w:rsidR="0075213D" w:rsidRDefault="0075213D" w:rsidP="0075213D">
      <w:pPr>
        <w:pStyle w:val="Heading5"/>
      </w:pPr>
      <w:r>
        <w:lastRenderedPageBreak/>
        <w:t>Errata Processing</w:t>
      </w:r>
    </w:p>
    <w:p w:rsidR="0075213D" w:rsidRPr="0075213D" w:rsidRDefault="0075213D" w:rsidP="0075213D">
      <w:r w:rsidRPr="0075213D">
        <w:t>The device ID is checked</w:t>
      </w:r>
      <w:r>
        <w:t xml:space="preserve"> at power-on</w:t>
      </w:r>
      <w:r w:rsidRPr="0075213D">
        <w:t xml:space="preserve"> and if the gladiator </w:t>
      </w:r>
      <w:proofErr w:type="spellStart"/>
      <w:r w:rsidRPr="0075213D">
        <w:t>revA</w:t>
      </w:r>
      <w:proofErr w:type="spellEnd"/>
      <w:r w:rsidRPr="0075213D">
        <w:t xml:space="preserve"> part ID is detected, </w:t>
      </w:r>
      <w:r>
        <w:t>a _</w:t>
      </w:r>
      <w:proofErr w:type="spellStart"/>
      <w:r>
        <w:t>esmCcmErrorsClear</w:t>
      </w:r>
      <w:proofErr w:type="spellEnd"/>
      <w:proofErr w:type="gramStart"/>
      <w:r>
        <w:t>_(</w:t>
      </w:r>
      <w:proofErr w:type="gramEnd"/>
      <w:r>
        <w:t>) function is called to handle DEVICE#140 errata processing.</w:t>
      </w:r>
    </w:p>
    <w:p w:rsidR="00B6510E" w:rsidRDefault="00B6510E"/>
    <w:p w:rsidR="004A781C" w:rsidRDefault="001107F6">
      <w:pPr>
        <w:pStyle w:val="Heading4"/>
      </w:pPr>
      <w:r>
        <w:t>Processing</w:t>
      </w:r>
    </w:p>
    <w:bookmarkStart w:id="1" w:name="_GoBack"/>
    <w:p w:rsidR="001107F6" w:rsidRPr="001107F6" w:rsidRDefault="00391F59" w:rsidP="00212ED2">
      <w:r>
        <w:object w:dxaOrig="25149" w:dyaOrig="21234">
          <v:shape id="_x0000_i1074" type="#_x0000_t75" style="width:437.6pt;height:369.35pt" o:ole="">
            <v:imagedata r:id="rId66" o:title=""/>
          </v:shape>
          <o:OLEObject Type="Embed" ProgID="Visio.Drawing.11" ShapeID="_x0000_i1074" DrawAspect="Content" ObjectID="_1533550139" r:id="rId67"/>
        </w:object>
      </w:r>
      <w:bookmarkEnd w:id="1"/>
    </w:p>
    <w:p w:rsidR="004A781C" w:rsidRDefault="004A781C">
      <w:pPr>
        <w:pStyle w:val="Heading2"/>
      </w:pPr>
      <w:r>
        <w:br w:type="page"/>
      </w:r>
      <w:r>
        <w:lastRenderedPageBreak/>
        <w:t>Periodic Functions</w:t>
      </w:r>
    </w:p>
    <w:p w:rsidR="004A781C" w:rsidRDefault="00ED283F">
      <w:r>
        <w:t>None</w:t>
      </w:r>
    </w:p>
    <w:p w:rsidR="004A781C" w:rsidRDefault="004A781C">
      <w:pPr>
        <w:pStyle w:val="Heading2"/>
      </w:pPr>
      <w:r>
        <w:t>Fault Recovery Functions</w:t>
      </w:r>
    </w:p>
    <w:p w:rsidR="004A781C" w:rsidRDefault="00ED283F">
      <w:r>
        <w:t>None</w:t>
      </w:r>
    </w:p>
    <w:p w:rsidR="004A781C" w:rsidRDefault="004A781C">
      <w:pPr>
        <w:pStyle w:val="Heading2"/>
      </w:pPr>
      <w:r>
        <w:t>Shutdown Functions</w:t>
      </w:r>
    </w:p>
    <w:p w:rsidR="004A781C" w:rsidRDefault="00ED283F">
      <w:r>
        <w:t>None</w:t>
      </w:r>
    </w:p>
    <w:p w:rsidR="004A781C" w:rsidRDefault="004A781C">
      <w:pPr>
        <w:pStyle w:val="Heading2"/>
      </w:pPr>
      <w:r>
        <w:t>Interrupt Functions</w:t>
      </w:r>
    </w:p>
    <w:p w:rsidR="004A781C" w:rsidRDefault="00ED283F">
      <w:r>
        <w:t>None</w:t>
      </w:r>
    </w:p>
    <w:p w:rsidR="004A781C" w:rsidRDefault="004A781C">
      <w:pPr>
        <w:pStyle w:val="Heading2"/>
      </w:pPr>
      <w:r>
        <w:t>Serial Communication Functions</w:t>
      </w:r>
    </w:p>
    <w:p w:rsidR="004A781C" w:rsidRDefault="00ED283F">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_c_int00()</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power on and during a reset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N/A</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r w:rsidRPr="00520A05">
              <w:rPr>
                <w:rFonts w:ascii="Arial" w:hAnsi="Arial" w:cs="Arial"/>
                <w:sz w:val="16"/>
              </w:rPr>
              <w:t>_c_int00()</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66255" w:rsidTr="00BF364D">
        <w:tc>
          <w:tcPr>
            <w:tcW w:w="4464" w:type="dxa"/>
            <w:tcBorders>
              <w:top w:val="single" w:sz="6" w:space="0" w:color="auto"/>
              <w:left w:val="single" w:sz="6" w:space="0" w:color="auto"/>
              <w:bottom w:val="single" w:sz="6" w:space="0" w:color="auto"/>
              <w:right w:val="single" w:sz="6" w:space="0" w:color="auto"/>
            </w:tcBorders>
          </w:tcPr>
          <w:p w:rsidR="00466255" w:rsidRPr="00520A05" w:rsidRDefault="00466255">
            <w:pPr>
              <w:spacing w:before="60"/>
              <w:rPr>
                <w:rFonts w:ascii="Arial" w:hAnsi="Arial" w:cs="Arial"/>
                <w:sz w:val="16"/>
              </w:rPr>
            </w:pPr>
            <w:r>
              <w:rPr>
                <w:rFonts w:ascii="Arial" w:hAnsi="Arial" w:cs="Arial"/>
                <w:sz w:val="16"/>
              </w:rPr>
              <w:t>Startup</w:t>
            </w:r>
          </w:p>
        </w:tc>
        <w:tc>
          <w:tcPr>
            <w:tcW w:w="4464" w:type="dxa"/>
            <w:tcBorders>
              <w:top w:val="single" w:sz="6" w:space="0" w:color="auto"/>
              <w:left w:val="single" w:sz="6" w:space="0" w:color="auto"/>
              <w:bottom w:val="single" w:sz="6" w:space="0" w:color="auto"/>
              <w:right w:val="single" w:sz="6" w:space="0" w:color="auto"/>
            </w:tcBorders>
          </w:tcPr>
          <w:p w:rsidR="00466255" w:rsidRDefault="00466255">
            <w:pPr>
              <w:spacing w:before="60"/>
              <w:rPr>
                <w:rFonts w:ascii="Arial" w:hAnsi="Arial" w:cs="Arial"/>
                <w:sz w:val="16"/>
              </w:rPr>
            </w:pP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proofErr w:type="spellStart"/>
            <w:r w:rsidRPr="00520A05">
              <w:rPr>
                <w:rFonts w:ascii="Arial" w:hAnsi="Arial" w:cs="Arial"/>
                <w:sz w:val="16"/>
              </w:rPr>
              <w:t>DiagFailedReset</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Default="00592E00">
            <w:pPr>
              <w:spacing w:before="60"/>
              <w:rPr>
                <w:rFonts w:ascii="Arial" w:hAnsi="Arial" w:cs="Arial"/>
                <w:sz w:val="16"/>
              </w:rPr>
            </w:pPr>
            <w:proofErr w:type="spellStart"/>
            <w:r>
              <w:rPr>
                <w:rFonts w:ascii="Arial" w:hAnsi="Arial" w:cs="Arial"/>
                <w:sz w:val="16"/>
              </w:rPr>
              <w:t>inline</w:t>
            </w:r>
            <w:proofErr w:type="spellEnd"/>
            <w:r>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resetStartup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20A05">
            <w:pPr>
              <w:spacing w:before="60"/>
              <w:rPr>
                <w:rFonts w:ascii="Arial" w:hAnsi="Arial" w:cs="Arial"/>
                <w:sz w:val="16"/>
              </w:rPr>
            </w:pP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pwronStartup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afterSTC</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setupPLL</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trimLPO</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setupFlash</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periphInit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mapClocks</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ccmSelfCheck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stcSelfCheck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cpuSelfTest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efcSelfTest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efcStuckZeroTestPassed</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checkEFCSelfTestPassed</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fmcBus2Check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fmcECCcheck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pbistSelfCheck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pbistRun</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lastRenderedPageBreak/>
              <w:t>pbistStop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memInitialization</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4A781C">
      <w:pPr>
        <w:numPr>
          <w:ilvl w:val="0"/>
          <w:numId w:val="6"/>
        </w:numPr>
      </w:pPr>
      <w:r>
        <w:t>(Item #1)</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652"/>
        <w:gridCol w:w="5867"/>
        <w:gridCol w:w="1462"/>
        <w:gridCol w:w="1081"/>
      </w:tblGrid>
      <w:tr w:rsidR="004A781C" w:rsidTr="001A3CD5">
        <w:tc>
          <w:tcPr>
            <w:tcW w:w="611" w:type="dxa"/>
          </w:tcPr>
          <w:p w:rsidR="004A781C" w:rsidRDefault="004A781C">
            <w:pPr>
              <w:spacing w:before="60"/>
              <w:rPr>
                <w:rFonts w:ascii="Arial" w:hAnsi="Arial" w:cs="Arial"/>
                <w:b/>
                <w:bCs/>
                <w:sz w:val="16"/>
              </w:rPr>
            </w:pPr>
            <w:r>
              <w:rPr>
                <w:rFonts w:ascii="Arial" w:hAnsi="Arial" w:cs="Arial"/>
                <w:b/>
                <w:bCs/>
                <w:sz w:val="16"/>
              </w:rPr>
              <w:t>Item #</w:t>
            </w:r>
          </w:p>
        </w:tc>
        <w:tc>
          <w:tcPr>
            <w:tcW w:w="652" w:type="dxa"/>
          </w:tcPr>
          <w:p w:rsidR="004A781C" w:rsidRDefault="004A781C">
            <w:pPr>
              <w:spacing w:before="60"/>
              <w:rPr>
                <w:rFonts w:ascii="Arial" w:hAnsi="Arial" w:cs="Arial"/>
                <w:b/>
                <w:bCs/>
                <w:sz w:val="16"/>
              </w:rPr>
            </w:pPr>
            <w:r>
              <w:rPr>
                <w:rFonts w:ascii="Arial" w:hAnsi="Arial" w:cs="Arial"/>
                <w:b/>
                <w:bCs/>
                <w:sz w:val="16"/>
              </w:rPr>
              <w:t>Rev #</w:t>
            </w:r>
          </w:p>
        </w:tc>
        <w:tc>
          <w:tcPr>
            <w:tcW w:w="5867" w:type="dxa"/>
          </w:tcPr>
          <w:p w:rsidR="004A781C" w:rsidRDefault="004A781C">
            <w:pPr>
              <w:spacing w:before="60"/>
              <w:rPr>
                <w:rFonts w:ascii="Arial" w:hAnsi="Arial" w:cs="Arial"/>
                <w:b/>
                <w:bCs/>
                <w:sz w:val="16"/>
              </w:rPr>
            </w:pPr>
            <w:r>
              <w:rPr>
                <w:rFonts w:ascii="Arial" w:hAnsi="Arial" w:cs="Arial"/>
                <w:b/>
                <w:bCs/>
                <w:sz w:val="16"/>
              </w:rPr>
              <w:t>Change Description</w:t>
            </w:r>
          </w:p>
        </w:tc>
        <w:tc>
          <w:tcPr>
            <w:tcW w:w="1462"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081"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1A3CD5">
        <w:tc>
          <w:tcPr>
            <w:tcW w:w="611" w:type="dxa"/>
          </w:tcPr>
          <w:p w:rsidR="004A781C" w:rsidRDefault="004A781C">
            <w:pPr>
              <w:spacing w:before="60"/>
              <w:rPr>
                <w:rFonts w:ascii="Arial" w:hAnsi="Arial" w:cs="Arial"/>
                <w:sz w:val="16"/>
              </w:rPr>
            </w:pPr>
            <w:r>
              <w:rPr>
                <w:rFonts w:ascii="Arial" w:hAnsi="Arial" w:cs="Arial"/>
                <w:sz w:val="16"/>
              </w:rPr>
              <w:t>1</w:t>
            </w:r>
          </w:p>
        </w:tc>
        <w:tc>
          <w:tcPr>
            <w:tcW w:w="652" w:type="dxa"/>
          </w:tcPr>
          <w:p w:rsidR="004A781C" w:rsidRDefault="00592E00">
            <w:pPr>
              <w:spacing w:before="60"/>
              <w:rPr>
                <w:rFonts w:ascii="Arial" w:hAnsi="Arial" w:cs="Arial"/>
                <w:sz w:val="16"/>
              </w:rPr>
            </w:pPr>
            <w:r>
              <w:rPr>
                <w:rFonts w:ascii="Arial" w:hAnsi="Arial" w:cs="Arial"/>
                <w:sz w:val="16"/>
              </w:rPr>
              <w:t>1</w:t>
            </w:r>
          </w:p>
        </w:tc>
        <w:tc>
          <w:tcPr>
            <w:tcW w:w="5867" w:type="dxa"/>
          </w:tcPr>
          <w:p w:rsidR="004A781C" w:rsidRDefault="00592E00">
            <w:pPr>
              <w:spacing w:before="60"/>
              <w:rPr>
                <w:rFonts w:ascii="Arial" w:hAnsi="Arial" w:cs="Arial"/>
                <w:sz w:val="16"/>
              </w:rPr>
            </w:pPr>
            <w:r>
              <w:rPr>
                <w:rFonts w:ascii="Arial" w:hAnsi="Arial" w:cs="Arial"/>
                <w:sz w:val="16"/>
              </w:rPr>
              <w:t>Initial creation</w:t>
            </w:r>
          </w:p>
        </w:tc>
        <w:tc>
          <w:tcPr>
            <w:tcW w:w="1462" w:type="dxa"/>
          </w:tcPr>
          <w:p w:rsidR="004A781C" w:rsidRDefault="00592E00">
            <w:pPr>
              <w:spacing w:before="60"/>
              <w:rPr>
                <w:rFonts w:ascii="Arial" w:hAnsi="Arial" w:cs="Arial"/>
                <w:sz w:val="16"/>
              </w:rPr>
            </w:pPr>
            <w:r>
              <w:rPr>
                <w:rFonts w:ascii="Arial" w:hAnsi="Arial" w:cs="Arial"/>
                <w:sz w:val="16"/>
              </w:rPr>
              <w:t>05/11/12</w:t>
            </w:r>
          </w:p>
        </w:tc>
        <w:tc>
          <w:tcPr>
            <w:tcW w:w="1081" w:type="dxa"/>
          </w:tcPr>
          <w:p w:rsidR="004A781C" w:rsidRDefault="00592E00">
            <w:pPr>
              <w:spacing w:before="60"/>
              <w:rPr>
                <w:rFonts w:ascii="Arial" w:hAnsi="Arial" w:cs="Arial"/>
                <w:sz w:val="16"/>
              </w:rPr>
            </w:pPr>
            <w:r>
              <w:rPr>
                <w:rFonts w:ascii="Arial" w:hAnsi="Arial" w:cs="Arial"/>
                <w:sz w:val="16"/>
              </w:rPr>
              <w:t>LWW</w:t>
            </w:r>
          </w:p>
        </w:tc>
      </w:tr>
      <w:tr w:rsidR="00931B0C" w:rsidTr="001A3CD5">
        <w:tc>
          <w:tcPr>
            <w:tcW w:w="611" w:type="dxa"/>
          </w:tcPr>
          <w:p w:rsidR="00931B0C" w:rsidRDefault="00931B0C">
            <w:pPr>
              <w:spacing w:before="60"/>
              <w:rPr>
                <w:rFonts w:ascii="Arial" w:hAnsi="Arial" w:cs="Arial"/>
                <w:sz w:val="16"/>
              </w:rPr>
            </w:pPr>
            <w:r>
              <w:rPr>
                <w:rFonts w:ascii="Arial" w:hAnsi="Arial" w:cs="Arial"/>
                <w:sz w:val="16"/>
              </w:rPr>
              <w:t>2</w:t>
            </w:r>
          </w:p>
        </w:tc>
        <w:tc>
          <w:tcPr>
            <w:tcW w:w="652" w:type="dxa"/>
          </w:tcPr>
          <w:p w:rsidR="00931B0C" w:rsidRDefault="00931B0C">
            <w:pPr>
              <w:spacing w:before="60"/>
              <w:rPr>
                <w:rFonts w:ascii="Arial" w:hAnsi="Arial" w:cs="Arial"/>
                <w:sz w:val="16"/>
              </w:rPr>
            </w:pPr>
            <w:r>
              <w:rPr>
                <w:rFonts w:ascii="Arial" w:hAnsi="Arial" w:cs="Arial"/>
                <w:sz w:val="16"/>
              </w:rPr>
              <w:t>2</w:t>
            </w:r>
          </w:p>
        </w:tc>
        <w:tc>
          <w:tcPr>
            <w:tcW w:w="5867" w:type="dxa"/>
          </w:tcPr>
          <w:p w:rsidR="00931B0C" w:rsidRDefault="00931B0C">
            <w:pPr>
              <w:spacing w:before="60"/>
              <w:rPr>
                <w:rFonts w:ascii="Arial" w:hAnsi="Arial" w:cs="Arial"/>
                <w:sz w:val="16"/>
              </w:rPr>
            </w:pPr>
            <w:r>
              <w:rPr>
                <w:rFonts w:ascii="Arial" w:hAnsi="Arial" w:cs="Arial"/>
                <w:sz w:val="16"/>
              </w:rPr>
              <w:t>Updates for LPO Trim issue</w:t>
            </w:r>
          </w:p>
        </w:tc>
        <w:tc>
          <w:tcPr>
            <w:tcW w:w="1462" w:type="dxa"/>
          </w:tcPr>
          <w:p w:rsidR="00931B0C" w:rsidRDefault="00931B0C">
            <w:pPr>
              <w:spacing w:before="60"/>
              <w:rPr>
                <w:rFonts w:ascii="Arial" w:hAnsi="Arial" w:cs="Arial"/>
                <w:sz w:val="16"/>
              </w:rPr>
            </w:pPr>
            <w:r>
              <w:rPr>
                <w:rFonts w:ascii="Arial" w:hAnsi="Arial" w:cs="Arial"/>
                <w:sz w:val="16"/>
              </w:rPr>
              <w:t>06/11/12</w:t>
            </w:r>
          </w:p>
        </w:tc>
        <w:tc>
          <w:tcPr>
            <w:tcW w:w="1081" w:type="dxa"/>
          </w:tcPr>
          <w:p w:rsidR="00931B0C" w:rsidRDefault="00931B0C">
            <w:pPr>
              <w:spacing w:before="60"/>
              <w:rPr>
                <w:rFonts w:ascii="Arial" w:hAnsi="Arial" w:cs="Arial"/>
                <w:sz w:val="16"/>
              </w:rPr>
            </w:pPr>
            <w:r>
              <w:rPr>
                <w:rFonts w:ascii="Arial" w:hAnsi="Arial" w:cs="Arial"/>
                <w:sz w:val="16"/>
              </w:rPr>
              <w:t>LWW</w:t>
            </w:r>
          </w:p>
        </w:tc>
      </w:tr>
      <w:tr w:rsidR="0008556A" w:rsidTr="001A3CD5">
        <w:tc>
          <w:tcPr>
            <w:tcW w:w="611" w:type="dxa"/>
          </w:tcPr>
          <w:p w:rsidR="0008556A" w:rsidRDefault="0008556A">
            <w:pPr>
              <w:spacing w:before="60"/>
              <w:rPr>
                <w:rFonts w:ascii="Arial" w:hAnsi="Arial" w:cs="Arial"/>
                <w:sz w:val="16"/>
              </w:rPr>
            </w:pPr>
            <w:r>
              <w:rPr>
                <w:rFonts w:ascii="Arial" w:hAnsi="Arial" w:cs="Arial"/>
                <w:sz w:val="16"/>
              </w:rPr>
              <w:t>3</w:t>
            </w:r>
          </w:p>
        </w:tc>
        <w:tc>
          <w:tcPr>
            <w:tcW w:w="652" w:type="dxa"/>
          </w:tcPr>
          <w:p w:rsidR="0008556A" w:rsidRDefault="0008556A">
            <w:pPr>
              <w:spacing w:before="60"/>
              <w:rPr>
                <w:rFonts w:ascii="Arial" w:hAnsi="Arial" w:cs="Arial"/>
                <w:sz w:val="16"/>
              </w:rPr>
            </w:pPr>
            <w:r>
              <w:rPr>
                <w:rFonts w:ascii="Arial" w:hAnsi="Arial" w:cs="Arial"/>
                <w:sz w:val="16"/>
              </w:rPr>
              <w:t>3</w:t>
            </w:r>
          </w:p>
        </w:tc>
        <w:tc>
          <w:tcPr>
            <w:tcW w:w="5867" w:type="dxa"/>
          </w:tcPr>
          <w:p w:rsidR="0008556A" w:rsidRDefault="0008556A">
            <w:pPr>
              <w:spacing w:before="60"/>
              <w:rPr>
                <w:rFonts w:ascii="Arial" w:hAnsi="Arial" w:cs="Arial"/>
                <w:sz w:val="16"/>
              </w:rPr>
            </w:pPr>
            <w:r>
              <w:rPr>
                <w:rFonts w:ascii="Arial" w:hAnsi="Arial" w:cs="Arial"/>
                <w:sz w:val="16"/>
              </w:rPr>
              <w:t>Updates to turn of PLL Slip and clock monitor resets in PLLCTL1 Register</w:t>
            </w:r>
            <w:r w:rsidR="00FC10F5">
              <w:rPr>
                <w:rFonts w:ascii="Arial" w:hAnsi="Arial" w:cs="Arial"/>
                <w:sz w:val="16"/>
              </w:rPr>
              <w:t>, added clearing of VIM interrupt requests before jumping into bootloader, added turning on DCAN parity if the memory is configured to be powered on prior to the memory initialization call</w:t>
            </w:r>
          </w:p>
        </w:tc>
        <w:tc>
          <w:tcPr>
            <w:tcW w:w="1462" w:type="dxa"/>
          </w:tcPr>
          <w:p w:rsidR="0008556A" w:rsidRDefault="0008556A" w:rsidP="00FC10F5">
            <w:pPr>
              <w:spacing w:before="60"/>
              <w:rPr>
                <w:rFonts w:ascii="Arial" w:hAnsi="Arial" w:cs="Arial"/>
                <w:sz w:val="16"/>
              </w:rPr>
            </w:pPr>
            <w:r>
              <w:rPr>
                <w:rFonts w:ascii="Arial" w:hAnsi="Arial" w:cs="Arial"/>
                <w:sz w:val="16"/>
              </w:rPr>
              <w:t>07/</w:t>
            </w:r>
            <w:r w:rsidR="00FC10F5">
              <w:rPr>
                <w:rFonts w:ascii="Arial" w:hAnsi="Arial" w:cs="Arial"/>
                <w:sz w:val="16"/>
              </w:rPr>
              <w:t>13</w:t>
            </w:r>
            <w:r>
              <w:rPr>
                <w:rFonts w:ascii="Arial" w:hAnsi="Arial" w:cs="Arial"/>
                <w:sz w:val="16"/>
              </w:rPr>
              <w:t>/12</w:t>
            </w:r>
          </w:p>
        </w:tc>
        <w:tc>
          <w:tcPr>
            <w:tcW w:w="1081" w:type="dxa"/>
          </w:tcPr>
          <w:p w:rsidR="0008556A" w:rsidRDefault="0008556A">
            <w:pPr>
              <w:spacing w:before="60"/>
              <w:rPr>
                <w:rFonts w:ascii="Arial" w:hAnsi="Arial" w:cs="Arial"/>
                <w:sz w:val="16"/>
              </w:rPr>
            </w:pPr>
            <w:r>
              <w:rPr>
                <w:rFonts w:ascii="Arial" w:hAnsi="Arial" w:cs="Arial"/>
                <w:sz w:val="16"/>
              </w:rPr>
              <w:t>LWW</w:t>
            </w:r>
          </w:p>
        </w:tc>
      </w:tr>
      <w:tr w:rsidR="001F02CF" w:rsidTr="001A3CD5">
        <w:tc>
          <w:tcPr>
            <w:tcW w:w="611" w:type="dxa"/>
          </w:tcPr>
          <w:p w:rsidR="001F02CF" w:rsidRDefault="001F02CF">
            <w:pPr>
              <w:spacing w:before="60"/>
              <w:rPr>
                <w:rFonts w:ascii="Arial" w:hAnsi="Arial" w:cs="Arial"/>
                <w:sz w:val="16"/>
              </w:rPr>
            </w:pPr>
            <w:r>
              <w:rPr>
                <w:rFonts w:ascii="Arial" w:hAnsi="Arial" w:cs="Arial"/>
                <w:sz w:val="16"/>
              </w:rPr>
              <w:t>4</w:t>
            </w:r>
          </w:p>
        </w:tc>
        <w:tc>
          <w:tcPr>
            <w:tcW w:w="652" w:type="dxa"/>
          </w:tcPr>
          <w:p w:rsidR="001F02CF" w:rsidRDefault="001F02CF">
            <w:pPr>
              <w:spacing w:before="60"/>
              <w:rPr>
                <w:rFonts w:ascii="Arial" w:hAnsi="Arial" w:cs="Arial"/>
                <w:sz w:val="16"/>
              </w:rPr>
            </w:pPr>
            <w:r>
              <w:rPr>
                <w:rFonts w:ascii="Arial" w:hAnsi="Arial" w:cs="Arial"/>
                <w:sz w:val="16"/>
              </w:rPr>
              <w:t>4</w:t>
            </w:r>
          </w:p>
        </w:tc>
        <w:tc>
          <w:tcPr>
            <w:tcW w:w="5867" w:type="dxa"/>
          </w:tcPr>
          <w:p w:rsidR="001F02CF" w:rsidRDefault="001F02CF">
            <w:pPr>
              <w:spacing w:before="60"/>
              <w:rPr>
                <w:rFonts w:ascii="Arial" w:hAnsi="Arial" w:cs="Arial"/>
                <w:sz w:val="16"/>
              </w:rPr>
            </w:pPr>
            <w:r>
              <w:rPr>
                <w:rFonts w:ascii="Arial" w:hAnsi="Arial" w:cs="Arial"/>
                <w:sz w:val="16"/>
              </w:rPr>
              <w:t xml:space="preserve">Update </w:t>
            </w:r>
            <w:proofErr w:type="spellStart"/>
            <w:r>
              <w:rPr>
                <w:rFonts w:ascii="Arial" w:hAnsi="Arial" w:cs="Arial"/>
                <w:sz w:val="16"/>
              </w:rPr>
              <w:t>SetUpPll</w:t>
            </w:r>
            <w:proofErr w:type="spellEnd"/>
            <w:r>
              <w:rPr>
                <w:rFonts w:ascii="Arial" w:hAnsi="Arial" w:cs="Arial"/>
                <w:sz w:val="16"/>
              </w:rPr>
              <w:t xml:space="preserve"> code to check and recover from PLLSLIP and/or FBLSLIP</w:t>
            </w:r>
            <w:r w:rsidR="001A3CD5">
              <w:rPr>
                <w:rFonts w:ascii="Arial" w:hAnsi="Arial" w:cs="Arial"/>
                <w:sz w:val="16"/>
              </w:rPr>
              <w:t xml:space="preserve">. </w:t>
            </w:r>
            <w:r w:rsidR="001A3CD5" w:rsidRPr="001A3CD5">
              <w:rPr>
                <w:rFonts w:ascii="Arial" w:hAnsi="Arial" w:cs="Arial"/>
                <w:sz w:val="16"/>
              </w:rPr>
              <w:t xml:space="preserve">Modified </w:t>
            </w:r>
            <w:proofErr w:type="spellStart"/>
            <w:r w:rsidR="001A3CD5" w:rsidRPr="001A3CD5">
              <w:rPr>
                <w:rFonts w:ascii="Arial" w:hAnsi="Arial" w:cs="Arial"/>
                <w:sz w:val="16"/>
              </w:rPr>
              <w:t>SetUpPll</w:t>
            </w:r>
            <w:proofErr w:type="spellEnd"/>
            <w:r w:rsidR="001A3CD5" w:rsidRPr="001A3CD5">
              <w:rPr>
                <w:rFonts w:ascii="Arial" w:hAnsi="Arial" w:cs="Arial"/>
                <w:sz w:val="16"/>
              </w:rPr>
              <w:t xml:space="preserve"> code</w:t>
            </w:r>
            <w:r w:rsidR="001A3CD5">
              <w:rPr>
                <w:rFonts w:ascii="Arial" w:hAnsi="Arial" w:cs="Arial"/>
                <w:sz w:val="16"/>
              </w:rPr>
              <w:t xml:space="preserve">, </w:t>
            </w:r>
            <w:r w:rsidR="001A3CD5" w:rsidRPr="001A3CD5">
              <w:rPr>
                <w:rFonts w:ascii="Arial" w:hAnsi="Arial" w:cs="Arial"/>
                <w:sz w:val="16"/>
              </w:rPr>
              <w:t xml:space="preserve">Updated the </w:t>
            </w:r>
            <w:proofErr w:type="spellStart"/>
            <w:r w:rsidR="001A3CD5" w:rsidRPr="001A3CD5">
              <w:rPr>
                <w:rFonts w:ascii="Arial" w:hAnsi="Arial" w:cs="Arial"/>
                <w:sz w:val="16"/>
              </w:rPr>
              <w:t>TrimLPO</w:t>
            </w:r>
            <w:proofErr w:type="spellEnd"/>
            <w:r w:rsidR="001A3CD5" w:rsidRPr="001A3CD5">
              <w:rPr>
                <w:rFonts w:ascii="Arial" w:hAnsi="Arial" w:cs="Arial"/>
                <w:sz w:val="16"/>
              </w:rPr>
              <w:t xml:space="preserve"> function and added delay() function</w:t>
            </w:r>
          </w:p>
        </w:tc>
        <w:tc>
          <w:tcPr>
            <w:tcW w:w="1462" w:type="dxa"/>
          </w:tcPr>
          <w:p w:rsidR="001F02CF" w:rsidRDefault="001A3CD5" w:rsidP="00FC10F5">
            <w:pPr>
              <w:spacing w:before="60"/>
              <w:rPr>
                <w:rFonts w:ascii="Arial" w:hAnsi="Arial" w:cs="Arial"/>
                <w:sz w:val="16"/>
              </w:rPr>
            </w:pPr>
            <w:r w:rsidRPr="001A3CD5">
              <w:rPr>
                <w:rFonts w:ascii="Arial" w:hAnsi="Arial" w:cs="Arial"/>
                <w:sz w:val="16"/>
              </w:rPr>
              <w:t>09/14/12</w:t>
            </w:r>
          </w:p>
        </w:tc>
        <w:tc>
          <w:tcPr>
            <w:tcW w:w="1081" w:type="dxa"/>
          </w:tcPr>
          <w:p w:rsidR="001F02CF" w:rsidRDefault="00485A48">
            <w:pPr>
              <w:spacing w:before="60"/>
              <w:rPr>
                <w:rFonts w:ascii="Arial" w:hAnsi="Arial" w:cs="Arial"/>
                <w:sz w:val="16"/>
              </w:rPr>
            </w:pPr>
            <w:r>
              <w:rPr>
                <w:rFonts w:ascii="Arial" w:hAnsi="Arial" w:cs="Arial"/>
                <w:sz w:val="16"/>
              </w:rPr>
              <w:t>BG</w:t>
            </w:r>
            <w:r w:rsidR="001A3CD5">
              <w:rPr>
                <w:rFonts w:ascii="Arial" w:hAnsi="Arial" w:cs="Arial"/>
                <w:sz w:val="16"/>
              </w:rPr>
              <w:t>, BDO</w:t>
            </w:r>
          </w:p>
        </w:tc>
      </w:tr>
      <w:tr w:rsidR="002853A4" w:rsidTr="001A3CD5">
        <w:tc>
          <w:tcPr>
            <w:tcW w:w="611" w:type="dxa"/>
          </w:tcPr>
          <w:p w:rsidR="002853A4" w:rsidRDefault="001A3CD5">
            <w:pPr>
              <w:spacing w:before="60"/>
              <w:rPr>
                <w:rFonts w:ascii="Arial" w:hAnsi="Arial" w:cs="Arial"/>
                <w:sz w:val="16"/>
              </w:rPr>
            </w:pPr>
            <w:r>
              <w:rPr>
                <w:rFonts w:ascii="Arial" w:hAnsi="Arial" w:cs="Arial"/>
                <w:sz w:val="16"/>
              </w:rPr>
              <w:t>5</w:t>
            </w:r>
          </w:p>
        </w:tc>
        <w:tc>
          <w:tcPr>
            <w:tcW w:w="652" w:type="dxa"/>
          </w:tcPr>
          <w:p w:rsidR="002853A4" w:rsidRDefault="001A3CD5">
            <w:pPr>
              <w:spacing w:before="60"/>
              <w:rPr>
                <w:rFonts w:ascii="Arial" w:hAnsi="Arial" w:cs="Arial"/>
                <w:sz w:val="16"/>
              </w:rPr>
            </w:pPr>
            <w:r>
              <w:rPr>
                <w:rFonts w:ascii="Arial" w:hAnsi="Arial" w:cs="Arial"/>
                <w:sz w:val="16"/>
              </w:rPr>
              <w:t>5</w:t>
            </w:r>
          </w:p>
        </w:tc>
        <w:tc>
          <w:tcPr>
            <w:tcW w:w="5867" w:type="dxa"/>
          </w:tcPr>
          <w:p w:rsidR="002853A4" w:rsidRDefault="002853A4">
            <w:pPr>
              <w:spacing w:before="60"/>
              <w:rPr>
                <w:rFonts w:ascii="Arial" w:hAnsi="Arial" w:cs="Arial"/>
                <w:sz w:val="16"/>
              </w:rPr>
            </w:pPr>
            <w:r>
              <w:rPr>
                <w:rFonts w:ascii="Arial" w:hAnsi="Arial" w:cs="Arial"/>
                <w:sz w:val="16"/>
              </w:rPr>
              <w:t>Updated PLL settings for clock change to 150MHz</w:t>
            </w:r>
          </w:p>
        </w:tc>
        <w:tc>
          <w:tcPr>
            <w:tcW w:w="1462" w:type="dxa"/>
          </w:tcPr>
          <w:p w:rsidR="002853A4" w:rsidRPr="00485A48" w:rsidRDefault="002853A4" w:rsidP="00FC10F5">
            <w:pPr>
              <w:spacing w:before="60"/>
              <w:rPr>
                <w:rFonts w:ascii="Arial" w:hAnsi="Arial" w:cs="Arial"/>
                <w:sz w:val="16"/>
              </w:rPr>
            </w:pPr>
            <w:r>
              <w:rPr>
                <w:rFonts w:ascii="Arial" w:hAnsi="Arial" w:cs="Arial"/>
                <w:sz w:val="16"/>
              </w:rPr>
              <w:t>10/12/12</w:t>
            </w:r>
          </w:p>
        </w:tc>
        <w:tc>
          <w:tcPr>
            <w:tcW w:w="1081" w:type="dxa"/>
          </w:tcPr>
          <w:p w:rsidR="002853A4" w:rsidRDefault="002853A4">
            <w:pPr>
              <w:spacing w:before="60"/>
              <w:rPr>
                <w:rFonts w:ascii="Arial" w:hAnsi="Arial" w:cs="Arial"/>
                <w:sz w:val="16"/>
              </w:rPr>
            </w:pPr>
            <w:r>
              <w:rPr>
                <w:rFonts w:ascii="Arial" w:hAnsi="Arial" w:cs="Arial"/>
                <w:sz w:val="16"/>
              </w:rPr>
              <w:t>BWL</w:t>
            </w:r>
          </w:p>
        </w:tc>
      </w:tr>
      <w:tr w:rsidR="00391422" w:rsidTr="001A3CD5">
        <w:tc>
          <w:tcPr>
            <w:tcW w:w="611" w:type="dxa"/>
          </w:tcPr>
          <w:p w:rsidR="00391422" w:rsidRDefault="00391422">
            <w:pPr>
              <w:spacing w:before="60"/>
              <w:rPr>
                <w:rFonts w:ascii="Arial" w:hAnsi="Arial" w:cs="Arial"/>
                <w:sz w:val="16"/>
              </w:rPr>
            </w:pPr>
            <w:r>
              <w:rPr>
                <w:rFonts w:ascii="Arial" w:hAnsi="Arial" w:cs="Arial"/>
                <w:sz w:val="16"/>
              </w:rPr>
              <w:t>6</w:t>
            </w:r>
          </w:p>
        </w:tc>
        <w:tc>
          <w:tcPr>
            <w:tcW w:w="652" w:type="dxa"/>
          </w:tcPr>
          <w:p w:rsidR="00391422" w:rsidRDefault="00391422">
            <w:pPr>
              <w:spacing w:before="60"/>
              <w:rPr>
                <w:rFonts w:ascii="Arial" w:hAnsi="Arial" w:cs="Arial"/>
                <w:sz w:val="16"/>
              </w:rPr>
            </w:pPr>
            <w:r>
              <w:rPr>
                <w:rFonts w:ascii="Arial" w:hAnsi="Arial" w:cs="Arial"/>
                <w:sz w:val="16"/>
              </w:rPr>
              <w:t>6</w:t>
            </w:r>
          </w:p>
        </w:tc>
        <w:tc>
          <w:tcPr>
            <w:tcW w:w="5867" w:type="dxa"/>
          </w:tcPr>
          <w:p w:rsidR="00391422" w:rsidRDefault="00391422" w:rsidP="00391422">
            <w:pPr>
              <w:spacing w:before="60"/>
              <w:rPr>
                <w:rFonts w:ascii="Arial" w:hAnsi="Arial" w:cs="Arial"/>
                <w:sz w:val="16"/>
              </w:rPr>
            </w:pPr>
            <w:r>
              <w:rPr>
                <w:rFonts w:ascii="Arial" w:hAnsi="Arial" w:cs="Arial"/>
                <w:sz w:val="16"/>
              </w:rPr>
              <w:t xml:space="preserve">Made PLL configurable and tied flash </w:t>
            </w:r>
            <w:proofErr w:type="spellStart"/>
            <w:r>
              <w:rPr>
                <w:rFonts w:ascii="Arial" w:hAnsi="Arial" w:cs="Arial"/>
                <w:sz w:val="16"/>
              </w:rPr>
              <w:t>waitstate</w:t>
            </w:r>
            <w:proofErr w:type="spellEnd"/>
            <w:r>
              <w:rPr>
                <w:rFonts w:ascii="Arial" w:hAnsi="Arial" w:cs="Arial"/>
                <w:sz w:val="16"/>
              </w:rPr>
              <w:t xml:space="preserve"> settings to frequency</w:t>
            </w:r>
          </w:p>
        </w:tc>
        <w:tc>
          <w:tcPr>
            <w:tcW w:w="1462" w:type="dxa"/>
          </w:tcPr>
          <w:p w:rsidR="00391422" w:rsidRDefault="00391422" w:rsidP="00FC10F5">
            <w:pPr>
              <w:spacing w:before="60"/>
              <w:rPr>
                <w:rFonts w:ascii="Arial" w:hAnsi="Arial" w:cs="Arial"/>
                <w:sz w:val="16"/>
              </w:rPr>
            </w:pPr>
            <w:r>
              <w:rPr>
                <w:rFonts w:ascii="Arial" w:hAnsi="Arial" w:cs="Arial"/>
                <w:sz w:val="16"/>
              </w:rPr>
              <w:t>02/14/13</w:t>
            </w:r>
          </w:p>
        </w:tc>
        <w:tc>
          <w:tcPr>
            <w:tcW w:w="1081" w:type="dxa"/>
          </w:tcPr>
          <w:p w:rsidR="00391422" w:rsidRDefault="00391422">
            <w:pPr>
              <w:spacing w:before="60"/>
              <w:rPr>
                <w:rFonts w:ascii="Arial" w:hAnsi="Arial" w:cs="Arial"/>
                <w:sz w:val="16"/>
              </w:rPr>
            </w:pPr>
            <w:r>
              <w:rPr>
                <w:rFonts w:ascii="Arial" w:hAnsi="Arial" w:cs="Arial"/>
                <w:sz w:val="16"/>
              </w:rPr>
              <w:t>LWW</w:t>
            </w:r>
          </w:p>
        </w:tc>
      </w:tr>
      <w:tr w:rsidR="00A81EC7" w:rsidTr="001A3CD5">
        <w:tc>
          <w:tcPr>
            <w:tcW w:w="611" w:type="dxa"/>
          </w:tcPr>
          <w:p w:rsidR="00A81EC7" w:rsidRDefault="00A81EC7">
            <w:pPr>
              <w:spacing w:before="60"/>
              <w:rPr>
                <w:rFonts w:ascii="Arial" w:hAnsi="Arial" w:cs="Arial"/>
                <w:sz w:val="16"/>
              </w:rPr>
            </w:pPr>
            <w:r>
              <w:rPr>
                <w:rFonts w:ascii="Arial" w:hAnsi="Arial" w:cs="Arial"/>
                <w:sz w:val="16"/>
              </w:rPr>
              <w:t>7</w:t>
            </w:r>
          </w:p>
        </w:tc>
        <w:tc>
          <w:tcPr>
            <w:tcW w:w="652" w:type="dxa"/>
          </w:tcPr>
          <w:p w:rsidR="00A81EC7" w:rsidRDefault="00A81EC7">
            <w:pPr>
              <w:spacing w:before="60"/>
              <w:rPr>
                <w:rFonts w:ascii="Arial" w:hAnsi="Arial" w:cs="Arial"/>
                <w:sz w:val="16"/>
              </w:rPr>
            </w:pPr>
            <w:r>
              <w:rPr>
                <w:rFonts w:ascii="Arial" w:hAnsi="Arial" w:cs="Arial"/>
                <w:sz w:val="16"/>
              </w:rPr>
              <w:t>7</w:t>
            </w:r>
          </w:p>
        </w:tc>
        <w:tc>
          <w:tcPr>
            <w:tcW w:w="5867" w:type="dxa"/>
          </w:tcPr>
          <w:p w:rsidR="00A81EC7" w:rsidRDefault="00A81EC7" w:rsidP="00391422">
            <w:pPr>
              <w:spacing w:before="60"/>
              <w:rPr>
                <w:rFonts w:ascii="Arial" w:hAnsi="Arial" w:cs="Arial"/>
                <w:sz w:val="16"/>
              </w:rPr>
            </w:pPr>
            <w:r>
              <w:rPr>
                <w:rFonts w:ascii="Arial" w:hAnsi="Arial" w:cs="Arial"/>
                <w:sz w:val="16"/>
              </w:rPr>
              <w:t xml:space="preserve">Made RAM </w:t>
            </w:r>
            <w:proofErr w:type="spellStart"/>
            <w:r>
              <w:rPr>
                <w:rFonts w:ascii="Arial" w:hAnsi="Arial" w:cs="Arial"/>
                <w:sz w:val="16"/>
              </w:rPr>
              <w:t>pbist</w:t>
            </w:r>
            <w:proofErr w:type="spellEnd"/>
            <w:r>
              <w:rPr>
                <w:rFonts w:ascii="Arial" w:hAnsi="Arial" w:cs="Arial"/>
                <w:sz w:val="16"/>
              </w:rPr>
              <w:t xml:space="preserve"> only run on banks enabled in OTP memory</w:t>
            </w:r>
          </w:p>
        </w:tc>
        <w:tc>
          <w:tcPr>
            <w:tcW w:w="1462" w:type="dxa"/>
          </w:tcPr>
          <w:p w:rsidR="00A81EC7" w:rsidRDefault="00A81EC7" w:rsidP="00FC10F5">
            <w:pPr>
              <w:spacing w:before="60"/>
              <w:rPr>
                <w:rFonts w:ascii="Arial" w:hAnsi="Arial" w:cs="Arial"/>
                <w:sz w:val="16"/>
              </w:rPr>
            </w:pPr>
            <w:r>
              <w:rPr>
                <w:rFonts w:ascii="Arial" w:hAnsi="Arial" w:cs="Arial"/>
                <w:sz w:val="16"/>
              </w:rPr>
              <w:t>02/15/</w:t>
            </w:r>
            <w:r w:rsidR="00635F39">
              <w:rPr>
                <w:rFonts w:ascii="Arial" w:hAnsi="Arial" w:cs="Arial"/>
                <w:sz w:val="16"/>
              </w:rPr>
              <w:t>13</w:t>
            </w:r>
          </w:p>
        </w:tc>
        <w:tc>
          <w:tcPr>
            <w:tcW w:w="1081" w:type="dxa"/>
          </w:tcPr>
          <w:p w:rsidR="00A81EC7" w:rsidRDefault="00A81EC7">
            <w:pPr>
              <w:spacing w:before="60"/>
              <w:rPr>
                <w:rFonts w:ascii="Arial" w:hAnsi="Arial" w:cs="Arial"/>
                <w:sz w:val="16"/>
              </w:rPr>
            </w:pPr>
            <w:r>
              <w:rPr>
                <w:rFonts w:ascii="Arial" w:hAnsi="Arial" w:cs="Arial"/>
                <w:sz w:val="16"/>
              </w:rPr>
              <w:t>BWL</w:t>
            </w:r>
          </w:p>
        </w:tc>
      </w:tr>
      <w:tr w:rsidR="00635F39" w:rsidTr="001A3CD5">
        <w:tc>
          <w:tcPr>
            <w:tcW w:w="611" w:type="dxa"/>
          </w:tcPr>
          <w:p w:rsidR="00635F39" w:rsidRDefault="00635F39">
            <w:pPr>
              <w:spacing w:before="60"/>
              <w:rPr>
                <w:rFonts w:ascii="Arial" w:hAnsi="Arial" w:cs="Arial"/>
                <w:sz w:val="16"/>
              </w:rPr>
            </w:pPr>
            <w:r>
              <w:rPr>
                <w:rFonts w:ascii="Arial" w:hAnsi="Arial" w:cs="Arial"/>
                <w:sz w:val="16"/>
              </w:rPr>
              <w:t>8</w:t>
            </w:r>
          </w:p>
        </w:tc>
        <w:tc>
          <w:tcPr>
            <w:tcW w:w="652" w:type="dxa"/>
          </w:tcPr>
          <w:p w:rsidR="00635F39" w:rsidRDefault="00635F39">
            <w:pPr>
              <w:spacing w:before="60"/>
              <w:rPr>
                <w:rFonts w:ascii="Arial" w:hAnsi="Arial" w:cs="Arial"/>
                <w:sz w:val="16"/>
              </w:rPr>
            </w:pPr>
            <w:r>
              <w:rPr>
                <w:rFonts w:ascii="Arial" w:hAnsi="Arial" w:cs="Arial"/>
                <w:sz w:val="16"/>
              </w:rPr>
              <w:t>8</w:t>
            </w:r>
          </w:p>
        </w:tc>
        <w:tc>
          <w:tcPr>
            <w:tcW w:w="5867" w:type="dxa"/>
          </w:tcPr>
          <w:p w:rsidR="00635F39" w:rsidRDefault="00635F39" w:rsidP="00391422">
            <w:pPr>
              <w:spacing w:before="60"/>
              <w:rPr>
                <w:rFonts w:ascii="Arial" w:hAnsi="Arial" w:cs="Arial"/>
                <w:sz w:val="16"/>
              </w:rPr>
            </w:pPr>
            <w:r>
              <w:rPr>
                <w:rFonts w:ascii="Arial" w:hAnsi="Arial" w:cs="Arial"/>
                <w:sz w:val="16"/>
              </w:rPr>
              <w:t>Correction for static register check</w:t>
            </w:r>
          </w:p>
        </w:tc>
        <w:tc>
          <w:tcPr>
            <w:tcW w:w="1462" w:type="dxa"/>
          </w:tcPr>
          <w:p w:rsidR="00635F39" w:rsidRDefault="00635F39" w:rsidP="00FC10F5">
            <w:pPr>
              <w:spacing w:before="60"/>
              <w:rPr>
                <w:rFonts w:ascii="Arial" w:hAnsi="Arial" w:cs="Arial"/>
                <w:sz w:val="16"/>
              </w:rPr>
            </w:pPr>
            <w:r>
              <w:rPr>
                <w:rFonts w:ascii="Arial" w:hAnsi="Arial" w:cs="Arial"/>
                <w:sz w:val="16"/>
              </w:rPr>
              <w:t>02/15/13</w:t>
            </w:r>
          </w:p>
        </w:tc>
        <w:tc>
          <w:tcPr>
            <w:tcW w:w="1081" w:type="dxa"/>
          </w:tcPr>
          <w:p w:rsidR="00635F39" w:rsidRDefault="00635F39">
            <w:pPr>
              <w:spacing w:before="60"/>
              <w:rPr>
                <w:rFonts w:ascii="Arial" w:hAnsi="Arial" w:cs="Arial"/>
                <w:sz w:val="16"/>
              </w:rPr>
            </w:pPr>
            <w:r>
              <w:rPr>
                <w:rFonts w:ascii="Arial" w:hAnsi="Arial" w:cs="Arial"/>
                <w:sz w:val="16"/>
              </w:rPr>
              <w:t>BWL</w:t>
            </w:r>
          </w:p>
        </w:tc>
      </w:tr>
      <w:tr w:rsidR="00466255" w:rsidTr="001A3CD5">
        <w:tc>
          <w:tcPr>
            <w:tcW w:w="611" w:type="dxa"/>
          </w:tcPr>
          <w:p w:rsidR="00466255" w:rsidRDefault="00466255">
            <w:pPr>
              <w:spacing w:before="60"/>
              <w:rPr>
                <w:rFonts w:ascii="Arial" w:hAnsi="Arial" w:cs="Arial"/>
                <w:sz w:val="16"/>
              </w:rPr>
            </w:pPr>
            <w:r>
              <w:rPr>
                <w:rFonts w:ascii="Arial" w:hAnsi="Arial" w:cs="Arial"/>
                <w:sz w:val="16"/>
              </w:rPr>
              <w:t>9</w:t>
            </w:r>
          </w:p>
        </w:tc>
        <w:tc>
          <w:tcPr>
            <w:tcW w:w="652" w:type="dxa"/>
          </w:tcPr>
          <w:p w:rsidR="00466255" w:rsidRDefault="00466255">
            <w:pPr>
              <w:spacing w:before="60"/>
              <w:rPr>
                <w:rFonts w:ascii="Arial" w:hAnsi="Arial" w:cs="Arial"/>
                <w:sz w:val="16"/>
              </w:rPr>
            </w:pPr>
            <w:r>
              <w:rPr>
                <w:rFonts w:ascii="Arial" w:hAnsi="Arial" w:cs="Arial"/>
                <w:sz w:val="16"/>
              </w:rPr>
              <w:t>9</w:t>
            </w:r>
          </w:p>
        </w:tc>
        <w:tc>
          <w:tcPr>
            <w:tcW w:w="5867" w:type="dxa"/>
          </w:tcPr>
          <w:p w:rsidR="00466255" w:rsidRDefault="00466255" w:rsidP="00391422">
            <w:pPr>
              <w:spacing w:before="60"/>
              <w:rPr>
                <w:rFonts w:ascii="Arial" w:hAnsi="Arial" w:cs="Arial"/>
                <w:sz w:val="16"/>
              </w:rPr>
            </w:pPr>
            <w:r>
              <w:rPr>
                <w:rFonts w:ascii="Arial" w:hAnsi="Arial" w:cs="Arial"/>
                <w:sz w:val="16"/>
              </w:rPr>
              <w:t>Added call to Startup to allow compilation of file in thumb mode</w:t>
            </w:r>
          </w:p>
        </w:tc>
        <w:tc>
          <w:tcPr>
            <w:tcW w:w="1462" w:type="dxa"/>
          </w:tcPr>
          <w:p w:rsidR="00466255" w:rsidRDefault="00466255" w:rsidP="00FC10F5">
            <w:pPr>
              <w:spacing w:before="60"/>
              <w:rPr>
                <w:rFonts w:ascii="Arial" w:hAnsi="Arial" w:cs="Arial"/>
                <w:sz w:val="16"/>
              </w:rPr>
            </w:pPr>
            <w:r>
              <w:rPr>
                <w:rFonts w:ascii="Arial" w:hAnsi="Arial" w:cs="Arial"/>
                <w:sz w:val="16"/>
              </w:rPr>
              <w:t>08/02/13</w:t>
            </w:r>
          </w:p>
        </w:tc>
        <w:tc>
          <w:tcPr>
            <w:tcW w:w="1081" w:type="dxa"/>
          </w:tcPr>
          <w:p w:rsidR="00466255" w:rsidRDefault="00466255">
            <w:pPr>
              <w:spacing w:before="60"/>
              <w:rPr>
                <w:rFonts w:ascii="Arial" w:hAnsi="Arial" w:cs="Arial"/>
                <w:sz w:val="16"/>
              </w:rPr>
            </w:pPr>
            <w:r>
              <w:rPr>
                <w:rFonts w:ascii="Arial" w:hAnsi="Arial" w:cs="Arial"/>
                <w:sz w:val="16"/>
              </w:rPr>
              <w:t>LWW</w:t>
            </w:r>
          </w:p>
        </w:tc>
      </w:tr>
      <w:tr w:rsidR="00334355" w:rsidTr="001A3CD5">
        <w:tc>
          <w:tcPr>
            <w:tcW w:w="611" w:type="dxa"/>
          </w:tcPr>
          <w:p w:rsidR="00334355" w:rsidRDefault="00334355">
            <w:pPr>
              <w:spacing w:before="60"/>
              <w:rPr>
                <w:rFonts w:ascii="Arial" w:hAnsi="Arial" w:cs="Arial"/>
                <w:sz w:val="16"/>
              </w:rPr>
            </w:pPr>
            <w:r>
              <w:rPr>
                <w:rFonts w:ascii="Arial" w:hAnsi="Arial" w:cs="Arial"/>
                <w:sz w:val="16"/>
              </w:rPr>
              <w:t>10</w:t>
            </w:r>
          </w:p>
        </w:tc>
        <w:tc>
          <w:tcPr>
            <w:tcW w:w="652" w:type="dxa"/>
          </w:tcPr>
          <w:p w:rsidR="00334355" w:rsidRDefault="00334355">
            <w:pPr>
              <w:spacing w:before="60"/>
              <w:rPr>
                <w:rFonts w:ascii="Arial" w:hAnsi="Arial" w:cs="Arial"/>
                <w:sz w:val="16"/>
              </w:rPr>
            </w:pPr>
            <w:r>
              <w:rPr>
                <w:rFonts w:ascii="Arial" w:hAnsi="Arial" w:cs="Arial"/>
                <w:sz w:val="16"/>
              </w:rPr>
              <w:t>10</w:t>
            </w:r>
          </w:p>
        </w:tc>
        <w:tc>
          <w:tcPr>
            <w:tcW w:w="5867" w:type="dxa"/>
          </w:tcPr>
          <w:p w:rsidR="00334355" w:rsidRDefault="00334355" w:rsidP="00391422">
            <w:pPr>
              <w:spacing w:before="60"/>
              <w:rPr>
                <w:rFonts w:ascii="Arial" w:hAnsi="Arial" w:cs="Arial"/>
                <w:sz w:val="16"/>
              </w:rPr>
            </w:pPr>
            <w:r>
              <w:rPr>
                <w:rFonts w:ascii="Arial" w:hAnsi="Arial" w:cs="Arial"/>
                <w:sz w:val="16"/>
              </w:rPr>
              <w:t>Enabled DMA Parity before initialization</w:t>
            </w:r>
          </w:p>
        </w:tc>
        <w:tc>
          <w:tcPr>
            <w:tcW w:w="1462" w:type="dxa"/>
          </w:tcPr>
          <w:p w:rsidR="00334355" w:rsidRDefault="00334355" w:rsidP="00FC10F5">
            <w:pPr>
              <w:spacing w:before="60"/>
              <w:rPr>
                <w:rFonts w:ascii="Arial" w:hAnsi="Arial" w:cs="Arial"/>
                <w:sz w:val="16"/>
              </w:rPr>
            </w:pPr>
            <w:r>
              <w:rPr>
                <w:rFonts w:ascii="Arial" w:hAnsi="Arial" w:cs="Arial"/>
                <w:sz w:val="16"/>
              </w:rPr>
              <w:t>04/29/14</w:t>
            </w:r>
          </w:p>
        </w:tc>
        <w:tc>
          <w:tcPr>
            <w:tcW w:w="1081" w:type="dxa"/>
          </w:tcPr>
          <w:p w:rsidR="00334355" w:rsidRDefault="00334355">
            <w:pPr>
              <w:spacing w:before="60"/>
              <w:rPr>
                <w:rFonts w:ascii="Arial" w:hAnsi="Arial" w:cs="Arial"/>
                <w:sz w:val="16"/>
              </w:rPr>
            </w:pPr>
            <w:r>
              <w:rPr>
                <w:rFonts w:ascii="Arial" w:hAnsi="Arial" w:cs="Arial"/>
                <w:sz w:val="16"/>
              </w:rPr>
              <w:t>BWL</w:t>
            </w:r>
          </w:p>
        </w:tc>
      </w:tr>
      <w:tr w:rsidR="007A0E98" w:rsidTr="001A3CD5">
        <w:tc>
          <w:tcPr>
            <w:tcW w:w="611" w:type="dxa"/>
          </w:tcPr>
          <w:p w:rsidR="007A0E98" w:rsidRDefault="007A0E98">
            <w:pPr>
              <w:spacing w:before="60"/>
              <w:rPr>
                <w:rFonts w:ascii="Arial" w:hAnsi="Arial" w:cs="Arial"/>
                <w:sz w:val="16"/>
              </w:rPr>
            </w:pPr>
            <w:r>
              <w:rPr>
                <w:rFonts w:ascii="Arial" w:hAnsi="Arial" w:cs="Arial"/>
                <w:sz w:val="16"/>
              </w:rPr>
              <w:t>11</w:t>
            </w:r>
          </w:p>
        </w:tc>
        <w:tc>
          <w:tcPr>
            <w:tcW w:w="652" w:type="dxa"/>
          </w:tcPr>
          <w:p w:rsidR="007A0E98" w:rsidRDefault="007A0E98">
            <w:pPr>
              <w:spacing w:before="60"/>
              <w:rPr>
                <w:rFonts w:ascii="Arial" w:hAnsi="Arial" w:cs="Arial"/>
                <w:sz w:val="16"/>
              </w:rPr>
            </w:pPr>
            <w:r>
              <w:rPr>
                <w:rFonts w:ascii="Arial" w:hAnsi="Arial" w:cs="Arial"/>
                <w:sz w:val="16"/>
              </w:rPr>
              <w:t>11</w:t>
            </w:r>
          </w:p>
        </w:tc>
        <w:tc>
          <w:tcPr>
            <w:tcW w:w="5867" w:type="dxa"/>
          </w:tcPr>
          <w:p w:rsidR="007A0E98" w:rsidRDefault="007A0E98" w:rsidP="00391422">
            <w:pPr>
              <w:spacing w:before="60"/>
              <w:rPr>
                <w:rFonts w:ascii="Arial" w:hAnsi="Arial" w:cs="Arial"/>
                <w:sz w:val="16"/>
              </w:rPr>
            </w:pPr>
            <w:r>
              <w:rPr>
                <w:rFonts w:ascii="Arial" w:hAnsi="Arial" w:cs="Arial"/>
                <w:sz w:val="16"/>
              </w:rPr>
              <w:t>Added Errata_PBIST_4() Local function  description in Section 5.4.23</w:t>
            </w:r>
          </w:p>
        </w:tc>
        <w:tc>
          <w:tcPr>
            <w:tcW w:w="1462" w:type="dxa"/>
          </w:tcPr>
          <w:p w:rsidR="007A0E98" w:rsidRDefault="007A0E98" w:rsidP="00FC10F5">
            <w:pPr>
              <w:spacing w:before="60"/>
              <w:rPr>
                <w:rFonts w:ascii="Arial" w:hAnsi="Arial" w:cs="Arial"/>
                <w:sz w:val="16"/>
              </w:rPr>
            </w:pPr>
            <w:r>
              <w:rPr>
                <w:rFonts w:ascii="Arial" w:hAnsi="Arial" w:cs="Arial"/>
                <w:sz w:val="16"/>
              </w:rPr>
              <w:t>05/12/2014</w:t>
            </w:r>
          </w:p>
        </w:tc>
        <w:tc>
          <w:tcPr>
            <w:tcW w:w="1081" w:type="dxa"/>
          </w:tcPr>
          <w:p w:rsidR="007A0E98" w:rsidRDefault="007A0E98">
            <w:pPr>
              <w:spacing w:before="60"/>
              <w:rPr>
                <w:rFonts w:ascii="Arial" w:hAnsi="Arial" w:cs="Arial"/>
                <w:sz w:val="16"/>
              </w:rPr>
            </w:pPr>
            <w:r>
              <w:rPr>
                <w:rFonts w:ascii="Arial" w:hAnsi="Arial" w:cs="Arial"/>
                <w:sz w:val="16"/>
              </w:rPr>
              <w:t>LK</w:t>
            </w:r>
          </w:p>
        </w:tc>
      </w:tr>
      <w:tr w:rsidR="007660C0" w:rsidTr="001A3CD5">
        <w:tc>
          <w:tcPr>
            <w:tcW w:w="611" w:type="dxa"/>
          </w:tcPr>
          <w:p w:rsidR="007660C0" w:rsidRDefault="007660C0">
            <w:pPr>
              <w:spacing w:before="60"/>
              <w:rPr>
                <w:rFonts w:ascii="Arial" w:hAnsi="Arial" w:cs="Arial"/>
                <w:sz w:val="16"/>
              </w:rPr>
            </w:pPr>
            <w:r>
              <w:rPr>
                <w:rFonts w:ascii="Arial" w:hAnsi="Arial" w:cs="Arial"/>
                <w:sz w:val="16"/>
              </w:rPr>
              <w:t>12</w:t>
            </w:r>
          </w:p>
        </w:tc>
        <w:tc>
          <w:tcPr>
            <w:tcW w:w="652" w:type="dxa"/>
          </w:tcPr>
          <w:p w:rsidR="007660C0" w:rsidRDefault="007660C0">
            <w:pPr>
              <w:spacing w:before="60"/>
              <w:rPr>
                <w:rFonts w:ascii="Arial" w:hAnsi="Arial" w:cs="Arial"/>
                <w:sz w:val="16"/>
              </w:rPr>
            </w:pPr>
            <w:r>
              <w:rPr>
                <w:rFonts w:ascii="Arial" w:hAnsi="Arial" w:cs="Arial"/>
                <w:sz w:val="16"/>
              </w:rPr>
              <w:t>12</w:t>
            </w:r>
          </w:p>
        </w:tc>
        <w:tc>
          <w:tcPr>
            <w:tcW w:w="5867" w:type="dxa"/>
          </w:tcPr>
          <w:p w:rsidR="007660C0" w:rsidRDefault="007660C0" w:rsidP="00391422">
            <w:pPr>
              <w:spacing w:before="60"/>
              <w:rPr>
                <w:rFonts w:ascii="Arial" w:hAnsi="Arial" w:cs="Arial"/>
                <w:sz w:val="16"/>
              </w:rPr>
            </w:pPr>
            <w:r>
              <w:rPr>
                <w:rFonts w:ascii="Arial" w:hAnsi="Arial" w:cs="Arial"/>
                <w:sz w:val="16"/>
              </w:rPr>
              <w:t>Added design rational for selecting the flash bank wait state</w:t>
            </w:r>
          </w:p>
        </w:tc>
        <w:tc>
          <w:tcPr>
            <w:tcW w:w="1462" w:type="dxa"/>
          </w:tcPr>
          <w:p w:rsidR="007660C0" w:rsidRDefault="007660C0" w:rsidP="00FC10F5">
            <w:pPr>
              <w:spacing w:before="60"/>
              <w:rPr>
                <w:rFonts w:ascii="Arial" w:hAnsi="Arial" w:cs="Arial"/>
                <w:sz w:val="16"/>
              </w:rPr>
            </w:pPr>
            <w:r>
              <w:rPr>
                <w:rFonts w:ascii="Arial" w:hAnsi="Arial" w:cs="Arial"/>
                <w:sz w:val="16"/>
              </w:rPr>
              <w:t>02/19/2015</w:t>
            </w:r>
          </w:p>
        </w:tc>
        <w:tc>
          <w:tcPr>
            <w:tcW w:w="1081" w:type="dxa"/>
          </w:tcPr>
          <w:p w:rsidR="007660C0" w:rsidRDefault="007660C0">
            <w:pPr>
              <w:spacing w:before="60"/>
              <w:rPr>
                <w:rFonts w:ascii="Arial" w:hAnsi="Arial" w:cs="Arial"/>
                <w:sz w:val="16"/>
              </w:rPr>
            </w:pPr>
            <w:r>
              <w:rPr>
                <w:rFonts w:ascii="Arial" w:hAnsi="Arial" w:cs="Arial"/>
                <w:sz w:val="16"/>
              </w:rPr>
              <w:t>MS</w:t>
            </w:r>
          </w:p>
        </w:tc>
      </w:tr>
      <w:tr w:rsidR="0071274A" w:rsidTr="001A3CD5">
        <w:tc>
          <w:tcPr>
            <w:tcW w:w="611" w:type="dxa"/>
          </w:tcPr>
          <w:p w:rsidR="0071274A" w:rsidRDefault="0071274A">
            <w:pPr>
              <w:spacing w:before="60"/>
              <w:rPr>
                <w:rFonts w:ascii="Arial" w:hAnsi="Arial" w:cs="Arial"/>
                <w:sz w:val="16"/>
              </w:rPr>
            </w:pPr>
            <w:r>
              <w:rPr>
                <w:rFonts w:ascii="Arial" w:hAnsi="Arial" w:cs="Arial"/>
                <w:sz w:val="16"/>
              </w:rPr>
              <w:t>13</w:t>
            </w:r>
          </w:p>
        </w:tc>
        <w:tc>
          <w:tcPr>
            <w:tcW w:w="652" w:type="dxa"/>
          </w:tcPr>
          <w:p w:rsidR="0071274A" w:rsidRDefault="0071274A">
            <w:pPr>
              <w:spacing w:before="60"/>
              <w:rPr>
                <w:rFonts w:ascii="Arial" w:hAnsi="Arial" w:cs="Arial"/>
                <w:sz w:val="16"/>
              </w:rPr>
            </w:pPr>
            <w:r>
              <w:rPr>
                <w:rFonts w:ascii="Arial" w:hAnsi="Arial" w:cs="Arial"/>
                <w:sz w:val="16"/>
              </w:rPr>
              <w:t>13</w:t>
            </w:r>
          </w:p>
        </w:tc>
        <w:tc>
          <w:tcPr>
            <w:tcW w:w="5867" w:type="dxa"/>
          </w:tcPr>
          <w:p w:rsidR="0071274A" w:rsidRDefault="0071274A" w:rsidP="00391422">
            <w:pPr>
              <w:spacing w:before="60"/>
              <w:rPr>
                <w:rFonts w:ascii="Arial" w:hAnsi="Arial" w:cs="Arial"/>
                <w:sz w:val="16"/>
              </w:rPr>
            </w:pPr>
            <w:r>
              <w:rPr>
                <w:rFonts w:ascii="Arial" w:hAnsi="Arial" w:cs="Arial"/>
                <w:sz w:val="16"/>
              </w:rPr>
              <w:t>Added functionality for PLL Slip identification</w:t>
            </w:r>
          </w:p>
        </w:tc>
        <w:tc>
          <w:tcPr>
            <w:tcW w:w="1462" w:type="dxa"/>
          </w:tcPr>
          <w:p w:rsidR="0071274A" w:rsidRDefault="0071274A" w:rsidP="00FC10F5">
            <w:pPr>
              <w:spacing w:before="60"/>
              <w:rPr>
                <w:rFonts w:ascii="Arial" w:hAnsi="Arial" w:cs="Arial"/>
                <w:sz w:val="16"/>
              </w:rPr>
            </w:pPr>
            <w:r>
              <w:rPr>
                <w:rFonts w:ascii="Arial" w:hAnsi="Arial" w:cs="Arial"/>
                <w:sz w:val="16"/>
              </w:rPr>
              <w:t>06/27/16</w:t>
            </w:r>
          </w:p>
        </w:tc>
        <w:tc>
          <w:tcPr>
            <w:tcW w:w="1081" w:type="dxa"/>
          </w:tcPr>
          <w:p w:rsidR="0071274A" w:rsidRDefault="0071274A">
            <w:pPr>
              <w:spacing w:before="60"/>
              <w:rPr>
                <w:rFonts w:ascii="Arial" w:hAnsi="Arial" w:cs="Arial"/>
                <w:sz w:val="16"/>
              </w:rPr>
            </w:pPr>
            <w:r>
              <w:rPr>
                <w:rFonts w:ascii="Arial" w:hAnsi="Arial" w:cs="Arial"/>
                <w:sz w:val="16"/>
              </w:rPr>
              <w:t>AJM</w:t>
            </w:r>
          </w:p>
        </w:tc>
      </w:tr>
      <w:tr w:rsidR="00673EF6" w:rsidTr="001A3CD5">
        <w:tc>
          <w:tcPr>
            <w:tcW w:w="611" w:type="dxa"/>
          </w:tcPr>
          <w:p w:rsidR="00673EF6" w:rsidRDefault="00673EF6">
            <w:pPr>
              <w:spacing w:before="60"/>
              <w:rPr>
                <w:rFonts w:ascii="Arial" w:hAnsi="Arial" w:cs="Arial"/>
                <w:sz w:val="16"/>
              </w:rPr>
            </w:pPr>
            <w:r>
              <w:rPr>
                <w:rFonts w:ascii="Arial" w:hAnsi="Arial" w:cs="Arial"/>
                <w:sz w:val="16"/>
              </w:rPr>
              <w:t>14</w:t>
            </w:r>
          </w:p>
        </w:tc>
        <w:tc>
          <w:tcPr>
            <w:tcW w:w="652" w:type="dxa"/>
          </w:tcPr>
          <w:p w:rsidR="00673EF6" w:rsidRDefault="00673EF6">
            <w:pPr>
              <w:spacing w:before="60"/>
              <w:rPr>
                <w:rFonts w:ascii="Arial" w:hAnsi="Arial" w:cs="Arial"/>
                <w:sz w:val="16"/>
              </w:rPr>
            </w:pPr>
            <w:r>
              <w:rPr>
                <w:rFonts w:ascii="Arial" w:hAnsi="Arial" w:cs="Arial"/>
                <w:sz w:val="16"/>
              </w:rPr>
              <w:t>14</w:t>
            </w:r>
          </w:p>
        </w:tc>
        <w:tc>
          <w:tcPr>
            <w:tcW w:w="5867" w:type="dxa"/>
          </w:tcPr>
          <w:p w:rsidR="00673EF6" w:rsidRDefault="00673EF6" w:rsidP="00391422">
            <w:pPr>
              <w:spacing w:before="60"/>
              <w:rPr>
                <w:rFonts w:ascii="Arial" w:hAnsi="Arial" w:cs="Arial"/>
                <w:sz w:val="16"/>
              </w:rPr>
            </w:pPr>
            <w:r>
              <w:rPr>
                <w:rFonts w:ascii="Arial" w:hAnsi="Arial" w:cs="Arial"/>
                <w:sz w:val="16"/>
              </w:rPr>
              <w:t>Made the retry count for PLL configurable</w:t>
            </w:r>
          </w:p>
        </w:tc>
        <w:tc>
          <w:tcPr>
            <w:tcW w:w="1462" w:type="dxa"/>
          </w:tcPr>
          <w:p w:rsidR="00673EF6" w:rsidRDefault="00673EF6" w:rsidP="00FC10F5">
            <w:pPr>
              <w:spacing w:before="60"/>
              <w:rPr>
                <w:rFonts w:ascii="Arial" w:hAnsi="Arial" w:cs="Arial"/>
                <w:sz w:val="16"/>
              </w:rPr>
            </w:pPr>
            <w:r>
              <w:rPr>
                <w:rFonts w:ascii="Arial" w:hAnsi="Arial" w:cs="Arial"/>
                <w:sz w:val="16"/>
              </w:rPr>
              <w:t>08/12/16</w:t>
            </w:r>
          </w:p>
        </w:tc>
        <w:tc>
          <w:tcPr>
            <w:tcW w:w="1081" w:type="dxa"/>
          </w:tcPr>
          <w:p w:rsidR="00673EF6" w:rsidRDefault="00673EF6">
            <w:pPr>
              <w:spacing w:before="60"/>
              <w:rPr>
                <w:rFonts w:ascii="Arial" w:hAnsi="Arial" w:cs="Arial"/>
                <w:sz w:val="16"/>
              </w:rPr>
            </w:pPr>
            <w:r>
              <w:rPr>
                <w:rFonts w:ascii="Arial" w:hAnsi="Arial" w:cs="Arial"/>
                <w:sz w:val="16"/>
              </w:rPr>
              <w:t>AJM</w:t>
            </w:r>
          </w:p>
        </w:tc>
      </w:tr>
      <w:tr w:rsidR="005D235E" w:rsidTr="001A3CD5">
        <w:trPr>
          <w:ins w:id="2" w:author="Nexteer Employee" w:date="2016-08-24T09:44:00Z"/>
        </w:trPr>
        <w:tc>
          <w:tcPr>
            <w:tcW w:w="611" w:type="dxa"/>
          </w:tcPr>
          <w:p w:rsidR="005D235E" w:rsidRDefault="005D235E">
            <w:pPr>
              <w:spacing w:before="60"/>
              <w:rPr>
                <w:ins w:id="3" w:author="Nexteer Employee" w:date="2016-08-24T09:44:00Z"/>
                <w:rFonts w:ascii="Arial" w:hAnsi="Arial" w:cs="Arial"/>
                <w:sz w:val="16"/>
              </w:rPr>
            </w:pPr>
            <w:ins w:id="4" w:author="Nexteer Employee" w:date="2016-08-24T09:44:00Z">
              <w:r>
                <w:rPr>
                  <w:rFonts w:ascii="Arial" w:hAnsi="Arial" w:cs="Arial"/>
                  <w:sz w:val="16"/>
                </w:rPr>
                <w:t>15</w:t>
              </w:r>
            </w:ins>
          </w:p>
        </w:tc>
        <w:tc>
          <w:tcPr>
            <w:tcW w:w="652" w:type="dxa"/>
          </w:tcPr>
          <w:p w:rsidR="005D235E" w:rsidRDefault="005D235E">
            <w:pPr>
              <w:spacing w:before="60"/>
              <w:rPr>
                <w:ins w:id="5" w:author="Nexteer Employee" w:date="2016-08-24T09:44:00Z"/>
                <w:rFonts w:ascii="Arial" w:hAnsi="Arial" w:cs="Arial"/>
                <w:sz w:val="16"/>
              </w:rPr>
            </w:pPr>
            <w:ins w:id="6" w:author="Nexteer Employee" w:date="2016-08-24T09:44:00Z">
              <w:r>
                <w:rPr>
                  <w:rFonts w:ascii="Arial" w:hAnsi="Arial" w:cs="Arial"/>
                  <w:sz w:val="16"/>
                </w:rPr>
                <w:t>15</w:t>
              </w:r>
            </w:ins>
          </w:p>
        </w:tc>
        <w:tc>
          <w:tcPr>
            <w:tcW w:w="5867" w:type="dxa"/>
          </w:tcPr>
          <w:p w:rsidR="005D235E" w:rsidRDefault="005D235E" w:rsidP="00391422">
            <w:pPr>
              <w:spacing w:before="60"/>
              <w:rPr>
                <w:ins w:id="7" w:author="Nexteer Employee" w:date="2016-08-24T09:44:00Z"/>
                <w:rFonts w:ascii="Arial" w:hAnsi="Arial" w:cs="Arial"/>
                <w:sz w:val="16"/>
              </w:rPr>
            </w:pPr>
            <w:ins w:id="8" w:author="Nexteer Employee" w:date="2016-08-24T09:44:00Z">
              <w:r>
                <w:rPr>
                  <w:rFonts w:ascii="Arial" w:hAnsi="Arial" w:cs="Arial"/>
                  <w:sz w:val="16"/>
                </w:rPr>
                <w:t xml:space="preserve">Modified the function call to the PLL Slip errata function without the retry count </w:t>
              </w:r>
            </w:ins>
            <w:ins w:id="9" w:author="Nexteer Employee" w:date="2016-08-24T09:45:00Z">
              <w:r>
                <w:rPr>
                  <w:rFonts w:ascii="Arial" w:hAnsi="Arial" w:cs="Arial"/>
                  <w:sz w:val="16"/>
                </w:rPr>
                <w:t>parameter</w:t>
              </w:r>
            </w:ins>
            <w:ins w:id="10" w:author="Nexteer Employee" w:date="2016-08-24T09:44:00Z">
              <w:r>
                <w:rPr>
                  <w:rFonts w:ascii="Arial" w:hAnsi="Arial" w:cs="Arial"/>
                  <w:sz w:val="16"/>
                </w:rPr>
                <w:t xml:space="preserve"> </w:t>
              </w:r>
            </w:ins>
            <w:ins w:id="11" w:author="Nexteer Employee" w:date="2016-08-24T09:45:00Z">
              <w:r>
                <w:rPr>
                  <w:rFonts w:ascii="Arial" w:hAnsi="Arial" w:cs="Arial"/>
                  <w:sz w:val="16"/>
                </w:rPr>
                <w:t xml:space="preserve">and also changed the logic to have only  PLLSLIP as the rest cause </w:t>
              </w:r>
              <w:proofErr w:type="spellStart"/>
              <w:r>
                <w:rPr>
                  <w:rFonts w:ascii="Arial" w:hAnsi="Arial" w:cs="Arial"/>
                  <w:sz w:val="16"/>
                </w:rPr>
                <w:t>oming</w:t>
              </w:r>
              <w:proofErr w:type="spellEnd"/>
              <w:r>
                <w:rPr>
                  <w:rFonts w:ascii="Arial" w:hAnsi="Arial" w:cs="Arial"/>
                  <w:sz w:val="16"/>
                </w:rPr>
                <w:t xml:space="preserve"> out of bootloader</w:t>
              </w:r>
            </w:ins>
          </w:p>
        </w:tc>
        <w:tc>
          <w:tcPr>
            <w:tcW w:w="1462" w:type="dxa"/>
          </w:tcPr>
          <w:p w:rsidR="005D235E" w:rsidRDefault="005D235E" w:rsidP="00FC10F5">
            <w:pPr>
              <w:spacing w:before="60"/>
              <w:rPr>
                <w:ins w:id="12" w:author="Nexteer Employee" w:date="2016-08-24T09:44:00Z"/>
                <w:rFonts w:ascii="Arial" w:hAnsi="Arial" w:cs="Arial"/>
                <w:sz w:val="16"/>
              </w:rPr>
            </w:pPr>
            <w:ins w:id="13" w:author="Nexteer Employee" w:date="2016-08-24T09:45:00Z">
              <w:r>
                <w:rPr>
                  <w:rFonts w:ascii="Arial" w:hAnsi="Arial" w:cs="Arial"/>
                  <w:sz w:val="16"/>
                </w:rPr>
                <w:t>08/24/16</w:t>
              </w:r>
            </w:ins>
          </w:p>
        </w:tc>
        <w:tc>
          <w:tcPr>
            <w:tcW w:w="1081" w:type="dxa"/>
          </w:tcPr>
          <w:p w:rsidR="005D235E" w:rsidRDefault="005D235E">
            <w:pPr>
              <w:spacing w:before="60"/>
              <w:rPr>
                <w:ins w:id="14" w:author="Nexteer Employee" w:date="2016-08-24T09:44:00Z"/>
                <w:rFonts w:ascii="Arial" w:hAnsi="Arial" w:cs="Arial"/>
                <w:sz w:val="16"/>
              </w:rPr>
            </w:pPr>
            <w:ins w:id="15" w:author="Nexteer Employee" w:date="2016-08-24T09:46:00Z">
              <w:r>
                <w:rPr>
                  <w:rFonts w:ascii="Arial" w:hAnsi="Arial" w:cs="Arial"/>
                  <w:sz w:val="16"/>
                </w:rPr>
                <w:t>AJM</w:t>
              </w:r>
            </w:ins>
          </w:p>
        </w:tc>
      </w:tr>
    </w:tbl>
    <w:p w:rsidR="00107819" w:rsidRDefault="00107819"/>
    <w:sectPr w:rsidR="00107819" w:rsidSect="00937013">
      <w:headerReference w:type="default" r:id="rId68"/>
      <w:footerReference w:type="default" r:id="rId6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ACD" w:rsidRDefault="00323ACD">
      <w:r>
        <w:separator/>
      </w:r>
    </w:p>
  </w:endnote>
  <w:endnote w:type="continuationSeparator" w:id="0">
    <w:p w:rsidR="00323ACD" w:rsidRDefault="00323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3103" w:rsidRDefault="00203103">
    <w:pPr>
      <w:pStyle w:val="Footer"/>
    </w:pPr>
    <w:r>
      <w:rPr>
        <w:snapToGrid w:val="0"/>
      </w:rPr>
      <w:tab/>
    </w:r>
    <w:r w:rsidR="00391F59">
      <w:fldChar w:fldCharType="begin"/>
    </w:r>
    <w:r w:rsidR="00391F59">
      <w:instrText xml:space="preserve"> DOCPROPERTY "Company"  \* MERGEFORMAT </w:instrText>
    </w:r>
    <w:r w:rsidR="00391F59">
      <w:fldChar w:fldCharType="separate"/>
    </w:r>
    <w:r w:rsidRPr="006072EB">
      <w:rPr>
        <w:rFonts w:ascii="Times" w:hAnsi="Times"/>
        <w:caps/>
        <w:snapToGrid w:val="0"/>
      </w:rPr>
      <w:t>Nexteer</w:t>
    </w:r>
    <w:r w:rsidR="00391F59">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ACD" w:rsidRDefault="00323ACD">
      <w:r>
        <w:separator/>
      </w:r>
    </w:p>
  </w:footnote>
  <w:footnote w:type="continuationSeparator" w:id="0">
    <w:p w:rsidR="00323ACD" w:rsidRDefault="00323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3103" w:rsidRDefault="00203103">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203103">
      <w:trPr>
        <w:cantSplit/>
      </w:trPr>
      <w:tc>
        <w:tcPr>
          <w:tcW w:w="990" w:type="dxa"/>
        </w:tcPr>
        <w:p w:rsidR="00203103" w:rsidRDefault="00203103">
          <w:pPr>
            <w:pStyle w:val="Header"/>
          </w:pPr>
          <w:r>
            <w:t>Title:</w:t>
          </w:r>
        </w:p>
      </w:tc>
      <w:tc>
        <w:tcPr>
          <w:tcW w:w="5400" w:type="dxa"/>
          <w:gridSpan w:val="3"/>
          <w:vMerge w:val="restart"/>
        </w:tcPr>
        <w:p w:rsidR="00203103" w:rsidRDefault="00391F59">
          <w:pPr>
            <w:pStyle w:val="Header"/>
          </w:pPr>
          <w:r>
            <w:fldChar w:fldCharType="begin"/>
          </w:r>
          <w:r>
            <w:instrText xml:space="preserve"> DOCPROPERTY "Document Title"  \* MERGEFORMAT </w:instrText>
          </w:r>
          <w:r>
            <w:fldChar w:fldCharType="separate"/>
          </w:r>
          <w:r w:rsidR="00203103">
            <w:t xml:space="preserve">TMS570 Startup - </w:t>
          </w:r>
          <w:proofErr w:type="spellStart"/>
          <w:r w:rsidR="00203103">
            <w:t>SysStartup</w:t>
          </w:r>
          <w:proofErr w:type="spellEnd"/>
          <w:r>
            <w:fldChar w:fldCharType="end"/>
          </w:r>
        </w:p>
        <w:p w:rsidR="00203103" w:rsidRDefault="00391F59"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203103">
            <w:t>Gen II+ EPS EA3</w:t>
          </w:r>
          <w:r>
            <w:fldChar w:fldCharType="end"/>
          </w:r>
          <w:r w:rsidR="00203103">
            <w:tab/>
          </w:r>
        </w:p>
      </w:tc>
      <w:tc>
        <w:tcPr>
          <w:tcW w:w="1170" w:type="dxa"/>
        </w:tcPr>
        <w:p w:rsidR="00203103" w:rsidRDefault="00203103">
          <w:pPr>
            <w:pStyle w:val="Header"/>
          </w:pPr>
          <w:r>
            <w:t>Revision:</w:t>
          </w:r>
        </w:p>
      </w:tc>
      <w:tc>
        <w:tcPr>
          <w:tcW w:w="1350" w:type="dxa"/>
        </w:tcPr>
        <w:p w:rsidR="00203103" w:rsidRDefault="00E72630" w:rsidP="00B45B05">
          <w:pPr>
            <w:pStyle w:val="Header"/>
          </w:pPr>
          <w:del w:id="16" w:author="Nexteer Employee" w:date="2016-08-24T09:43:00Z">
            <w:r w:rsidDel="00B45B05">
              <w:delText>14</w:delText>
            </w:r>
          </w:del>
          <w:ins w:id="17" w:author="Nexteer Employee" w:date="2016-08-24T09:43:00Z">
            <w:r w:rsidR="00B45B05">
              <w:t>15</w:t>
            </w:r>
          </w:ins>
        </w:p>
      </w:tc>
    </w:tr>
    <w:tr w:rsidR="00203103">
      <w:trPr>
        <w:cantSplit/>
      </w:trPr>
      <w:tc>
        <w:tcPr>
          <w:tcW w:w="990" w:type="dxa"/>
        </w:tcPr>
        <w:p w:rsidR="00203103" w:rsidRDefault="00203103">
          <w:pPr>
            <w:pStyle w:val="Header"/>
          </w:pPr>
          <w:r>
            <w:t xml:space="preserve">Product:     </w:t>
          </w:r>
        </w:p>
      </w:tc>
      <w:tc>
        <w:tcPr>
          <w:tcW w:w="5400" w:type="dxa"/>
          <w:gridSpan w:val="3"/>
          <w:vMerge/>
        </w:tcPr>
        <w:p w:rsidR="00203103" w:rsidRDefault="00203103">
          <w:pPr>
            <w:pStyle w:val="Header"/>
            <w:jc w:val="center"/>
          </w:pPr>
        </w:p>
      </w:tc>
      <w:tc>
        <w:tcPr>
          <w:tcW w:w="1170" w:type="dxa"/>
        </w:tcPr>
        <w:p w:rsidR="00203103" w:rsidRDefault="00203103">
          <w:pPr>
            <w:pStyle w:val="Header"/>
          </w:pPr>
          <w:r>
            <w:t>Rev. Date:</w:t>
          </w:r>
        </w:p>
      </w:tc>
      <w:tc>
        <w:tcPr>
          <w:tcW w:w="1350" w:type="dxa"/>
        </w:tcPr>
        <w:p w:rsidR="00203103" w:rsidRDefault="00E72630" w:rsidP="00B45B05">
          <w:pPr>
            <w:pStyle w:val="Header"/>
          </w:pPr>
          <w:r>
            <w:t>Aug</w:t>
          </w:r>
          <w:r w:rsidR="00203103">
            <w:t>-</w:t>
          </w:r>
          <w:del w:id="18" w:author="Nexteer Employee" w:date="2016-08-24T09:43:00Z">
            <w:r w:rsidDel="00B45B05">
              <w:delText>12</w:delText>
            </w:r>
          </w:del>
          <w:ins w:id="19" w:author="Nexteer Employee" w:date="2016-08-24T09:43:00Z">
            <w:r w:rsidR="00B45B05">
              <w:t>24</w:t>
            </w:r>
          </w:ins>
          <w:r w:rsidR="00203103">
            <w:t>-16</w:t>
          </w:r>
        </w:p>
      </w:tc>
    </w:tr>
    <w:tr w:rsidR="00203103">
      <w:trPr>
        <w:cantSplit/>
      </w:trPr>
      <w:tc>
        <w:tcPr>
          <w:tcW w:w="990" w:type="dxa"/>
        </w:tcPr>
        <w:p w:rsidR="00203103" w:rsidRDefault="00203103">
          <w:pPr>
            <w:pStyle w:val="Header"/>
          </w:pPr>
          <w:r>
            <w:t>Group:</w:t>
          </w:r>
        </w:p>
      </w:tc>
      <w:tc>
        <w:tcPr>
          <w:tcW w:w="1530" w:type="dxa"/>
        </w:tcPr>
        <w:p w:rsidR="00203103" w:rsidRDefault="00203103">
          <w:pPr>
            <w:pStyle w:val="Header"/>
          </w:pPr>
          <w:r>
            <w:t>ESG</w:t>
          </w:r>
        </w:p>
      </w:tc>
      <w:tc>
        <w:tcPr>
          <w:tcW w:w="1260" w:type="dxa"/>
        </w:tcPr>
        <w:p w:rsidR="00203103" w:rsidRDefault="00203103">
          <w:pPr>
            <w:pStyle w:val="Header"/>
          </w:pPr>
          <w:r>
            <w:t>Originator:</w:t>
          </w:r>
        </w:p>
      </w:tc>
      <w:tc>
        <w:tcPr>
          <w:tcW w:w="2610" w:type="dxa"/>
        </w:tcPr>
        <w:p w:rsidR="00203103" w:rsidRDefault="00203103" w:rsidP="0090215A">
          <w:pPr>
            <w:pStyle w:val="Header"/>
          </w:pPr>
          <w:proofErr w:type="spellStart"/>
          <w:r>
            <w:t>Avinash</w:t>
          </w:r>
          <w:proofErr w:type="spellEnd"/>
          <w:r>
            <w:t xml:space="preserve"> James (rzk04c)</w:t>
          </w:r>
        </w:p>
      </w:tc>
      <w:tc>
        <w:tcPr>
          <w:tcW w:w="1170" w:type="dxa"/>
        </w:tcPr>
        <w:p w:rsidR="00203103" w:rsidRDefault="00203103">
          <w:pPr>
            <w:pStyle w:val="Header"/>
          </w:pPr>
          <w:r>
            <w:t>Page:</w:t>
          </w:r>
        </w:p>
      </w:tc>
      <w:tc>
        <w:tcPr>
          <w:tcW w:w="1350" w:type="dxa"/>
        </w:tcPr>
        <w:p w:rsidR="00203103" w:rsidRDefault="00203103">
          <w:pPr>
            <w:pStyle w:val="Header"/>
          </w:pPr>
          <w:r>
            <w:rPr>
              <w:rStyle w:val="PageNumber"/>
            </w:rPr>
            <w:fldChar w:fldCharType="begin"/>
          </w:r>
          <w:r>
            <w:rPr>
              <w:rStyle w:val="PageNumber"/>
            </w:rPr>
            <w:instrText xml:space="preserve"> PAGE </w:instrText>
          </w:r>
          <w:r>
            <w:rPr>
              <w:rStyle w:val="PageNumber"/>
            </w:rPr>
            <w:fldChar w:fldCharType="separate"/>
          </w:r>
          <w:r w:rsidR="00391F59">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91F59">
            <w:rPr>
              <w:rStyle w:val="PageNumber"/>
              <w:noProof/>
            </w:rPr>
            <w:t>44</w:t>
          </w:r>
          <w:r>
            <w:rPr>
              <w:rStyle w:val="PageNumber"/>
            </w:rPr>
            <w:fldChar w:fldCharType="end"/>
          </w:r>
        </w:p>
      </w:tc>
    </w:tr>
  </w:tbl>
  <w:p w:rsidR="00203103" w:rsidRDefault="00203103">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98181F"/>
    <w:multiLevelType w:val="hybridMultilevel"/>
    <w:tmpl w:val="45D4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6"/>
  </w:num>
  <w:num w:numId="4">
    <w:abstractNumId w:val="0"/>
  </w:num>
  <w:num w:numId="5">
    <w:abstractNumId w:val="5"/>
  </w:num>
  <w:num w:numId="6">
    <w:abstractNumId w:val="1"/>
  </w:num>
  <w:num w:numId="7">
    <w:abstractNumId w:val="2"/>
  </w:num>
  <w:num w:numId="8">
    <w:abstractNumId w:val="3"/>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F7"/>
    <w:rsid w:val="00000BE6"/>
    <w:rsid w:val="00034213"/>
    <w:rsid w:val="00034778"/>
    <w:rsid w:val="0004591D"/>
    <w:rsid w:val="00074A53"/>
    <w:rsid w:val="00076EFA"/>
    <w:rsid w:val="0008082F"/>
    <w:rsid w:val="0008556A"/>
    <w:rsid w:val="000E4509"/>
    <w:rsid w:val="000F1B96"/>
    <w:rsid w:val="000F4C16"/>
    <w:rsid w:val="00107819"/>
    <w:rsid w:val="001107F6"/>
    <w:rsid w:val="0011218E"/>
    <w:rsid w:val="0012722C"/>
    <w:rsid w:val="001330A5"/>
    <w:rsid w:val="00133251"/>
    <w:rsid w:val="001379B2"/>
    <w:rsid w:val="00150ADE"/>
    <w:rsid w:val="00157F46"/>
    <w:rsid w:val="00173726"/>
    <w:rsid w:val="001A3CD5"/>
    <w:rsid w:val="001A574F"/>
    <w:rsid w:val="001A6408"/>
    <w:rsid w:val="001A7A7D"/>
    <w:rsid w:val="001B0924"/>
    <w:rsid w:val="001B20B9"/>
    <w:rsid w:val="001B60DF"/>
    <w:rsid w:val="001C4353"/>
    <w:rsid w:val="001C7E3F"/>
    <w:rsid w:val="001D03D2"/>
    <w:rsid w:val="001E268A"/>
    <w:rsid w:val="001E2D24"/>
    <w:rsid w:val="001E6458"/>
    <w:rsid w:val="001F02CF"/>
    <w:rsid w:val="001F09B2"/>
    <w:rsid w:val="001F445C"/>
    <w:rsid w:val="001F5FEC"/>
    <w:rsid w:val="001F768A"/>
    <w:rsid w:val="00203103"/>
    <w:rsid w:val="00206ADE"/>
    <w:rsid w:val="0020722A"/>
    <w:rsid w:val="00212ED2"/>
    <w:rsid w:val="0021745F"/>
    <w:rsid w:val="00227CCD"/>
    <w:rsid w:val="00236372"/>
    <w:rsid w:val="00251AC0"/>
    <w:rsid w:val="0026661B"/>
    <w:rsid w:val="002756C9"/>
    <w:rsid w:val="002853A4"/>
    <w:rsid w:val="00296A0B"/>
    <w:rsid w:val="00297DB6"/>
    <w:rsid w:val="002A3AF5"/>
    <w:rsid w:val="002A6992"/>
    <w:rsid w:val="002B65BC"/>
    <w:rsid w:val="002C03D8"/>
    <w:rsid w:val="002C2C02"/>
    <w:rsid w:val="002E2573"/>
    <w:rsid w:val="002F4A51"/>
    <w:rsid w:val="00306DB0"/>
    <w:rsid w:val="00311690"/>
    <w:rsid w:val="00315335"/>
    <w:rsid w:val="00323ACD"/>
    <w:rsid w:val="00331947"/>
    <w:rsid w:val="00334355"/>
    <w:rsid w:val="0034217B"/>
    <w:rsid w:val="00377382"/>
    <w:rsid w:val="00381CBF"/>
    <w:rsid w:val="00391422"/>
    <w:rsid w:val="00391F59"/>
    <w:rsid w:val="00393259"/>
    <w:rsid w:val="003C4D3F"/>
    <w:rsid w:val="003D59C3"/>
    <w:rsid w:val="003E248C"/>
    <w:rsid w:val="003F586F"/>
    <w:rsid w:val="003F6D1B"/>
    <w:rsid w:val="00445AFD"/>
    <w:rsid w:val="00465882"/>
    <w:rsid w:val="00466255"/>
    <w:rsid w:val="00471392"/>
    <w:rsid w:val="004742C3"/>
    <w:rsid w:val="0048218C"/>
    <w:rsid w:val="004852FF"/>
    <w:rsid w:val="00485A48"/>
    <w:rsid w:val="004A464C"/>
    <w:rsid w:val="004A751C"/>
    <w:rsid w:val="004A781C"/>
    <w:rsid w:val="004D1D36"/>
    <w:rsid w:val="004E1576"/>
    <w:rsid w:val="004E3E32"/>
    <w:rsid w:val="004E4600"/>
    <w:rsid w:val="004F7692"/>
    <w:rsid w:val="00510A52"/>
    <w:rsid w:val="00515408"/>
    <w:rsid w:val="00520A05"/>
    <w:rsid w:val="00525AA7"/>
    <w:rsid w:val="005308B4"/>
    <w:rsid w:val="005450B9"/>
    <w:rsid w:val="005526B7"/>
    <w:rsid w:val="00590CAF"/>
    <w:rsid w:val="005911F0"/>
    <w:rsid w:val="00592E00"/>
    <w:rsid w:val="0059405F"/>
    <w:rsid w:val="005A56EB"/>
    <w:rsid w:val="005A7E75"/>
    <w:rsid w:val="005B3FF9"/>
    <w:rsid w:val="005C28F3"/>
    <w:rsid w:val="005D1798"/>
    <w:rsid w:val="005D235E"/>
    <w:rsid w:val="005D5FE4"/>
    <w:rsid w:val="005E1D15"/>
    <w:rsid w:val="005E23F7"/>
    <w:rsid w:val="005F6693"/>
    <w:rsid w:val="00604CBF"/>
    <w:rsid w:val="006072EB"/>
    <w:rsid w:val="006155C0"/>
    <w:rsid w:val="00616853"/>
    <w:rsid w:val="00620C50"/>
    <w:rsid w:val="00635F39"/>
    <w:rsid w:val="00673EF6"/>
    <w:rsid w:val="00674ADF"/>
    <w:rsid w:val="006856B5"/>
    <w:rsid w:val="006B359F"/>
    <w:rsid w:val="006C021B"/>
    <w:rsid w:val="006C3CA1"/>
    <w:rsid w:val="006C430A"/>
    <w:rsid w:val="006C4940"/>
    <w:rsid w:val="006D33CC"/>
    <w:rsid w:val="006E1E5E"/>
    <w:rsid w:val="006E2556"/>
    <w:rsid w:val="006F01A3"/>
    <w:rsid w:val="00706174"/>
    <w:rsid w:val="00707B08"/>
    <w:rsid w:val="0071274A"/>
    <w:rsid w:val="00713DF3"/>
    <w:rsid w:val="00742147"/>
    <w:rsid w:val="00751281"/>
    <w:rsid w:val="0075213D"/>
    <w:rsid w:val="00761F3F"/>
    <w:rsid w:val="00765FD2"/>
    <w:rsid w:val="007660C0"/>
    <w:rsid w:val="0076644C"/>
    <w:rsid w:val="00773935"/>
    <w:rsid w:val="0078443A"/>
    <w:rsid w:val="007A0E98"/>
    <w:rsid w:val="007A69AC"/>
    <w:rsid w:val="007C0846"/>
    <w:rsid w:val="007D7660"/>
    <w:rsid w:val="0080501C"/>
    <w:rsid w:val="008242F0"/>
    <w:rsid w:val="008414EB"/>
    <w:rsid w:val="0084172F"/>
    <w:rsid w:val="008535B2"/>
    <w:rsid w:val="00856EFC"/>
    <w:rsid w:val="00857AF5"/>
    <w:rsid w:val="008607F7"/>
    <w:rsid w:val="008640CF"/>
    <w:rsid w:val="00870C6C"/>
    <w:rsid w:val="008825C7"/>
    <w:rsid w:val="0088304F"/>
    <w:rsid w:val="00894440"/>
    <w:rsid w:val="008B3E94"/>
    <w:rsid w:val="008C3CDC"/>
    <w:rsid w:val="008F6DBB"/>
    <w:rsid w:val="008F766E"/>
    <w:rsid w:val="0090215A"/>
    <w:rsid w:val="00910119"/>
    <w:rsid w:val="009143A5"/>
    <w:rsid w:val="009308B1"/>
    <w:rsid w:val="009315E6"/>
    <w:rsid w:val="00931B0C"/>
    <w:rsid w:val="00937013"/>
    <w:rsid w:val="009411A8"/>
    <w:rsid w:val="00944A94"/>
    <w:rsid w:val="009474E3"/>
    <w:rsid w:val="009543B3"/>
    <w:rsid w:val="00955F6A"/>
    <w:rsid w:val="00957470"/>
    <w:rsid w:val="009703D7"/>
    <w:rsid w:val="00974B00"/>
    <w:rsid w:val="0099372D"/>
    <w:rsid w:val="009A09CF"/>
    <w:rsid w:val="009A0E9A"/>
    <w:rsid w:val="009B20B2"/>
    <w:rsid w:val="009D604D"/>
    <w:rsid w:val="009E60B2"/>
    <w:rsid w:val="00A21EF0"/>
    <w:rsid w:val="00A35B8E"/>
    <w:rsid w:val="00A5314C"/>
    <w:rsid w:val="00A81EC7"/>
    <w:rsid w:val="00A82212"/>
    <w:rsid w:val="00A92F0E"/>
    <w:rsid w:val="00AA3CC6"/>
    <w:rsid w:val="00AD0CD7"/>
    <w:rsid w:val="00AD731B"/>
    <w:rsid w:val="00AF1AA0"/>
    <w:rsid w:val="00B11F4E"/>
    <w:rsid w:val="00B17C55"/>
    <w:rsid w:val="00B35E2C"/>
    <w:rsid w:val="00B40DD1"/>
    <w:rsid w:val="00B41C16"/>
    <w:rsid w:val="00B45B05"/>
    <w:rsid w:val="00B54697"/>
    <w:rsid w:val="00B60A3F"/>
    <w:rsid w:val="00B6510E"/>
    <w:rsid w:val="00B8592E"/>
    <w:rsid w:val="00B91FC0"/>
    <w:rsid w:val="00BA2B5C"/>
    <w:rsid w:val="00BA540C"/>
    <w:rsid w:val="00BC7B46"/>
    <w:rsid w:val="00BD008B"/>
    <w:rsid w:val="00BD15D2"/>
    <w:rsid w:val="00BD3DFF"/>
    <w:rsid w:val="00BE2D4E"/>
    <w:rsid w:val="00BF364D"/>
    <w:rsid w:val="00C02BB6"/>
    <w:rsid w:val="00C215E1"/>
    <w:rsid w:val="00C2570E"/>
    <w:rsid w:val="00C35BD3"/>
    <w:rsid w:val="00C5477C"/>
    <w:rsid w:val="00C72FFA"/>
    <w:rsid w:val="00C94887"/>
    <w:rsid w:val="00CC6498"/>
    <w:rsid w:val="00D077BF"/>
    <w:rsid w:val="00D164AA"/>
    <w:rsid w:val="00D307AE"/>
    <w:rsid w:val="00D52F28"/>
    <w:rsid w:val="00D54530"/>
    <w:rsid w:val="00D739C9"/>
    <w:rsid w:val="00D75648"/>
    <w:rsid w:val="00D819FF"/>
    <w:rsid w:val="00D90B67"/>
    <w:rsid w:val="00D94BDD"/>
    <w:rsid w:val="00DA1266"/>
    <w:rsid w:val="00DA4902"/>
    <w:rsid w:val="00DC142A"/>
    <w:rsid w:val="00DC74A4"/>
    <w:rsid w:val="00DC7E08"/>
    <w:rsid w:val="00DE4889"/>
    <w:rsid w:val="00DF1274"/>
    <w:rsid w:val="00E02003"/>
    <w:rsid w:val="00E02ADC"/>
    <w:rsid w:val="00E152BA"/>
    <w:rsid w:val="00E22571"/>
    <w:rsid w:val="00E445A4"/>
    <w:rsid w:val="00E53A9A"/>
    <w:rsid w:val="00E5472B"/>
    <w:rsid w:val="00E57C42"/>
    <w:rsid w:val="00E61650"/>
    <w:rsid w:val="00E662D4"/>
    <w:rsid w:val="00E72630"/>
    <w:rsid w:val="00E87D9F"/>
    <w:rsid w:val="00E96289"/>
    <w:rsid w:val="00EA7C99"/>
    <w:rsid w:val="00EC48F9"/>
    <w:rsid w:val="00ED283F"/>
    <w:rsid w:val="00ED2E97"/>
    <w:rsid w:val="00EE28A0"/>
    <w:rsid w:val="00EE4492"/>
    <w:rsid w:val="00EF0E68"/>
    <w:rsid w:val="00F274C1"/>
    <w:rsid w:val="00F41598"/>
    <w:rsid w:val="00F648ED"/>
    <w:rsid w:val="00F67701"/>
    <w:rsid w:val="00F8129A"/>
    <w:rsid w:val="00F82E8E"/>
    <w:rsid w:val="00F866BD"/>
    <w:rsid w:val="00F957FA"/>
    <w:rsid w:val="00FA14BE"/>
    <w:rsid w:val="00FB2942"/>
    <w:rsid w:val="00FB432D"/>
    <w:rsid w:val="00FC10F5"/>
    <w:rsid w:val="00FD72FB"/>
    <w:rsid w:val="00FE2B9B"/>
    <w:rsid w:val="00FE7A96"/>
    <w:rsid w:val="00FF6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74"/>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character" w:customStyle="1" w:styleId="Heading3Char">
    <w:name w:val="Heading 3 Char"/>
    <w:basedOn w:val="DefaultParagraphFont"/>
    <w:link w:val="Heading3"/>
    <w:rsid w:val="00DF1274"/>
    <w:rPr>
      <w:rFonts w:ascii="Arial" w:hAnsi="Arial"/>
      <w:b/>
      <w:sz w:val="24"/>
    </w:rPr>
  </w:style>
  <w:style w:type="character" w:customStyle="1" w:styleId="Heading4Char">
    <w:name w:val="Heading 4 Char"/>
    <w:basedOn w:val="DefaultParagraphFont"/>
    <w:link w:val="Heading4"/>
    <w:rsid w:val="00DF1274"/>
    <w:rPr>
      <w:rFonts w:ascii="Arial" w:hAnsi="Arial"/>
      <w:b/>
      <w:sz w:val="24"/>
    </w:rPr>
  </w:style>
  <w:style w:type="paragraph" w:styleId="ListParagraph">
    <w:name w:val="List Paragraph"/>
    <w:basedOn w:val="Normal"/>
    <w:uiPriority w:val="34"/>
    <w:qFormat/>
    <w:rsid w:val="00B6510E"/>
    <w:pPr>
      <w:ind w:left="720"/>
      <w:contextualSpacing/>
    </w:pPr>
  </w:style>
  <w:style w:type="character" w:customStyle="1" w:styleId="Heading5Char">
    <w:name w:val="Heading 5 Char"/>
    <w:basedOn w:val="DefaultParagraphFont"/>
    <w:link w:val="Heading5"/>
    <w:rsid w:val="0075213D"/>
    <w:rPr>
      <w:sz w:val="22"/>
    </w:rPr>
  </w:style>
  <w:style w:type="paragraph" w:styleId="BalloonText">
    <w:name w:val="Balloon Text"/>
    <w:basedOn w:val="Normal"/>
    <w:link w:val="BalloonTextChar"/>
    <w:uiPriority w:val="99"/>
    <w:semiHidden/>
    <w:unhideWhenUsed/>
    <w:rsid w:val="00FC10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0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74"/>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character" w:customStyle="1" w:styleId="Heading3Char">
    <w:name w:val="Heading 3 Char"/>
    <w:basedOn w:val="DefaultParagraphFont"/>
    <w:link w:val="Heading3"/>
    <w:rsid w:val="00DF1274"/>
    <w:rPr>
      <w:rFonts w:ascii="Arial" w:hAnsi="Arial"/>
      <w:b/>
      <w:sz w:val="24"/>
    </w:rPr>
  </w:style>
  <w:style w:type="character" w:customStyle="1" w:styleId="Heading4Char">
    <w:name w:val="Heading 4 Char"/>
    <w:basedOn w:val="DefaultParagraphFont"/>
    <w:link w:val="Heading4"/>
    <w:rsid w:val="00DF1274"/>
    <w:rPr>
      <w:rFonts w:ascii="Arial" w:hAnsi="Arial"/>
      <w:b/>
      <w:sz w:val="24"/>
    </w:rPr>
  </w:style>
  <w:style w:type="paragraph" w:styleId="ListParagraph">
    <w:name w:val="List Paragraph"/>
    <w:basedOn w:val="Normal"/>
    <w:uiPriority w:val="34"/>
    <w:qFormat/>
    <w:rsid w:val="00B6510E"/>
    <w:pPr>
      <w:ind w:left="720"/>
      <w:contextualSpacing/>
    </w:pPr>
  </w:style>
  <w:style w:type="character" w:customStyle="1" w:styleId="Heading5Char">
    <w:name w:val="Heading 5 Char"/>
    <w:basedOn w:val="DefaultParagraphFont"/>
    <w:link w:val="Heading5"/>
    <w:rsid w:val="0075213D"/>
    <w:rPr>
      <w:sz w:val="22"/>
    </w:rPr>
  </w:style>
  <w:style w:type="paragraph" w:styleId="BalloonText">
    <w:name w:val="Balloon Text"/>
    <w:basedOn w:val="Normal"/>
    <w:link w:val="BalloonTextChar"/>
    <w:uiPriority w:val="99"/>
    <w:semiHidden/>
    <w:unhideWhenUsed/>
    <w:rsid w:val="00FC10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0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gng4\My%20Documents\Downloads\MDD%2520Template%25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MDD%20Template%20EA3.dotx</Template>
  <TotalTime>4006</TotalTime>
  <Pages>44</Pages>
  <Words>2585</Words>
  <Characters>16330</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18878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dc:creator>
  <cp:lastModifiedBy>Muhammed, Shameel</cp:lastModifiedBy>
  <cp:revision>29</cp:revision>
  <cp:lastPrinted>2011-03-21T13:34:00Z</cp:lastPrinted>
  <dcterms:created xsi:type="dcterms:W3CDTF">2014-05-09T20:37:00Z</dcterms:created>
  <dcterms:modified xsi:type="dcterms:W3CDTF">2016-08-24T17:22:00Z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TMS570 Startup - SysStartup</vt:lpwstr>
  </property>
  <property fmtid="{D5CDD505-2E9C-101B-9397-08002B2CF9AE}" pid="3" name="MDDRevNum">
    <vt:lpwstr>3</vt:lpwstr>
  </property>
  <property fmtid="{D5CDD505-2E9C-101B-9397-08002B2CF9AE}" pid="4" name="Module Layer">
    <vt:lpwstr>0</vt:lpwstr>
  </property>
  <property fmtid="{D5CDD505-2E9C-101B-9397-08002B2CF9AE}" pid="5" name="Module Name">
    <vt:lpwstr>SysStartup</vt:lpwstr>
  </property>
  <property fmtid="{D5CDD505-2E9C-101B-9397-08002B2CF9AE}" pid="6" name="Product Line">
    <vt:lpwstr>Gen II+ EPS EA3</vt:lpwstr>
  </property>
</Properties>
</file>