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781C" w:rsidRDefault="004A781C">
      <w:pPr>
        <w:pStyle w:val="Heading1"/>
        <w:numPr>
          <w:ilvl w:val="0"/>
          <w:numId w:val="0"/>
        </w:numPr>
      </w:pPr>
      <w:r>
        <w:t xml:space="preserve">Module  -- </w:t>
      </w:r>
      <w:fldSimple w:instr=" DOCPROPERTY &quot;Document Title&quot;  \* MERGEFORMAT ">
        <w:r w:rsidR="00A30271">
          <w:t>Absolute Handwheel Position TcI2cVd</w:t>
        </w:r>
      </w:fldSimple>
    </w:p>
    <w:p w:rsidR="004A781C" w:rsidRDefault="004A781C">
      <w:pPr>
        <w:pStyle w:val="Heading1"/>
      </w:pPr>
      <w:r>
        <w:t>High-Level Description</w:t>
      </w:r>
    </w:p>
    <w:p w:rsidR="009578C0" w:rsidRPr="009578C0" w:rsidRDefault="009578C0" w:rsidP="009578C0">
      <w:pPr>
        <w:rPr>
          <w:rFonts w:asciiTheme="minorHAnsi" w:hAnsiTheme="minorHAnsi"/>
        </w:rPr>
      </w:pPr>
      <w:r w:rsidRPr="008C6FE9">
        <w:rPr>
          <w:rFonts w:asciiTheme="minorHAnsi" w:hAnsiTheme="minorHAnsi"/>
        </w:rPr>
        <w:t xml:space="preserve">The Absolute Hand Wheel Position Function is responsible for determining the </w:t>
      </w:r>
      <w:r>
        <w:rPr>
          <w:rFonts w:asciiTheme="minorHAnsi" w:hAnsiTheme="minorHAnsi"/>
        </w:rPr>
        <w:t xml:space="preserve">steering wheel </w:t>
      </w:r>
      <w:r w:rsidRPr="008C6FE9">
        <w:rPr>
          <w:rFonts w:asciiTheme="minorHAnsi" w:hAnsiTheme="minorHAnsi"/>
        </w:rPr>
        <w:t xml:space="preserve">hand wheel position </w:t>
      </w:r>
      <w:r>
        <w:rPr>
          <w:rFonts w:asciiTheme="minorHAnsi" w:hAnsiTheme="minorHAnsi"/>
        </w:rPr>
        <w:t xml:space="preserve">using either a Turns Counter estimate of </w:t>
      </w:r>
      <w:r w:rsidRPr="008C6FE9">
        <w:rPr>
          <w:rFonts w:asciiTheme="minorHAnsi" w:hAnsiTheme="minorHAnsi"/>
        </w:rPr>
        <w:t xml:space="preserve">motor position </w:t>
      </w:r>
      <w:r>
        <w:rPr>
          <w:rFonts w:asciiTheme="minorHAnsi" w:hAnsiTheme="minorHAnsi"/>
        </w:rPr>
        <w:t xml:space="preserve">during key off and </w:t>
      </w:r>
      <w:proofErr w:type="spellStart"/>
      <w:r w:rsidR="00E35558">
        <w:rPr>
          <w:rFonts w:asciiTheme="minorHAnsi" w:hAnsiTheme="minorHAnsi"/>
        </w:rPr>
        <w:t>sensorless</w:t>
      </w:r>
      <w:proofErr w:type="spellEnd"/>
      <w:r w:rsidR="00E35558">
        <w:rPr>
          <w:rFonts w:asciiTheme="minorHAnsi" w:hAnsiTheme="minorHAnsi"/>
        </w:rPr>
        <w:t xml:space="preserve"> </w:t>
      </w:r>
      <w:r>
        <w:rPr>
          <w:rFonts w:asciiTheme="minorHAnsi" w:hAnsiTheme="minorHAnsi"/>
        </w:rPr>
        <w:t xml:space="preserve">learnt internal </w:t>
      </w:r>
      <w:proofErr w:type="spellStart"/>
      <w:r>
        <w:rPr>
          <w:rFonts w:asciiTheme="minorHAnsi" w:hAnsiTheme="minorHAnsi"/>
        </w:rPr>
        <w:t>hw</w:t>
      </w:r>
      <w:proofErr w:type="spellEnd"/>
      <w:r>
        <w:rPr>
          <w:rFonts w:asciiTheme="minorHAnsi" w:hAnsiTheme="minorHAnsi"/>
        </w:rPr>
        <w:t xml:space="preserve"> position (for </w:t>
      </w:r>
      <w:proofErr w:type="spellStart"/>
      <w:r>
        <w:rPr>
          <w:rFonts w:asciiTheme="minorHAnsi" w:hAnsiTheme="minorHAnsi"/>
        </w:rPr>
        <w:t>eg</w:t>
      </w:r>
      <w:proofErr w:type="spellEnd"/>
      <w:r>
        <w:rPr>
          <w:rFonts w:asciiTheme="minorHAnsi" w:hAnsiTheme="minorHAnsi"/>
        </w:rPr>
        <w:t xml:space="preserve">. </w:t>
      </w:r>
      <w:proofErr w:type="spellStart"/>
      <w:r>
        <w:rPr>
          <w:rFonts w:asciiTheme="minorHAnsi" w:hAnsiTheme="minorHAnsi"/>
        </w:rPr>
        <w:t>Sensorless</w:t>
      </w:r>
      <w:proofErr w:type="spellEnd"/>
      <w:r>
        <w:rPr>
          <w:rFonts w:asciiTheme="minorHAnsi" w:hAnsiTheme="minorHAnsi"/>
        </w:rPr>
        <w:t xml:space="preserve"> Vehicle Dynamics</w:t>
      </w:r>
      <w:r w:rsidR="00E35558">
        <w:rPr>
          <w:rFonts w:asciiTheme="minorHAnsi" w:hAnsiTheme="minorHAnsi"/>
        </w:rPr>
        <w:t xml:space="preserve">, Stored Last Position, Travel </w:t>
      </w:r>
      <w:proofErr w:type="spellStart"/>
      <w:r w:rsidR="00E35558">
        <w:rPr>
          <w:rFonts w:asciiTheme="minorHAnsi" w:hAnsiTheme="minorHAnsi"/>
        </w:rPr>
        <w:t>Exclusuin</w:t>
      </w:r>
      <w:proofErr w:type="spellEnd"/>
      <w:r w:rsidR="00E35558">
        <w:rPr>
          <w:rFonts w:asciiTheme="minorHAnsi" w:hAnsiTheme="minorHAnsi"/>
        </w:rPr>
        <w:t xml:space="preserve">, </w:t>
      </w:r>
      <w:proofErr w:type="spellStart"/>
      <w:r w:rsidR="00E35558">
        <w:rPr>
          <w:rFonts w:asciiTheme="minorHAnsi" w:hAnsiTheme="minorHAnsi"/>
        </w:rPr>
        <w:t>etc</w:t>
      </w:r>
      <w:proofErr w:type="spellEnd"/>
      <w:r>
        <w:rPr>
          <w:rFonts w:asciiTheme="minorHAnsi" w:hAnsiTheme="minorHAnsi"/>
        </w:rPr>
        <w:t xml:space="preserve">) or  I2C digital </w:t>
      </w:r>
      <w:proofErr w:type="spellStart"/>
      <w:r>
        <w:rPr>
          <w:rFonts w:asciiTheme="minorHAnsi" w:hAnsiTheme="minorHAnsi"/>
        </w:rPr>
        <w:t>hw</w:t>
      </w:r>
      <w:proofErr w:type="spellEnd"/>
      <w:r>
        <w:rPr>
          <w:rFonts w:asciiTheme="minorHAnsi" w:hAnsiTheme="minorHAnsi"/>
        </w:rPr>
        <w:t xml:space="preserve"> position sensor and </w:t>
      </w:r>
      <w:proofErr w:type="spellStart"/>
      <w:r w:rsidR="00E35558">
        <w:rPr>
          <w:rFonts w:asciiTheme="minorHAnsi" w:hAnsiTheme="minorHAnsi"/>
        </w:rPr>
        <w:t>sensorless</w:t>
      </w:r>
      <w:proofErr w:type="spellEnd"/>
      <w:r w:rsidR="00E35558">
        <w:rPr>
          <w:rFonts w:asciiTheme="minorHAnsi" w:hAnsiTheme="minorHAnsi"/>
        </w:rPr>
        <w:t xml:space="preserve"> </w:t>
      </w:r>
      <w:r>
        <w:rPr>
          <w:rFonts w:asciiTheme="minorHAnsi" w:hAnsiTheme="minorHAnsi"/>
        </w:rPr>
        <w:t xml:space="preserve">learnt internal </w:t>
      </w:r>
      <w:proofErr w:type="spellStart"/>
      <w:r>
        <w:rPr>
          <w:rFonts w:asciiTheme="minorHAnsi" w:hAnsiTheme="minorHAnsi"/>
        </w:rPr>
        <w:t>hw</w:t>
      </w:r>
      <w:proofErr w:type="spellEnd"/>
      <w:r>
        <w:rPr>
          <w:rFonts w:asciiTheme="minorHAnsi" w:hAnsiTheme="minorHAnsi"/>
        </w:rPr>
        <w:t xml:space="preserve"> position</w:t>
      </w:r>
      <w:r w:rsidR="00E35558">
        <w:rPr>
          <w:rFonts w:asciiTheme="minorHAnsi" w:hAnsiTheme="minorHAnsi"/>
        </w:rPr>
        <w:t>.</w:t>
      </w:r>
      <w:r>
        <w:rPr>
          <w:rFonts w:asciiTheme="minorHAnsi" w:hAnsiTheme="minorHAnsi"/>
        </w:rPr>
        <w:t xml:space="preserve"> </w:t>
      </w:r>
    </w:p>
    <w:p w:rsidR="004A781C" w:rsidRDefault="004A781C">
      <w:pPr>
        <w:pStyle w:val="Heading1"/>
      </w:pPr>
      <w:r>
        <w:lastRenderedPageBreak/>
        <w:t>Figures</w:t>
      </w:r>
    </w:p>
    <w:p w:rsidR="004A781C" w:rsidRDefault="00884F20" w:rsidP="009578C0">
      <w:pPr>
        <w:jc w:val="center"/>
      </w:pPr>
      <w:r w:rsidRPr="00884F20">
        <w:rPr>
          <w:noProof/>
        </w:rPr>
        <w:t xml:space="preserve"> </w:t>
      </w:r>
      <w:del w:id="0" w:author="Krishna Anne" w:date="2017-01-26T14:39:00Z">
        <w:r w:rsidR="00096B49" w:rsidDel="0012622B">
          <w:rPr>
            <w:noProof/>
          </w:rPr>
          <w:drawing>
            <wp:inline distT="0" distB="0" distL="0" distR="0" wp14:anchorId="63D4F48F" wp14:editId="7BB70111">
              <wp:extent cx="3018155" cy="2580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18155" cy="2580640"/>
                      </a:xfrm>
                      <a:prstGeom prst="rect">
                        <a:avLst/>
                      </a:prstGeom>
                      <a:noFill/>
                      <a:ln>
                        <a:noFill/>
                      </a:ln>
                    </pic:spPr>
                  </pic:pic>
                </a:graphicData>
              </a:graphic>
            </wp:inline>
          </w:drawing>
        </w:r>
      </w:del>
      <w:ins w:id="1" w:author="Krishna Anne" w:date="2017-01-26T14:39:00Z">
        <w:r w:rsidR="0012622B">
          <w:rPr>
            <w:noProof/>
          </w:rPr>
          <w:drawing>
            <wp:inline distT="0" distB="0" distL="0" distR="0">
              <wp:extent cx="3225800" cy="302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5800" cy="3028950"/>
                      </a:xfrm>
                      <a:prstGeom prst="rect">
                        <a:avLst/>
                      </a:prstGeom>
                      <a:noFill/>
                      <a:ln>
                        <a:noFill/>
                      </a:ln>
                    </pic:spPr>
                  </pic:pic>
                </a:graphicData>
              </a:graphic>
            </wp:inline>
          </w:drawing>
        </w:r>
      </w:ins>
    </w:p>
    <w:p w:rsidR="004A781C" w:rsidRDefault="004A781C"/>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p w:rsidR="004A781C" w:rsidRDefault="004A781C">
      <w:r>
        <w:t>(Note: Full variable names required in table.)</w:t>
      </w:r>
    </w:p>
    <w:p w:rsidR="004A781C" w:rsidRDefault="004A781C">
      <w:r>
        <w:t>(Note: All global variables including End Of Line data used should be shown here)</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Pr="004B5BE2"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CumMechMtrPosCRF_Deg_f32</w:t>
            </w:r>
          </w:p>
        </w:tc>
        <w:tc>
          <w:tcPr>
            <w:tcW w:w="4455" w:type="dxa"/>
            <w:vAlign w:val="center"/>
          </w:tcPr>
          <w:p w:rsidR="006D33CC" w:rsidRPr="004B5BE2" w:rsidRDefault="004969CD" w:rsidP="00F957FA">
            <w:pPr>
              <w:spacing w:before="100" w:beforeAutospacing="1" w:after="100" w:afterAutospacing="1"/>
              <w:rPr>
                <w:rFonts w:ascii="Arial" w:hAnsi="Arial" w:cs="Arial"/>
                <w:sz w:val="16"/>
                <w:szCs w:val="16"/>
              </w:rPr>
            </w:pPr>
            <w:r w:rsidRPr="004969CD">
              <w:rPr>
                <w:rFonts w:ascii="Arial" w:hAnsi="Arial" w:cs="Arial"/>
                <w:sz w:val="16"/>
                <w:szCs w:val="16"/>
              </w:rPr>
              <w:t>HandwheelPosition_HwDeg_f32</w:t>
            </w: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AlignedCumMechMtrPosCRF_Deg_f32</w:t>
            </w:r>
          </w:p>
        </w:tc>
        <w:tc>
          <w:tcPr>
            <w:tcW w:w="4455" w:type="dxa"/>
            <w:vAlign w:val="center"/>
          </w:tcPr>
          <w:p w:rsidR="004969CD" w:rsidRDefault="004969CD" w:rsidP="00F957FA">
            <w:pPr>
              <w:spacing w:before="100" w:beforeAutospacing="1" w:after="100" w:afterAutospacing="1"/>
              <w:rPr>
                <w:rFonts w:ascii="Arial" w:hAnsi="Arial" w:cs="Arial"/>
                <w:sz w:val="16"/>
                <w:szCs w:val="16"/>
              </w:rPr>
            </w:pPr>
            <w:r w:rsidRPr="004969CD">
              <w:rPr>
                <w:rFonts w:ascii="Arial" w:hAnsi="Arial" w:cs="Arial"/>
                <w:sz w:val="16"/>
                <w:szCs w:val="16"/>
              </w:rPr>
              <w:t>HandwheelAuthority_Uls_f32</w:t>
            </w: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TurnsCntrValidity_Cnt_</w:t>
            </w:r>
            <w:r w:rsidR="00A30271">
              <w:rPr>
                <w:rFonts w:ascii="Arial" w:hAnsi="Arial" w:cs="Arial"/>
                <w:sz w:val="16"/>
                <w:szCs w:val="16"/>
              </w:rPr>
              <w:t>u08</w:t>
            </w:r>
          </w:p>
        </w:tc>
        <w:tc>
          <w:tcPr>
            <w:tcW w:w="4455" w:type="dxa"/>
            <w:vAlign w:val="center"/>
          </w:tcPr>
          <w:p w:rsidR="004969CD" w:rsidRDefault="004969CD" w:rsidP="00F957FA">
            <w:pPr>
              <w:spacing w:before="100" w:beforeAutospacing="1" w:after="100" w:afterAutospacing="1"/>
              <w:rPr>
                <w:rFonts w:ascii="Arial" w:hAnsi="Arial" w:cs="Arial"/>
                <w:sz w:val="16"/>
                <w:szCs w:val="16"/>
              </w:rPr>
            </w:pPr>
            <w:r w:rsidRPr="004969CD">
              <w:rPr>
                <w:rFonts w:ascii="Arial" w:hAnsi="Arial" w:cs="Arial"/>
                <w:sz w:val="16"/>
                <w:szCs w:val="16"/>
              </w:rPr>
              <w:t>RelHwPos_HwDeg_f32</w:t>
            </w: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I2CHwAbsPos_HwDeg_f32</w:t>
            </w:r>
          </w:p>
        </w:tc>
        <w:tc>
          <w:tcPr>
            <w:tcW w:w="4455" w:type="dxa"/>
            <w:vAlign w:val="center"/>
          </w:tcPr>
          <w:p w:rsidR="004969CD" w:rsidRDefault="004969CD" w:rsidP="00F957FA">
            <w:pPr>
              <w:spacing w:before="100" w:beforeAutospacing="1" w:after="100" w:afterAutospacing="1"/>
              <w:rPr>
                <w:rFonts w:ascii="Arial" w:hAnsi="Arial" w:cs="Arial"/>
                <w:sz w:val="16"/>
                <w:szCs w:val="16"/>
              </w:rPr>
            </w:pPr>
            <w:r w:rsidRPr="004969CD">
              <w:rPr>
                <w:rFonts w:ascii="Arial" w:hAnsi="Arial" w:cs="Arial"/>
                <w:sz w:val="16"/>
                <w:szCs w:val="16"/>
              </w:rPr>
              <w:t>HwPosSource_Cnt_u16</w:t>
            </w: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I2CHwAbsPosValid_Cnt_lgc</w:t>
            </w:r>
          </w:p>
        </w:tc>
        <w:tc>
          <w:tcPr>
            <w:tcW w:w="4455" w:type="dxa"/>
            <w:vAlign w:val="center"/>
          </w:tcPr>
          <w:p w:rsidR="004969CD" w:rsidRDefault="004969CD" w:rsidP="00F957FA">
            <w:pPr>
              <w:spacing w:before="100" w:beforeAutospacing="1" w:after="100" w:afterAutospacing="1"/>
              <w:rPr>
                <w:rFonts w:ascii="Arial" w:hAnsi="Arial" w:cs="Arial"/>
                <w:sz w:val="16"/>
                <w:szCs w:val="16"/>
              </w:rPr>
            </w:pPr>
            <w:r w:rsidRPr="004969CD">
              <w:rPr>
                <w:rFonts w:ascii="Arial" w:hAnsi="Arial" w:cs="Arial"/>
                <w:sz w:val="16"/>
                <w:szCs w:val="16"/>
              </w:rPr>
              <w:t>SrlComHwPos_HwDeg_f32</w:t>
            </w: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41FFB" w:rsidP="004969CD">
            <w:pPr>
              <w:spacing w:before="100" w:beforeAutospacing="1" w:after="100" w:afterAutospacing="1"/>
              <w:rPr>
                <w:rFonts w:ascii="Arial" w:hAnsi="Arial" w:cs="Arial"/>
                <w:sz w:val="16"/>
                <w:szCs w:val="16"/>
              </w:rPr>
            </w:pPr>
            <w:r>
              <w:rPr>
                <w:rFonts w:ascii="Arial" w:hAnsi="Arial" w:cs="Arial"/>
                <w:sz w:val="16"/>
                <w:szCs w:val="16"/>
              </w:rPr>
              <w:t>Sensor</w:t>
            </w:r>
            <w:r w:rsidR="00E35558">
              <w:rPr>
                <w:rFonts w:ascii="Arial" w:hAnsi="Arial" w:cs="Arial"/>
                <w:sz w:val="16"/>
                <w:szCs w:val="16"/>
              </w:rPr>
              <w:t>less</w:t>
            </w:r>
            <w:r w:rsidR="00E35558" w:rsidRPr="004969CD">
              <w:rPr>
                <w:rFonts w:ascii="Arial" w:hAnsi="Arial" w:cs="Arial"/>
                <w:sz w:val="16"/>
                <w:szCs w:val="16"/>
              </w:rPr>
              <w:t>HwPos</w:t>
            </w:r>
            <w:r w:rsidR="004969CD" w:rsidRPr="004969CD">
              <w:rPr>
                <w:rFonts w:ascii="Arial" w:hAnsi="Arial" w:cs="Arial"/>
                <w:sz w:val="16"/>
                <w:szCs w:val="16"/>
              </w:rPr>
              <w:t>_HwDeg_f32</w:t>
            </w:r>
          </w:p>
        </w:tc>
        <w:tc>
          <w:tcPr>
            <w:tcW w:w="4455" w:type="dxa"/>
            <w:vAlign w:val="center"/>
          </w:tcPr>
          <w:p w:rsidR="004969CD" w:rsidRDefault="004969CD" w:rsidP="000056A7">
            <w:pPr>
              <w:spacing w:before="100" w:beforeAutospacing="1" w:after="100" w:afterAutospacing="1"/>
              <w:rPr>
                <w:rFonts w:ascii="Arial" w:hAnsi="Arial" w:cs="Arial"/>
                <w:sz w:val="16"/>
                <w:szCs w:val="16"/>
              </w:rPr>
            </w:pPr>
            <w:r w:rsidRPr="004969CD">
              <w:rPr>
                <w:rFonts w:ascii="Arial" w:hAnsi="Arial" w:cs="Arial"/>
                <w:sz w:val="16"/>
                <w:szCs w:val="16"/>
              </w:rPr>
              <w:t>SrlComHwPosStatus_Cnt_</w:t>
            </w:r>
            <w:r w:rsidR="000056A7">
              <w:rPr>
                <w:rFonts w:ascii="Arial" w:hAnsi="Arial" w:cs="Arial"/>
                <w:sz w:val="16"/>
                <w:szCs w:val="16"/>
              </w:rPr>
              <w:t>u16</w:t>
            </w: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41FFB" w:rsidP="00441FFB">
            <w:pPr>
              <w:spacing w:before="100" w:beforeAutospacing="1" w:after="100" w:afterAutospacing="1"/>
              <w:rPr>
                <w:rFonts w:ascii="Arial" w:hAnsi="Arial" w:cs="Arial"/>
                <w:sz w:val="16"/>
                <w:szCs w:val="16"/>
              </w:rPr>
            </w:pPr>
            <w:r>
              <w:rPr>
                <w:rFonts w:ascii="Arial" w:hAnsi="Arial" w:cs="Arial"/>
                <w:sz w:val="16"/>
                <w:szCs w:val="16"/>
              </w:rPr>
              <w:t>Sensor</w:t>
            </w:r>
            <w:r w:rsidR="00E35558">
              <w:rPr>
                <w:rFonts w:ascii="Arial" w:hAnsi="Arial" w:cs="Arial"/>
                <w:sz w:val="16"/>
                <w:szCs w:val="16"/>
              </w:rPr>
              <w:t>less</w:t>
            </w:r>
            <w:r w:rsidR="00E35558" w:rsidRPr="004969CD">
              <w:rPr>
                <w:rFonts w:ascii="Arial" w:hAnsi="Arial" w:cs="Arial"/>
                <w:sz w:val="16"/>
                <w:szCs w:val="16"/>
              </w:rPr>
              <w:t>Authority</w:t>
            </w:r>
            <w:r w:rsidR="004969CD" w:rsidRPr="004969CD">
              <w:rPr>
                <w:rFonts w:ascii="Arial" w:hAnsi="Arial" w:cs="Arial"/>
                <w:sz w:val="16"/>
                <w:szCs w:val="16"/>
              </w:rPr>
              <w:t>_Uls_f32</w:t>
            </w:r>
          </w:p>
        </w:tc>
        <w:tc>
          <w:tcPr>
            <w:tcW w:w="4455" w:type="dxa"/>
            <w:vAlign w:val="center"/>
          </w:tcPr>
          <w:p w:rsidR="004969CD" w:rsidRDefault="0012622B" w:rsidP="00F957FA">
            <w:pPr>
              <w:spacing w:before="100" w:beforeAutospacing="1" w:after="100" w:afterAutospacing="1"/>
              <w:rPr>
                <w:rFonts w:ascii="Arial" w:hAnsi="Arial" w:cs="Arial"/>
                <w:sz w:val="16"/>
                <w:szCs w:val="16"/>
              </w:rPr>
            </w:pPr>
            <w:proofErr w:type="spellStart"/>
            <w:ins w:id="2" w:author="Krishna Anne" w:date="2017-01-26T14:40:00Z">
              <w:r w:rsidRPr="0012622B">
                <w:rPr>
                  <w:rFonts w:ascii="Arial" w:hAnsi="Arial" w:cs="Arial"/>
                  <w:sz w:val="16"/>
                  <w:szCs w:val="16"/>
                </w:rPr>
                <w:t>AlignedRelHwPos</w:t>
              </w:r>
            </w:ins>
            <w:proofErr w:type="spellEnd"/>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ComplError_HwDeg_f32</w:t>
            </w:r>
          </w:p>
        </w:tc>
        <w:tc>
          <w:tcPr>
            <w:tcW w:w="4455" w:type="dxa"/>
            <w:vAlign w:val="center"/>
          </w:tcPr>
          <w:p w:rsidR="004969CD" w:rsidRDefault="004969CD" w:rsidP="00F957FA">
            <w:pPr>
              <w:spacing w:before="100" w:beforeAutospacing="1" w:after="100" w:afterAutospacing="1"/>
              <w:rPr>
                <w:rFonts w:ascii="Arial" w:hAnsi="Arial" w:cs="Arial"/>
                <w:sz w:val="16"/>
                <w:szCs w:val="16"/>
              </w:rPr>
            </w:pP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Default="004969CD" w:rsidP="00F957FA">
            <w:pPr>
              <w:spacing w:before="100" w:beforeAutospacing="1" w:after="100" w:afterAutospacing="1"/>
              <w:rPr>
                <w:rFonts w:ascii="Arial" w:hAnsi="Arial" w:cs="Arial"/>
                <w:sz w:val="16"/>
                <w:szCs w:val="16"/>
              </w:rPr>
            </w:pPr>
            <w:proofErr w:type="spellStart"/>
            <w:r w:rsidRPr="004969CD">
              <w:rPr>
                <w:rFonts w:ascii="Arial" w:hAnsi="Arial" w:cs="Arial"/>
                <w:sz w:val="16"/>
                <w:szCs w:val="16"/>
              </w:rPr>
              <w:t>DiagStatusHwPosReducedPerf_Cnt_lgc</w:t>
            </w:r>
            <w:proofErr w:type="spellEnd"/>
          </w:p>
        </w:tc>
        <w:tc>
          <w:tcPr>
            <w:tcW w:w="4455" w:type="dxa"/>
            <w:vAlign w:val="center"/>
          </w:tcPr>
          <w:p w:rsidR="006D33CC" w:rsidRDefault="006D33CC" w:rsidP="00F957FA">
            <w:pPr>
              <w:spacing w:before="100" w:beforeAutospacing="1" w:after="100" w:afterAutospacing="1"/>
              <w:rPr>
                <w:rFonts w:ascii="Arial" w:hAnsi="Arial" w:cs="Arial"/>
                <w:sz w:val="16"/>
                <w:szCs w:val="16"/>
              </w:rPr>
            </w:pP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F957FA">
            <w:pPr>
              <w:spacing w:before="100" w:beforeAutospacing="1" w:after="100" w:afterAutospacing="1"/>
              <w:rPr>
                <w:rFonts w:ascii="Arial" w:hAnsi="Arial" w:cs="Arial"/>
                <w:sz w:val="16"/>
                <w:szCs w:val="16"/>
              </w:rPr>
            </w:pPr>
            <w:proofErr w:type="spellStart"/>
            <w:r w:rsidRPr="004969CD">
              <w:rPr>
                <w:rFonts w:ascii="Arial" w:hAnsi="Arial" w:cs="Arial"/>
                <w:sz w:val="16"/>
                <w:szCs w:val="16"/>
              </w:rPr>
              <w:t>ManufMode_Cnt_enum</w:t>
            </w:r>
            <w:proofErr w:type="spellEnd"/>
          </w:p>
        </w:tc>
        <w:tc>
          <w:tcPr>
            <w:tcW w:w="4455" w:type="dxa"/>
            <w:vAlign w:val="center"/>
          </w:tcPr>
          <w:p w:rsidR="004969CD" w:rsidRDefault="004969CD" w:rsidP="00F957FA">
            <w:pPr>
              <w:spacing w:before="100" w:beforeAutospacing="1" w:after="100" w:afterAutospacing="1"/>
              <w:rPr>
                <w:rFonts w:ascii="Arial" w:hAnsi="Arial" w:cs="Arial"/>
                <w:sz w:val="16"/>
                <w:szCs w:val="16"/>
              </w:rPr>
            </w:pPr>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9164"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258"/>
        <w:gridCol w:w="1226"/>
        <w:gridCol w:w="1215"/>
        <w:gridCol w:w="1215"/>
        <w:gridCol w:w="2250"/>
      </w:tblGrid>
      <w:tr w:rsidR="00BD008B" w:rsidTr="004969CD">
        <w:tc>
          <w:tcPr>
            <w:tcW w:w="325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226"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BD008B" w:rsidTr="004969CD">
        <w:tc>
          <w:tcPr>
            <w:tcW w:w="3258" w:type="dxa"/>
            <w:tcBorders>
              <w:top w:val="single" w:sz="6" w:space="0" w:color="auto"/>
              <w:left w:val="single" w:sz="6" w:space="0" w:color="auto"/>
              <w:bottom w:val="single" w:sz="6" w:space="0" w:color="auto"/>
              <w:right w:val="single" w:sz="6" w:space="0" w:color="auto"/>
            </w:tcBorders>
          </w:tcPr>
          <w:p w:rsidR="00BD008B" w:rsidRDefault="00075E4D" w:rsidP="00F957FA">
            <w:pPr>
              <w:spacing w:before="60"/>
              <w:rPr>
                <w:rFonts w:ascii="Arial" w:hAnsi="Arial" w:cs="Arial"/>
                <w:sz w:val="16"/>
              </w:rPr>
            </w:pPr>
            <w:proofErr w:type="spellStart"/>
            <w:r w:rsidRPr="00075E4D">
              <w:rPr>
                <w:rFonts w:ascii="Arial" w:hAnsi="Arial" w:cs="Arial"/>
                <w:sz w:val="16"/>
              </w:rPr>
              <w:t>AbsHwPos_</w:t>
            </w:r>
            <w:r w:rsidR="004969CD" w:rsidRPr="004969CD">
              <w:rPr>
                <w:rFonts w:ascii="Arial" w:hAnsi="Arial" w:cs="Arial"/>
                <w:sz w:val="16"/>
              </w:rPr>
              <w:t>HwPosState_Cnt_M_enum</w:t>
            </w:r>
            <w:proofErr w:type="spellEnd"/>
          </w:p>
        </w:tc>
        <w:tc>
          <w:tcPr>
            <w:tcW w:w="1226" w:type="dxa"/>
            <w:tcBorders>
              <w:top w:val="single" w:sz="6" w:space="0" w:color="auto"/>
              <w:left w:val="single" w:sz="6" w:space="0" w:color="auto"/>
              <w:bottom w:val="single" w:sz="6" w:space="0" w:color="auto"/>
              <w:right w:val="single" w:sz="6" w:space="0" w:color="auto"/>
            </w:tcBorders>
          </w:tcPr>
          <w:p w:rsidR="00BD008B" w:rsidRDefault="004969CD"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BD008B"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BD008B"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BD008B" w:rsidRDefault="004969CD" w:rsidP="00F957FA">
            <w:pPr>
              <w:spacing w:before="60"/>
              <w:rPr>
                <w:rFonts w:ascii="Arial" w:hAnsi="Arial" w:cs="Arial"/>
                <w:sz w:val="16"/>
              </w:rPr>
            </w:pPr>
            <w:r w:rsidRPr="004969CD">
              <w:rPr>
                <w:rFonts w:ascii="Arial" w:hAnsi="Arial" w:cs="Arial"/>
                <w:sz w:val="16"/>
              </w:rPr>
              <w:t>ABSHWPOS_START_SEC_VAR_CLEARED_UNSPECIFIED</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HandwheelPositionLPF_M_str.SV_Uls_f32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ABSHWPOS_START_SEC_VAR_CLEARED_UNSPECIFIED</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HandwheelPositionLPF_M_str.K_Uls_f32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ABSHWPOS_START_SEC_VAR_CLEARED_UNSPECIFIED</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0056A7">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SrlComHwPosStatus_Cnt_M_</w:t>
            </w:r>
            <w:r w:rsidR="000056A7">
              <w:rPr>
                <w:rFonts w:ascii="Arial" w:hAnsi="Arial" w:cs="Arial"/>
                <w:sz w:val="16"/>
              </w:rPr>
              <w:t>u16</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0056A7">
            <w:pPr>
              <w:spacing w:before="60"/>
              <w:rPr>
                <w:rFonts w:ascii="Arial" w:hAnsi="Arial" w:cs="Arial"/>
                <w:sz w:val="16"/>
              </w:rPr>
            </w:pPr>
            <w:r w:rsidRPr="004969CD">
              <w:rPr>
                <w:rFonts w:ascii="Arial" w:hAnsi="Arial" w:cs="Arial"/>
                <w:sz w:val="16"/>
              </w:rPr>
              <w:t>ABSHWPOS_START_SEC_VAR_CLEARED_</w:t>
            </w:r>
            <w:r w:rsidR="000056A7">
              <w:rPr>
                <w:rFonts w:ascii="Arial" w:hAnsi="Arial" w:cs="Arial"/>
                <w:sz w:val="16"/>
              </w:rPr>
              <w:t>16</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proofErr w:type="spellStart"/>
            <w:r w:rsidRPr="00075E4D">
              <w:rPr>
                <w:rFonts w:ascii="Arial" w:hAnsi="Arial" w:cs="Arial"/>
                <w:sz w:val="16"/>
              </w:rPr>
              <w:t>AbsHwPos_</w:t>
            </w:r>
            <w:r w:rsidR="008D518D" w:rsidRPr="004969CD">
              <w:rPr>
                <w:rFonts w:ascii="Arial" w:hAnsi="Arial" w:cs="Arial"/>
                <w:sz w:val="16"/>
              </w:rPr>
              <w:t>VehCntrValid_Cnt_M_lgc</w:t>
            </w:r>
            <w:proofErr w:type="spellEnd"/>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n/a</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ABSHWPOS_START_SEC_VAR_CLEARED_BOOLEAN</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proofErr w:type="spellStart"/>
            <w:r w:rsidRPr="00075E4D">
              <w:rPr>
                <w:rFonts w:ascii="Arial" w:hAnsi="Arial" w:cs="Arial"/>
                <w:sz w:val="16"/>
              </w:rPr>
              <w:t>AbsHwPos_</w:t>
            </w:r>
            <w:r w:rsidR="008D518D" w:rsidRPr="004969CD">
              <w:rPr>
                <w:rFonts w:ascii="Arial" w:hAnsi="Arial" w:cs="Arial"/>
                <w:sz w:val="16"/>
              </w:rPr>
              <w:t>VehCntrOfstLearn_Cnt_M_lgc</w:t>
            </w:r>
            <w:proofErr w:type="spellEnd"/>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n/a</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 xml:space="preserve">See Data </w:t>
            </w:r>
            <w:r>
              <w:rPr>
                <w:rFonts w:ascii="Arial" w:hAnsi="Arial" w:cs="Arial"/>
                <w:sz w:val="16"/>
              </w:rPr>
              <w:lastRenderedPageBreak/>
              <w:t>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lastRenderedPageBreak/>
              <w:t xml:space="preserve">See Data </w:t>
            </w:r>
            <w:r>
              <w:rPr>
                <w:rFonts w:ascii="Arial" w:hAnsi="Arial" w:cs="Arial"/>
                <w:sz w:val="16"/>
              </w:rPr>
              <w:lastRenderedPageBreak/>
              <w:t>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lastRenderedPageBreak/>
              <w:t>ABSHWPOS_START_SEC_VAR_CLEARED_BOOLEA</w:t>
            </w:r>
            <w:r w:rsidRPr="004969CD">
              <w:rPr>
                <w:rFonts w:ascii="Arial" w:hAnsi="Arial" w:cs="Arial"/>
                <w:sz w:val="16"/>
              </w:rPr>
              <w:lastRenderedPageBreak/>
              <w:t>N</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lastRenderedPageBreak/>
              <w:t>AbsHwPos_</w:t>
            </w:r>
            <w:r w:rsidR="008D518D" w:rsidRPr="004969CD">
              <w:rPr>
                <w:rFonts w:ascii="Arial" w:hAnsi="Arial" w:cs="Arial"/>
                <w:sz w:val="16"/>
              </w:rPr>
              <w:t>HwAtoMtrAFltAcc_Cnt_M_u16</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ABSHWPOS_START_SEC_VAR_CLEARED_16</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HwPosSource_Cnt_M_u16</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ABSHWPOS_START_SEC_VAR_CLEARED_16</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7D372F">
              <w:rPr>
                <w:rFonts w:ascii="Arial" w:hAnsi="Arial" w:cs="Arial"/>
                <w:sz w:val="16"/>
              </w:rPr>
              <w:t>VehCntrOffset_HwDeg_M_f32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Pr="004969C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AlignedHwPos_HwDeg_M_f32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AlignedCumMtrPos_HwDeg_M_f32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PrevHandwheelPosition_HwDeg_M_f32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HandwheelAuthority_Uls_M_f32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TempHwPos_HwDeg_M_f32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SrlComHwPos_HwDeg_M_f32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TargetHwAuthority_Uls_M_f32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1D0F41">
              <w:rPr>
                <w:rFonts w:ascii="Arial" w:hAnsi="Arial" w:cs="Arial"/>
                <w:sz w:val="16"/>
              </w:rPr>
              <w:t>RelHwPos_HwDeg_M_f32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A30271">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A30271">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A30271">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A30271">
            <w:pPr>
              <w:spacing w:before="60"/>
              <w:rPr>
                <w:rFonts w:ascii="Arial" w:hAnsi="Arial" w:cs="Arial"/>
                <w:sz w:val="16"/>
              </w:rPr>
            </w:pPr>
            <w:r w:rsidRPr="004969CD">
              <w:rPr>
                <w:rFonts w:ascii="Arial" w:hAnsi="Arial" w:cs="Arial"/>
                <w:sz w:val="16"/>
              </w:rPr>
              <w:t>ABSHWPOS_START_SEC_VAR_CLEARED_32</w:t>
            </w:r>
          </w:p>
        </w:tc>
      </w:tr>
      <w:tr w:rsidR="00D1082F" w:rsidTr="004969CD">
        <w:tc>
          <w:tcPr>
            <w:tcW w:w="3258" w:type="dxa"/>
            <w:tcBorders>
              <w:top w:val="single" w:sz="6" w:space="0" w:color="auto"/>
              <w:left w:val="single" w:sz="6" w:space="0" w:color="auto"/>
              <w:bottom w:val="single" w:sz="6" w:space="0" w:color="auto"/>
              <w:right w:val="single" w:sz="6" w:space="0" w:color="auto"/>
            </w:tcBorders>
          </w:tcPr>
          <w:p w:rsidR="00D1082F" w:rsidRPr="0012622B" w:rsidRDefault="00D1082F" w:rsidP="00F957FA">
            <w:pPr>
              <w:spacing w:before="60"/>
              <w:rPr>
                <w:rFonts w:ascii="Arial" w:hAnsi="Arial" w:cs="Arial"/>
                <w:sz w:val="16"/>
              </w:rPr>
            </w:pPr>
            <w:proofErr w:type="spellStart"/>
            <w:r w:rsidRPr="0012622B">
              <w:rPr>
                <w:rFonts w:ascii="Arial" w:hAnsi="Arial" w:cs="Arial"/>
                <w:sz w:val="16"/>
              </w:rPr>
              <w:t>AbsHwPos_MtrToHwAOfstLearnt_Cnt_M_lgc</w:t>
            </w:r>
            <w:proofErr w:type="spellEnd"/>
          </w:p>
        </w:tc>
        <w:tc>
          <w:tcPr>
            <w:tcW w:w="1226" w:type="dxa"/>
            <w:tcBorders>
              <w:top w:val="single" w:sz="6" w:space="0" w:color="auto"/>
              <w:left w:val="single" w:sz="6" w:space="0" w:color="auto"/>
              <w:bottom w:val="single" w:sz="6" w:space="0" w:color="auto"/>
              <w:right w:val="single" w:sz="6" w:space="0" w:color="auto"/>
            </w:tcBorders>
          </w:tcPr>
          <w:p w:rsidR="00D1082F" w:rsidRPr="0012622B" w:rsidRDefault="00D1082F" w:rsidP="00A30271">
            <w:pPr>
              <w:spacing w:before="60"/>
              <w:rPr>
                <w:rFonts w:ascii="Arial" w:hAnsi="Arial" w:cs="Arial"/>
                <w:sz w:val="16"/>
              </w:rPr>
            </w:pPr>
            <w:r w:rsidRPr="0012622B">
              <w:rPr>
                <w:rFonts w:ascii="Arial" w:hAnsi="Arial" w:cs="Arial"/>
                <w:sz w:val="16"/>
              </w:rPr>
              <w:t>n/a</w:t>
            </w:r>
          </w:p>
        </w:tc>
        <w:tc>
          <w:tcPr>
            <w:tcW w:w="1215" w:type="dxa"/>
            <w:tcBorders>
              <w:top w:val="single" w:sz="6" w:space="0" w:color="auto"/>
              <w:left w:val="single" w:sz="6" w:space="0" w:color="auto"/>
              <w:bottom w:val="single" w:sz="6" w:space="0" w:color="auto"/>
              <w:right w:val="single" w:sz="6" w:space="0" w:color="auto"/>
            </w:tcBorders>
          </w:tcPr>
          <w:p w:rsidR="00D1082F" w:rsidRPr="0012622B" w:rsidRDefault="00D1082F" w:rsidP="00A30271">
            <w:pPr>
              <w:spacing w:before="60"/>
              <w:rPr>
                <w:rFonts w:ascii="Arial" w:hAnsi="Arial" w:cs="Arial"/>
                <w:sz w:val="16"/>
              </w:rPr>
            </w:pPr>
            <w:r w:rsidRPr="0012622B">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D1082F" w:rsidRPr="0012622B" w:rsidRDefault="00D1082F" w:rsidP="00A30271">
            <w:pPr>
              <w:spacing w:before="60"/>
              <w:rPr>
                <w:rFonts w:ascii="Arial" w:hAnsi="Arial" w:cs="Arial"/>
                <w:sz w:val="16"/>
              </w:rPr>
            </w:pPr>
            <w:r w:rsidRPr="0012622B">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D1082F" w:rsidRPr="0012622B" w:rsidRDefault="00D1082F" w:rsidP="00A30271">
            <w:pPr>
              <w:spacing w:before="60"/>
              <w:rPr>
                <w:rFonts w:ascii="Arial" w:hAnsi="Arial" w:cs="Arial"/>
                <w:sz w:val="16"/>
              </w:rPr>
            </w:pPr>
            <w:r w:rsidRPr="0012622B">
              <w:rPr>
                <w:rFonts w:ascii="Arial" w:hAnsi="Arial" w:cs="Arial"/>
                <w:sz w:val="16"/>
              </w:rPr>
              <w:t>ABSHWPOS_START_SEC_VAR_CLEARED_BOOLEAN</w:t>
            </w:r>
          </w:p>
        </w:tc>
      </w:tr>
      <w:tr w:rsidR="00D1082F" w:rsidTr="004969CD">
        <w:tc>
          <w:tcPr>
            <w:tcW w:w="3258" w:type="dxa"/>
            <w:tcBorders>
              <w:top w:val="single" w:sz="6" w:space="0" w:color="auto"/>
              <w:left w:val="single" w:sz="6" w:space="0" w:color="auto"/>
              <w:bottom w:val="single" w:sz="6" w:space="0" w:color="auto"/>
              <w:right w:val="single" w:sz="6" w:space="0" w:color="auto"/>
            </w:tcBorders>
          </w:tcPr>
          <w:p w:rsidR="00D1082F" w:rsidRPr="0012622B" w:rsidRDefault="00D1082F" w:rsidP="00F957FA">
            <w:pPr>
              <w:spacing w:before="60"/>
              <w:rPr>
                <w:rFonts w:ascii="Arial" w:hAnsi="Arial" w:cs="Arial"/>
                <w:sz w:val="16"/>
              </w:rPr>
            </w:pPr>
            <w:r w:rsidRPr="0012622B">
              <w:rPr>
                <w:rFonts w:ascii="Arial" w:hAnsi="Arial" w:cs="Arial"/>
                <w:sz w:val="16"/>
              </w:rPr>
              <w:t>AbsHwPos_MtrtoHwAOfst_HwDeg_M_f32</w:t>
            </w:r>
          </w:p>
        </w:tc>
        <w:tc>
          <w:tcPr>
            <w:tcW w:w="1226" w:type="dxa"/>
            <w:tcBorders>
              <w:top w:val="single" w:sz="6" w:space="0" w:color="auto"/>
              <w:left w:val="single" w:sz="6" w:space="0" w:color="auto"/>
              <w:bottom w:val="single" w:sz="6" w:space="0" w:color="auto"/>
              <w:right w:val="single" w:sz="6" w:space="0" w:color="auto"/>
            </w:tcBorders>
          </w:tcPr>
          <w:p w:rsidR="00D1082F" w:rsidRPr="0012622B" w:rsidRDefault="00D1082F" w:rsidP="00A30271">
            <w:pPr>
              <w:spacing w:before="60"/>
              <w:rPr>
                <w:rFonts w:ascii="Arial" w:hAnsi="Arial" w:cs="Arial"/>
                <w:sz w:val="16"/>
              </w:rPr>
            </w:pPr>
            <w:r w:rsidRPr="0012622B">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D1082F" w:rsidRPr="0012622B" w:rsidRDefault="00D1082F" w:rsidP="00A30271">
            <w:pPr>
              <w:spacing w:before="60"/>
              <w:rPr>
                <w:rFonts w:ascii="Arial" w:hAnsi="Arial" w:cs="Arial"/>
                <w:sz w:val="16"/>
              </w:rPr>
            </w:pPr>
            <w:r w:rsidRPr="0012622B">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D1082F" w:rsidRPr="0012622B" w:rsidRDefault="00D1082F" w:rsidP="00A30271">
            <w:pPr>
              <w:spacing w:before="60"/>
              <w:rPr>
                <w:rFonts w:ascii="Arial" w:hAnsi="Arial" w:cs="Arial"/>
                <w:sz w:val="16"/>
              </w:rPr>
            </w:pPr>
            <w:r w:rsidRPr="0012622B">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D1082F" w:rsidRPr="0012622B" w:rsidRDefault="00D1082F" w:rsidP="00A30271">
            <w:pPr>
              <w:spacing w:before="60"/>
              <w:rPr>
                <w:rFonts w:ascii="Arial" w:hAnsi="Arial" w:cs="Arial"/>
                <w:sz w:val="16"/>
              </w:rPr>
            </w:pPr>
            <w:r w:rsidRPr="0012622B">
              <w:rPr>
                <w:rFonts w:ascii="Arial" w:hAnsi="Arial" w:cs="Arial"/>
                <w:sz w:val="16"/>
              </w:rPr>
              <w:t>ABSHWPOS_START_SEC_VAR_CLEARED_32</w:t>
            </w:r>
          </w:p>
        </w:tc>
      </w:tr>
      <w:tr w:rsidR="0012622B" w:rsidTr="004969CD">
        <w:trPr>
          <w:ins w:id="3" w:author="Krishna Anne" w:date="2017-01-26T14:40:00Z"/>
        </w:trPr>
        <w:tc>
          <w:tcPr>
            <w:tcW w:w="3258" w:type="dxa"/>
            <w:tcBorders>
              <w:top w:val="single" w:sz="6" w:space="0" w:color="auto"/>
              <w:left w:val="single" w:sz="6" w:space="0" w:color="auto"/>
              <w:bottom w:val="single" w:sz="6" w:space="0" w:color="auto"/>
              <w:right w:val="single" w:sz="6" w:space="0" w:color="auto"/>
            </w:tcBorders>
          </w:tcPr>
          <w:p w:rsidR="0012622B" w:rsidRPr="0012622B" w:rsidRDefault="0012622B" w:rsidP="0012622B">
            <w:pPr>
              <w:spacing w:before="60"/>
              <w:rPr>
                <w:ins w:id="4" w:author="Krishna Anne" w:date="2017-01-26T14:40:00Z"/>
                <w:rFonts w:ascii="Arial" w:hAnsi="Arial" w:cs="Arial"/>
                <w:sz w:val="16"/>
              </w:rPr>
            </w:pPr>
            <w:ins w:id="5" w:author="Krishna Anne" w:date="2017-01-26T14:41:00Z">
              <w:r w:rsidRPr="0012622B">
                <w:rPr>
                  <w:rFonts w:ascii="Arial" w:hAnsi="Arial" w:cs="Arial"/>
                  <w:sz w:val="16"/>
                </w:rPr>
                <w:t>AbsHwPos_AlignedRelHwPos_HwDeg_M_f32</w:t>
              </w:r>
            </w:ins>
          </w:p>
        </w:tc>
        <w:tc>
          <w:tcPr>
            <w:tcW w:w="1226" w:type="dxa"/>
            <w:tcBorders>
              <w:top w:val="single" w:sz="6" w:space="0" w:color="auto"/>
              <w:left w:val="single" w:sz="6" w:space="0" w:color="auto"/>
              <w:bottom w:val="single" w:sz="6" w:space="0" w:color="auto"/>
              <w:right w:val="single" w:sz="6" w:space="0" w:color="auto"/>
            </w:tcBorders>
          </w:tcPr>
          <w:p w:rsidR="0012622B" w:rsidRPr="0012622B" w:rsidRDefault="0012622B" w:rsidP="0012622B">
            <w:pPr>
              <w:spacing w:before="60"/>
              <w:rPr>
                <w:ins w:id="6" w:author="Krishna Anne" w:date="2017-01-26T14:40:00Z"/>
                <w:rFonts w:ascii="Arial" w:hAnsi="Arial" w:cs="Arial"/>
                <w:sz w:val="16"/>
              </w:rPr>
            </w:pPr>
            <w:ins w:id="7" w:author="Krishna Anne" w:date="2017-01-26T14:41:00Z">
              <w:r w:rsidRPr="0012622B">
                <w:rPr>
                  <w:rFonts w:ascii="Arial" w:hAnsi="Arial" w:cs="Arial"/>
                  <w:sz w:val="16"/>
                </w:rPr>
                <w:t>Single precision Float</w:t>
              </w:r>
            </w:ins>
          </w:p>
        </w:tc>
        <w:tc>
          <w:tcPr>
            <w:tcW w:w="1215" w:type="dxa"/>
            <w:tcBorders>
              <w:top w:val="single" w:sz="6" w:space="0" w:color="auto"/>
              <w:left w:val="single" w:sz="6" w:space="0" w:color="auto"/>
              <w:bottom w:val="single" w:sz="6" w:space="0" w:color="auto"/>
              <w:right w:val="single" w:sz="6" w:space="0" w:color="auto"/>
            </w:tcBorders>
          </w:tcPr>
          <w:p w:rsidR="0012622B" w:rsidRPr="0012622B" w:rsidRDefault="0012622B" w:rsidP="0012622B">
            <w:pPr>
              <w:spacing w:before="60"/>
              <w:rPr>
                <w:ins w:id="8" w:author="Krishna Anne" w:date="2017-01-26T14:40:00Z"/>
                <w:rFonts w:ascii="Arial" w:hAnsi="Arial" w:cs="Arial"/>
                <w:sz w:val="16"/>
              </w:rPr>
            </w:pPr>
            <w:ins w:id="9" w:author="Krishna Anne" w:date="2017-01-26T14:41:00Z">
              <w:r w:rsidRPr="0012622B">
                <w:rPr>
                  <w:rFonts w:ascii="Arial" w:hAnsi="Arial" w:cs="Arial"/>
                  <w:sz w:val="16"/>
                </w:rPr>
                <w:t>See Data Dictionary</w:t>
              </w:r>
            </w:ins>
          </w:p>
        </w:tc>
        <w:tc>
          <w:tcPr>
            <w:tcW w:w="1215" w:type="dxa"/>
            <w:tcBorders>
              <w:top w:val="single" w:sz="6" w:space="0" w:color="auto"/>
              <w:left w:val="single" w:sz="6" w:space="0" w:color="auto"/>
              <w:bottom w:val="single" w:sz="6" w:space="0" w:color="auto"/>
              <w:right w:val="single" w:sz="6" w:space="0" w:color="auto"/>
            </w:tcBorders>
          </w:tcPr>
          <w:p w:rsidR="0012622B" w:rsidRPr="0012622B" w:rsidRDefault="0012622B" w:rsidP="0012622B">
            <w:pPr>
              <w:spacing w:before="60"/>
              <w:rPr>
                <w:ins w:id="10" w:author="Krishna Anne" w:date="2017-01-26T14:40:00Z"/>
                <w:rFonts w:ascii="Arial" w:hAnsi="Arial" w:cs="Arial"/>
                <w:sz w:val="16"/>
              </w:rPr>
            </w:pPr>
            <w:ins w:id="11" w:author="Krishna Anne" w:date="2017-01-26T14:41:00Z">
              <w:r w:rsidRPr="0012622B">
                <w:rPr>
                  <w:rFonts w:ascii="Arial" w:hAnsi="Arial" w:cs="Arial"/>
                  <w:sz w:val="16"/>
                </w:rPr>
                <w:t>See Data Dictionary</w:t>
              </w:r>
            </w:ins>
          </w:p>
        </w:tc>
        <w:tc>
          <w:tcPr>
            <w:tcW w:w="2250" w:type="dxa"/>
            <w:tcBorders>
              <w:top w:val="single" w:sz="6" w:space="0" w:color="auto"/>
              <w:left w:val="single" w:sz="6" w:space="0" w:color="auto"/>
              <w:bottom w:val="single" w:sz="6" w:space="0" w:color="auto"/>
              <w:right w:val="single" w:sz="6" w:space="0" w:color="auto"/>
            </w:tcBorders>
          </w:tcPr>
          <w:p w:rsidR="0012622B" w:rsidRPr="0012622B" w:rsidRDefault="0012622B" w:rsidP="0012622B">
            <w:pPr>
              <w:spacing w:before="60"/>
              <w:rPr>
                <w:ins w:id="12" w:author="Krishna Anne" w:date="2017-01-26T14:40:00Z"/>
                <w:rFonts w:ascii="Arial" w:hAnsi="Arial" w:cs="Arial"/>
                <w:sz w:val="16"/>
              </w:rPr>
            </w:pPr>
            <w:ins w:id="13" w:author="Krishna Anne" w:date="2017-01-26T14:41:00Z">
              <w:r w:rsidRPr="0012622B">
                <w:rPr>
                  <w:rFonts w:ascii="Arial" w:hAnsi="Arial" w:cs="Arial"/>
                  <w:sz w:val="16"/>
                </w:rPr>
                <w:t>ABSHWPOS_START_SEC_VAR_CLEARED_32</w:t>
              </w:r>
            </w:ins>
          </w:p>
        </w:tc>
      </w:tr>
    </w:tbl>
    <w:p w:rsidR="00BD008B" w:rsidRDefault="00BD008B"/>
    <w:p w:rsidR="004A781C" w:rsidRDefault="004A781C">
      <w:pPr>
        <w:pStyle w:val="Heading3"/>
      </w:pPr>
      <w:r>
        <w:t xml:space="preserve">User defined typedef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998"/>
        <w:gridCol w:w="3510"/>
        <w:gridCol w:w="1440"/>
        <w:gridCol w:w="992"/>
        <w:gridCol w:w="993"/>
      </w:tblGrid>
      <w:tr w:rsidR="003C4D3F" w:rsidTr="004969CD">
        <w:tc>
          <w:tcPr>
            <w:tcW w:w="1998"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lastRenderedPageBreak/>
              <w:t>Typedef Name</w:t>
            </w:r>
          </w:p>
        </w:tc>
        <w:tc>
          <w:tcPr>
            <w:tcW w:w="351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4969CD" w:rsidTr="004969CD">
        <w:tc>
          <w:tcPr>
            <w:tcW w:w="1998" w:type="dxa"/>
          </w:tcPr>
          <w:p w:rsidR="004969CD" w:rsidRDefault="004969CD" w:rsidP="00F957FA">
            <w:pPr>
              <w:spacing w:before="60"/>
              <w:rPr>
                <w:rFonts w:ascii="Arial" w:hAnsi="Arial" w:cs="Arial"/>
                <w:sz w:val="16"/>
              </w:rPr>
            </w:pPr>
            <w:proofErr w:type="spellStart"/>
            <w:r w:rsidRPr="004969CD">
              <w:rPr>
                <w:rFonts w:ascii="Arial" w:hAnsi="Arial" w:cs="Arial"/>
                <w:sz w:val="16"/>
              </w:rPr>
              <w:t>HwPosStateType</w:t>
            </w:r>
            <w:proofErr w:type="spellEnd"/>
          </w:p>
        </w:tc>
        <w:tc>
          <w:tcPr>
            <w:tcW w:w="3510" w:type="dxa"/>
          </w:tcPr>
          <w:p w:rsidR="004969CD" w:rsidRDefault="004969CD" w:rsidP="00F957FA">
            <w:pPr>
              <w:spacing w:before="60"/>
              <w:rPr>
                <w:rFonts w:ascii="Arial" w:hAnsi="Arial" w:cs="Arial"/>
                <w:sz w:val="16"/>
              </w:rPr>
            </w:pPr>
            <w:r w:rsidRPr="004969CD">
              <w:rPr>
                <w:rFonts w:ascii="Arial" w:hAnsi="Arial" w:cs="Arial"/>
                <w:sz w:val="16"/>
              </w:rPr>
              <w:t>HWPOS_STATE_INIT</w:t>
            </w:r>
          </w:p>
          <w:p w:rsidR="004969CD" w:rsidRDefault="004969CD" w:rsidP="00F957FA">
            <w:pPr>
              <w:spacing w:before="60"/>
              <w:rPr>
                <w:rFonts w:ascii="Arial" w:hAnsi="Arial" w:cs="Arial"/>
                <w:sz w:val="16"/>
              </w:rPr>
            </w:pPr>
            <w:r w:rsidRPr="004969CD">
              <w:rPr>
                <w:rFonts w:ascii="Arial" w:hAnsi="Arial" w:cs="Arial"/>
                <w:sz w:val="16"/>
              </w:rPr>
              <w:t>HWPOS_STATE_SENSORINVALID</w:t>
            </w:r>
          </w:p>
          <w:p w:rsidR="004969CD" w:rsidRDefault="004969CD" w:rsidP="00F957FA">
            <w:pPr>
              <w:spacing w:before="60"/>
              <w:rPr>
                <w:rFonts w:ascii="Arial" w:hAnsi="Arial" w:cs="Arial"/>
                <w:sz w:val="16"/>
              </w:rPr>
            </w:pPr>
            <w:r w:rsidRPr="004969CD">
              <w:rPr>
                <w:rFonts w:ascii="Arial" w:hAnsi="Arial" w:cs="Arial"/>
                <w:sz w:val="16"/>
              </w:rPr>
              <w:t>HWPOS_STATE_SENSORVALID</w:t>
            </w:r>
          </w:p>
          <w:p w:rsidR="004969CD" w:rsidRDefault="004969CD" w:rsidP="00F957FA">
            <w:pPr>
              <w:spacing w:before="60"/>
              <w:rPr>
                <w:rFonts w:ascii="Arial" w:hAnsi="Arial" w:cs="Arial"/>
                <w:sz w:val="16"/>
              </w:rPr>
            </w:pPr>
            <w:r w:rsidRPr="004969CD">
              <w:rPr>
                <w:rFonts w:ascii="Arial" w:hAnsi="Arial" w:cs="Arial"/>
                <w:sz w:val="16"/>
              </w:rPr>
              <w:t>HWPOS_STATE_INPUTINVALID</w:t>
            </w:r>
          </w:p>
        </w:tc>
        <w:tc>
          <w:tcPr>
            <w:tcW w:w="1440" w:type="dxa"/>
          </w:tcPr>
          <w:p w:rsidR="004969CD" w:rsidRDefault="004969CD" w:rsidP="00F94D2F">
            <w:pPr>
              <w:spacing w:before="60"/>
              <w:rPr>
                <w:rFonts w:ascii="Arial" w:hAnsi="Arial" w:cs="Arial"/>
                <w:sz w:val="16"/>
              </w:rPr>
            </w:pPr>
            <w:r>
              <w:rPr>
                <w:rFonts w:ascii="Arial" w:hAnsi="Arial" w:cs="Arial"/>
                <w:sz w:val="16"/>
              </w:rPr>
              <w:t>uint8</w:t>
            </w:r>
          </w:p>
          <w:p w:rsidR="004969CD" w:rsidRDefault="004969CD" w:rsidP="00F94D2F">
            <w:pPr>
              <w:spacing w:before="60"/>
              <w:rPr>
                <w:rFonts w:ascii="Arial" w:hAnsi="Arial" w:cs="Arial"/>
                <w:sz w:val="16"/>
              </w:rPr>
            </w:pPr>
            <w:r>
              <w:rPr>
                <w:rFonts w:ascii="Arial" w:hAnsi="Arial" w:cs="Arial"/>
                <w:sz w:val="16"/>
              </w:rPr>
              <w:t>uint8</w:t>
            </w:r>
          </w:p>
          <w:p w:rsidR="004969CD" w:rsidRDefault="004969CD" w:rsidP="00F94D2F">
            <w:pPr>
              <w:spacing w:before="60"/>
              <w:rPr>
                <w:rFonts w:ascii="Arial" w:hAnsi="Arial" w:cs="Arial"/>
                <w:sz w:val="16"/>
              </w:rPr>
            </w:pPr>
            <w:r>
              <w:rPr>
                <w:rFonts w:ascii="Arial" w:hAnsi="Arial" w:cs="Arial"/>
                <w:sz w:val="16"/>
              </w:rPr>
              <w:t>uint8</w:t>
            </w:r>
          </w:p>
          <w:p w:rsidR="004969CD" w:rsidRDefault="004969CD" w:rsidP="00F94D2F">
            <w:pPr>
              <w:spacing w:before="60"/>
              <w:rPr>
                <w:rFonts w:ascii="Arial" w:hAnsi="Arial" w:cs="Arial"/>
                <w:sz w:val="16"/>
              </w:rPr>
            </w:pPr>
            <w:r>
              <w:rPr>
                <w:rFonts w:ascii="Arial" w:hAnsi="Arial" w:cs="Arial"/>
                <w:sz w:val="16"/>
              </w:rPr>
              <w:t>uint8</w:t>
            </w:r>
          </w:p>
        </w:tc>
        <w:tc>
          <w:tcPr>
            <w:tcW w:w="992" w:type="dxa"/>
          </w:tcPr>
          <w:p w:rsidR="004969CD" w:rsidRDefault="004969CD" w:rsidP="00F957FA">
            <w:pPr>
              <w:spacing w:before="60"/>
              <w:rPr>
                <w:rFonts w:ascii="Arial" w:hAnsi="Arial" w:cs="Arial"/>
                <w:sz w:val="16"/>
              </w:rPr>
            </w:pPr>
            <w:r>
              <w:rPr>
                <w:rFonts w:ascii="Arial" w:hAnsi="Arial" w:cs="Arial"/>
                <w:sz w:val="16"/>
              </w:rPr>
              <w:t>8</w:t>
            </w:r>
          </w:p>
          <w:p w:rsidR="004969CD" w:rsidRDefault="004969CD" w:rsidP="00F957FA">
            <w:pPr>
              <w:spacing w:before="60"/>
              <w:rPr>
                <w:rFonts w:ascii="Arial" w:hAnsi="Arial" w:cs="Arial"/>
                <w:sz w:val="16"/>
              </w:rPr>
            </w:pPr>
            <w:r>
              <w:rPr>
                <w:rFonts w:ascii="Arial" w:hAnsi="Arial" w:cs="Arial"/>
                <w:sz w:val="16"/>
              </w:rPr>
              <w:t>4</w:t>
            </w:r>
          </w:p>
          <w:p w:rsidR="004969CD" w:rsidRDefault="004969CD" w:rsidP="00F957FA">
            <w:pPr>
              <w:spacing w:before="60"/>
              <w:rPr>
                <w:rFonts w:ascii="Arial" w:hAnsi="Arial" w:cs="Arial"/>
                <w:sz w:val="16"/>
              </w:rPr>
            </w:pPr>
            <w:r>
              <w:rPr>
                <w:rFonts w:ascii="Arial" w:hAnsi="Arial" w:cs="Arial"/>
                <w:sz w:val="16"/>
              </w:rPr>
              <w:t>2</w:t>
            </w:r>
          </w:p>
          <w:p w:rsidR="004969CD" w:rsidRDefault="004969CD" w:rsidP="00F957FA">
            <w:pPr>
              <w:spacing w:before="60"/>
              <w:rPr>
                <w:rFonts w:ascii="Arial" w:hAnsi="Arial" w:cs="Arial"/>
                <w:sz w:val="16"/>
              </w:rPr>
            </w:pPr>
            <w:r>
              <w:rPr>
                <w:rFonts w:ascii="Arial" w:hAnsi="Arial" w:cs="Arial"/>
                <w:sz w:val="16"/>
              </w:rPr>
              <w:t>14</w:t>
            </w:r>
          </w:p>
        </w:tc>
        <w:tc>
          <w:tcPr>
            <w:tcW w:w="993" w:type="dxa"/>
          </w:tcPr>
          <w:p w:rsidR="004969CD" w:rsidRDefault="004969CD" w:rsidP="00F957FA">
            <w:pPr>
              <w:spacing w:before="60"/>
              <w:rPr>
                <w:rFonts w:ascii="Arial" w:hAnsi="Arial" w:cs="Arial"/>
                <w:sz w:val="16"/>
              </w:rPr>
            </w:pPr>
            <w:r>
              <w:rPr>
                <w:rFonts w:ascii="Arial" w:hAnsi="Arial" w:cs="Arial"/>
                <w:sz w:val="16"/>
              </w:rPr>
              <w:t>8</w:t>
            </w:r>
          </w:p>
          <w:p w:rsidR="004969CD" w:rsidRDefault="004969CD" w:rsidP="00F957FA">
            <w:pPr>
              <w:spacing w:before="60"/>
              <w:rPr>
                <w:rFonts w:ascii="Arial" w:hAnsi="Arial" w:cs="Arial"/>
                <w:sz w:val="16"/>
              </w:rPr>
            </w:pPr>
            <w:r>
              <w:rPr>
                <w:rFonts w:ascii="Arial" w:hAnsi="Arial" w:cs="Arial"/>
                <w:sz w:val="16"/>
              </w:rPr>
              <w:t>4</w:t>
            </w:r>
          </w:p>
          <w:p w:rsidR="004969CD" w:rsidRDefault="004969CD" w:rsidP="00F957FA">
            <w:pPr>
              <w:spacing w:before="60"/>
              <w:rPr>
                <w:rFonts w:ascii="Arial" w:hAnsi="Arial" w:cs="Arial"/>
                <w:sz w:val="16"/>
              </w:rPr>
            </w:pPr>
            <w:r>
              <w:rPr>
                <w:rFonts w:ascii="Arial" w:hAnsi="Arial" w:cs="Arial"/>
                <w:sz w:val="16"/>
              </w:rPr>
              <w:t>2</w:t>
            </w:r>
          </w:p>
          <w:p w:rsidR="004969CD" w:rsidRDefault="004969CD" w:rsidP="00F957FA">
            <w:pPr>
              <w:spacing w:before="60"/>
              <w:rPr>
                <w:rFonts w:ascii="Arial" w:hAnsi="Arial" w:cs="Arial"/>
                <w:sz w:val="16"/>
              </w:rPr>
            </w:pPr>
            <w:r>
              <w:rPr>
                <w:rFonts w:ascii="Arial" w:hAnsi="Arial" w:cs="Arial"/>
                <w:sz w:val="16"/>
              </w:rPr>
              <w:t>14</w:t>
            </w: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4969CD">
            <w:pPr>
              <w:spacing w:before="60"/>
              <w:rPr>
                <w:rFonts w:ascii="Arial" w:hAnsi="Arial" w:cs="Arial"/>
                <w:sz w:val="16"/>
              </w:rPr>
            </w:pPr>
            <w:r w:rsidRPr="004969CD">
              <w:rPr>
                <w:rFonts w:ascii="Arial" w:hAnsi="Arial" w:cs="Arial"/>
                <w:sz w:val="16"/>
              </w:rPr>
              <w:t>k_GearRatio_Uls_f32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proofErr w:type="spellStart"/>
            <w:r w:rsidRPr="004969CD">
              <w:rPr>
                <w:rFonts w:ascii="Arial" w:hAnsi="Arial" w:cs="Arial"/>
                <w:sz w:val="16"/>
              </w:rPr>
              <w:t>k_UseTurnsCntr_Cnt_lgc</w:t>
            </w:r>
            <w:proofErr w:type="spellEnd"/>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k_HwPosAuthorityStep_Uls_f32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k_HwPosOutputLPFCoeffFc_Hz_f32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k_HwPosOutputLPFError_HwDeg_f32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k_TurnsCntrAuthority_Uls_f32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k_I2CHwAuthority_Uls_f32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k_VdAuthority_Uls_f32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k_MaxVehCntrOffDiff_HwDeg_f32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k_KinmIntDiagMaxRackLimit_HwDeg_f32</w:t>
            </w:r>
          </w:p>
        </w:tc>
      </w:tr>
      <w:tr w:rsidR="004A781C" w:rsidTr="004969CD">
        <w:trPr>
          <w:jc w:val="center"/>
        </w:trPr>
        <w:tc>
          <w:tcPr>
            <w:tcW w:w="4608" w:type="dxa"/>
            <w:tcBorders>
              <w:top w:val="nil"/>
              <w:left w:val="single" w:sz="6" w:space="0" w:color="auto"/>
              <w:bottom w:val="single" w:sz="4" w:space="0" w:color="auto"/>
              <w:right w:val="single" w:sz="6" w:space="0" w:color="auto"/>
            </w:tcBorders>
          </w:tcPr>
          <w:p w:rsidR="004A781C" w:rsidRDefault="004969CD">
            <w:pPr>
              <w:spacing w:before="60"/>
              <w:rPr>
                <w:rFonts w:ascii="Arial" w:hAnsi="Arial" w:cs="Arial"/>
                <w:sz w:val="16"/>
              </w:rPr>
            </w:pPr>
            <w:r w:rsidRPr="004969CD">
              <w:rPr>
                <w:rFonts w:ascii="Arial" w:hAnsi="Arial" w:cs="Arial"/>
                <w:sz w:val="16"/>
              </w:rPr>
              <w:t>k_HWAtoMtrADiffLimit_HwDeg_f32</w:t>
            </w:r>
          </w:p>
        </w:tc>
      </w:tr>
      <w:tr w:rsidR="004969CD" w:rsidTr="004969CD">
        <w:trPr>
          <w:jc w:val="center"/>
        </w:trPr>
        <w:tc>
          <w:tcPr>
            <w:tcW w:w="4608" w:type="dxa"/>
            <w:tcBorders>
              <w:top w:val="single" w:sz="4" w:space="0" w:color="auto"/>
              <w:left w:val="single" w:sz="4" w:space="0" w:color="auto"/>
              <w:bottom w:val="single" w:sz="4" w:space="0" w:color="auto"/>
              <w:right w:val="single" w:sz="4" w:space="0" w:color="auto"/>
            </w:tcBorders>
          </w:tcPr>
          <w:p w:rsidR="004969CD" w:rsidRPr="004969CD" w:rsidRDefault="000E6356">
            <w:pPr>
              <w:spacing w:before="60"/>
              <w:rPr>
                <w:rFonts w:ascii="Arial" w:hAnsi="Arial" w:cs="Arial"/>
                <w:sz w:val="16"/>
              </w:rPr>
            </w:pPr>
            <w:proofErr w:type="spellStart"/>
            <w:r w:rsidRPr="000E6356">
              <w:rPr>
                <w:rFonts w:ascii="Arial" w:hAnsi="Arial" w:cs="Arial"/>
                <w:sz w:val="16"/>
              </w:rPr>
              <w:t>k_HwAtoMtrAError_str</w:t>
            </w:r>
            <w:proofErr w:type="spellEnd"/>
          </w:p>
        </w:tc>
      </w:tr>
      <w:tr w:rsidR="004969CD" w:rsidTr="004969CD">
        <w:trPr>
          <w:jc w:val="center"/>
        </w:trPr>
        <w:tc>
          <w:tcPr>
            <w:tcW w:w="4608" w:type="dxa"/>
            <w:tcBorders>
              <w:top w:val="single" w:sz="4" w:space="0" w:color="auto"/>
              <w:left w:val="single" w:sz="4" w:space="0" w:color="auto"/>
              <w:bottom w:val="single" w:sz="4" w:space="0" w:color="auto"/>
              <w:right w:val="single" w:sz="4" w:space="0" w:color="auto"/>
            </w:tcBorders>
          </w:tcPr>
          <w:p w:rsidR="004969CD" w:rsidRPr="004969CD" w:rsidRDefault="000E6356">
            <w:pPr>
              <w:spacing w:before="60"/>
              <w:rPr>
                <w:rFonts w:ascii="Arial" w:hAnsi="Arial" w:cs="Arial"/>
                <w:sz w:val="16"/>
              </w:rPr>
            </w:pPr>
            <w:r w:rsidRPr="000E6356">
              <w:rPr>
                <w:rFonts w:ascii="Arial" w:hAnsi="Arial" w:cs="Arial"/>
                <w:sz w:val="16"/>
              </w:rPr>
              <w:t>k_VehCntrOffValidLimit_HwDeg_f32</w:t>
            </w:r>
          </w:p>
        </w:tc>
      </w:tr>
      <w:tr w:rsidR="004969CD" w:rsidTr="004969CD">
        <w:trPr>
          <w:jc w:val="center"/>
        </w:trPr>
        <w:tc>
          <w:tcPr>
            <w:tcW w:w="4608" w:type="dxa"/>
            <w:tcBorders>
              <w:top w:val="single" w:sz="4" w:space="0" w:color="auto"/>
              <w:left w:val="single" w:sz="4" w:space="0" w:color="auto"/>
              <w:bottom w:val="single" w:sz="4" w:space="0" w:color="auto"/>
              <w:right w:val="single" w:sz="4" w:space="0" w:color="auto"/>
            </w:tcBorders>
          </w:tcPr>
          <w:p w:rsidR="004969CD" w:rsidRPr="004969CD" w:rsidRDefault="00C14CC1">
            <w:pPr>
              <w:spacing w:before="60"/>
              <w:rPr>
                <w:rFonts w:ascii="Arial" w:hAnsi="Arial" w:cs="Arial"/>
                <w:sz w:val="16"/>
              </w:rPr>
            </w:pPr>
            <w:r>
              <w:rPr>
                <w:rFonts w:ascii="Arial" w:hAnsi="Arial" w:cs="Arial"/>
                <w:sz w:val="16"/>
              </w:rPr>
              <w:t>k_Min</w:t>
            </w:r>
            <w:r w:rsidR="00E35558" w:rsidRPr="00E35558">
              <w:rPr>
                <w:rFonts w:ascii="Arial" w:hAnsi="Arial" w:cs="Arial"/>
                <w:sz w:val="16"/>
              </w:rPr>
              <w:t>SensorlessAuthority</w:t>
            </w:r>
            <w:r w:rsidR="00382BDB">
              <w:rPr>
                <w:rFonts w:ascii="Arial" w:hAnsi="Arial" w:cs="Arial"/>
                <w:sz w:val="16"/>
              </w:rPr>
              <w:t>_Uls_f32</w:t>
            </w:r>
          </w:p>
        </w:tc>
      </w:tr>
      <w:tr w:rsidR="004969CD" w:rsidTr="004969CD">
        <w:trPr>
          <w:jc w:val="center"/>
        </w:trPr>
        <w:tc>
          <w:tcPr>
            <w:tcW w:w="4608" w:type="dxa"/>
            <w:tcBorders>
              <w:top w:val="single" w:sz="4" w:space="0" w:color="auto"/>
              <w:left w:val="single" w:sz="4" w:space="0" w:color="auto"/>
              <w:bottom w:val="single" w:sz="4" w:space="0" w:color="auto"/>
              <w:right w:val="single" w:sz="4" w:space="0" w:color="auto"/>
            </w:tcBorders>
          </w:tcPr>
          <w:p w:rsidR="004969CD" w:rsidRPr="004969CD" w:rsidRDefault="00C14CC1">
            <w:pPr>
              <w:spacing w:before="60"/>
              <w:rPr>
                <w:rFonts w:ascii="Arial" w:hAnsi="Arial" w:cs="Arial"/>
                <w:sz w:val="16"/>
              </w:rPr>
            </w:pPr>
            <w:r>
              <w:rPr>
                <w:rFonts w:ascii="Arial" w:hAnsi="Arial" w:cs="Arial"/>
                <w:sz w:val="16"/>
              </w:rPr>
              <w:t>k_Max</w:t>
            </w:r>
            <w:r w:rsidR="00E35558" w:rsidRPr="00E35558">
              <w:rPr>
                <w:rFonts w:ascii="Arial" w:hAnsi="Arial" w:cs="Arial"/>
                <w:sz w:val="16"/>
              </w:rPr>
              <w:t>SensorlessAuthority</w:t>
            </w:r>
            <w:r w:rsidR="00382BDB">
              <w:rPr>
                <w:rFonts w:ascii="Arial" w:hAnsi="Arial" w:cs="Arial"/>
                <w:sz w:val="16"/>
              </w:rPr>
              <w:t>_Uls_f32</w:t>
            </w:r>
          </w:p>
        </w:tc>
      </w:tr>
    </w:tbl>
    <w:p w:rsidR="004A781C" w:rsidRDefault="004A781C">
      <w:pPr>
        <w:pStyle w:val="Heading2"/>
      </w:pPr>
      <w:r>
        <w:t>Program(fixed)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FPM_InitFixedPoint_m()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400"/>
        <w:gridCol w:w="1680"/>
        <w:gridCol w:w="1680"/>
      </w:tblGrid>
      <w:tr w:rsidR="00DE4889" w:rsidTr="000E6356">
        <w:tc>
          <w:tcPr>
            <w:tcW w:w="316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240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DE4889" w:rsidTr="000E6356">
        <w:tc>
          <w:tcPr>
            <w:tcW w:w="3168" w:type="dxa"/>
            <w:tcBorders>
              <w:top w:val="single" w:sz="6" w:space="0" w:color="auto"/>
              <w:left w:val="single" w:sz="6" w:space="0" w:color="auto"/>
              <w:bottom w:val="single" w:sz="6" w:space="0" w:color="auto"/>
              <w:right w:val="single" w:sz="6" w:space="0" w:color="auto"/>
            </w:tcBorders>
          </w:tcPr>
          <w:p w:rsidR="00DE4889" w:rsidRDefault="000E6356" w:rsidP="00F957FA">
            <w:pPr>
              <w:spacing w:before="60"/>
              <w:rPr>
                <w:rFonts w:ascii="Arial" w:hAnsi="Arial" w:cs="Arial"/>
                <w:sz w:val="16"/>
              </w:rPr>
            </w:pPr>
            <w:r w:rsidRPr="000E6356">
              <w:rPr>
                <w:rFonts w:ascii="Arial" w:hAnsi="Arial" w:cs="Arial"/>
                <w:sz w:val="16"/>
              </w:rPr>
              <w:t>D_HWPOSMAX_HWDEG_F32</w:t>
            </w:r>
          </w:p>
        </w:tc>
        <w:tc>
          <w:tcPr>
            <w:tcW w:w="2400" w:type="dxa"/>
            <w:tcBorders>
              <w:top w:val="single" w:sz="6" w:space="0" w:color="auto"/>
              <w:left w:val="single" w:sz="6" w:space="0" w:color="auto"/>
              <w:bottom w:val="single" w:sz="6" w:space="0" w:color="auto"/>
              <w:right w:val="single" w:sz="6" w:space="0" w:color="auto"/>
            </w:tcBorders>
          </w:tcPr>
          <w:p w:rsidR="00DE4889" w:rsidRDefault="000E6356"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DE4889" w:rsidRDefault="000E6356" w:rsidP="00F957FA">
            <w:pPr>
              <w:spacing w:before="60"/>
              <w:rPr>
                <w:rFonts w:ascii="Arial" w:hAnsi="Arial" w:cs="Arial"/>
                <w:sz w:val="16"/>
              </w:rPr>
            </w:pPr>
            <w:proofErr w:type="spellStart"/>
            <w:r>
              <w:rPr>
                <w:rFonts w:ascii="Arial" w:hAnsi="Arial" w:cs="Arial"/>
                <w:sz w:val="16"/>
              </w:rPr>
              <w:t>HwDeg</w:t>
            </w:r>
            <w:proofErr w:type="spellEnd"/>
          </w:p>
        </w:tc>
        <w:tc>
          <w:tcPr>
            <w:tcW w:w="1680" w:type="dxa"/>
            <w:tcBorders>
              <w:top w:val="single" w:sz="6" w:space="0" w:color="auto"/>
              <w:left w:val="single" w:sz="6" w:space="0" w:color="auto"/>
              <w:bottom w:val="single" w:sz="6" w:space="0" w:color="auto"/>
              <w:right w:val="single" w:sz="6" w:space="0" w:color="auto"/>
            </w:tcBorders>
          </w:tcPr>
          <w:p w:rsidR="00DE4889" w:rsidRDefault="000E6356" w:rsidP="00F957FA">
            <w:pPr>
              <w:spacing w:before="60"/>
              <w:rPr>
                <w:rFonts w:ascii="Arial" w:hAnsi="Arial" w:cs="Arial"/>
                <w:sz w:val="16"/>
              </w:rPr>
            </w:pPr>
            <w:r>
              <w:rPr>
                <w:rFonts w:ascii="Arial" w:hAnsi="Arial" w:cs="Arial"/>
                <w:sz w:val="16"/>
              </w:rPr>
              <w:t>1600</w:t>
            </w:r>
          </w:p>
        </w:tc>
      </w:tr>
      <w:tr w:rsidR="00DE6007" w:rsidTr="000E6356">
        <w:tc>
          <w:tcPr>
            <w:tcW w:w="3168" w:type="dxa"/>
            <w:tcBorders>
              <w:top w:val="single" w:sz="6" w:space="0" w:color="auto"/>
              <w:left w:val="single" w:sz="6" w:space="0" w:color="auto"/>
              <w:bottom w:val="single" w:sz="6" w:space="0" w:color="auto"/>
              <w:right w:val="single" w:sz="6" w:space="0" w:color="auto"/>
            </w:tcBorders>
          </w:tcPr>
          <w:p w:rsidR="00DE6007" w:rsidRPr="000E6356" w:rsidRDefault="00DE6007" w:rsidP="00F957FA">
            <w:pPr>
              <w:spacing w:before="60"/>
              <w:rPr>
                <w:rFonts w:ascii="Arial" w:hAnsi="Arial" w:cs="Arial"/>
                <w:sz w:val="16"/>
              </w:rPr>
            </w:pPr>
            <w:r>
              <w:rPr>
                <w:rFonts w:ascii="Arial" w:hAnsi="Arial" w:cs="Arial"/>
                <w:sz w:val="16"/>
              </w:rPr>
              <w:t>D_RELHWPOSMAX_HWDEG_F32</w:t>
            </w:r>
          </w:p>
        </w:tc>
        <w:tc>
          <w:tcPr>
            <w:tcW w:w="2400" w:type="dxa"/>
            <w:tcBorders>
              <w:top w:val="single" w:sz="6" w:space="0" w:color="auto"/>
              <w:left w:val="single" w:sz="6" w:space="0" w:color="auto"/>
              <w:bottom w:val="single" w:sz="6" w:space="0" w:color="auto"/>
              <w:right w:val="single" w:sz="6" w:space="0" w:color="auto"/>
            </w:tcBorders>
          </w:tcPr>
          <w:p w:rsidR="00DE6007" w:rsidRDefault="00DE6007"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DE6007" w:rsidRDefault="00DE6007" w:rsidP="00F957FA">
            <w:pPr>
              <w:spacing w:before="60"/>
              <w:rPr>
                <w:rFonts w:ascii="Arial" w:hAnsi="Arial" w:cs="Arial"/>
                <w:sz w:val="16"/>
              </w:rPr>
            </w:pPr>
            <w:proofErr w:type="spellStart"/>
            <w:r>
              <w:rPr>
                <w:rFonts w:ascii="Arial" w:hAnsi="Arial" w:cs="Arial"/>
                <w:sz w:val="16"/>
              </w:rPr>
              <w:t>HwDeg</w:t>
            </w:r>
            <w:proofErr w:type="spellEnd"/>
          </w:p>
        </w:tc>
        <w:tc>
          <w:tcPr>
            <w:tcW w:w="1680" w:type="dxa"/>
            <w:tcBorders>
              <w:top w:val="single" w:sz="6" w:space="0" w:color="auto"/>
              <w:left w:val="single" w:sz="6" w:space="0" w:color="auto"/>
              <w:bottom w:val="single" w:sz="6" w:space="0" w:color="auto"/>
              <w:right w:val="single" w:sz="6" w:space="0" w:color="auto"/>
            </w:tcBorders>
          </w:tcPr>
          <w:p w:rsidR="00DE6007" w:rsidRDefault="00DE6007" w:rsidP="00F957FA">
            <w:pPr>
              <w:spacing w:before="60"/>
              <w:rPr>
                <w:rFonts w:ascii="Arial" w:hAnsi="Arial" w:cs="Arial"/>
                <w:sz w:val="16"/>
              </w:rPr>
            </w:pPr>
            <w:r>
              <w:rPr>
                <w:rFonts w:ascii="Arial" w:hAnsi="Arial" w:cs="Arial"/>
                <w:sz w:val="16"/>
              </w:rPr>
              <w:t>3200</w:t>
            </w: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r w:rsidRPr="000E6356">
              <w:rPr>
                <w:rFonts w:ascii="Arial" w:hAnsi="Arial" w:cs="Arial"/>
                <w:sz w:val="16"/>
              </w:rPr>
              <w:t>D_INVALIDOFFSET_HWDEG_F32</w:t>
            </w: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roofErr w:type="spellStart"/>
            <w:r>
              <w:rPr>
                <w:rFonts w:ascii="Arial" w:hAnsi="Arial" w:cs="Arial"/>
                <w:sz w:val="16"/>
              </w:rPr>
              <w:t>HwDeg</w:t>
            </w:r>
            <w:proofErr w:type="spellEnd"/>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65535</w:t>
            </w: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r w:rsidRPr="000E6356">
              <w:rPr>
                <w:rFonts w:ascii="Arial" w:hAnsi="Arial" w:cs="Arial"/>
                <w:sz w:val="16"/>
              </w:rPr>
              <w:t>D_NOAUTHORITY_ULS_F32</w:t>
            </w: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0</w:t>
            </w:r>
          </w:p>
        </w:tc>
      </w:tr>
      <w:tr w:rsidR="00DE6007" w:rsidTr="000E6356">
        <w:tc>
          <w:tcPr>
            <w:tcW w:w="3168" w:type="dxa"/>
            <w:tcBorders>
              <w:top w:val="single" w:sz="6" w:space="0" w:color="auto"/>
              <w:left w:val="single" w:sz="6" w:space="0" w:color="auto"/>
              <w:bottom w:val="single" w:sz="6" w:space="0" w:color="auto"/>
              <w:right w:val="single" w:sz="6" w:space="0" w:color="auto"/>
            </w:tcBorders>
          </w:tcPr>
          <w:p w:rsidR="00DE6007" w:rsidRPr="000E6356" w:rsidRDefault="00DE6007" w:rsidP="00F957FA">
            <w:pPr>
              <w:spacing w:before="60"/>
              <w:rPr>
                <w:rFonts w:ascii="Arial" w:hAnsi="Arial" w:cs="Arial"/>
                <w:sz w:val="16"/>
              </w:rPr>
            </w:pPr>
            <w:r>
              <w:rPr>
                <w:rFonts w:ascii="Arial" w:hAnsi="Arial" w:cs="Arial"/>
                <w:sz w:val="16"/>
              </w:rPr>
              <w:lastRenderedPageBreak/>
              <w:t>D_MAXAUTHORITY_ULS_F32</w:t>
            </w:r>
          </w:p>
        </w:tc>
        <w:tc>
          <w:tcPr>
            <w:tcW w:w="2400" w:type="dxa"/>
            <w:tcBorders>
              <w:top w:val="single" w:sz="6" w:space="0" w:color="auto"/>
              <w:left w:val="single" w:sz="6" w:space="0" w:color="auto"/>
              <w:bottom w:val="single" w:sz="6" w:space="0" w:color="auto"/>
              <w:right w:val="single" w:sz="6" w:space="0" w:color="auto"/>
            </w:tcBorders>
          </w:tcPr>
          <w:p w:rsidR="00DE6007" w:rsidRDefault="00DE6007"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DE6007" w:rsidRDefault="00DE6007" w:rsidP="00F957FA">
            <w:pPr>
              <w:spacing w:before="60"/>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DE6007" w:rsidRDefault="00DE6007" w:rsidP="00F957FA">
            <w:pPr>
              <w:spacing w:before="60"/>
              <w:rPr>
                <w:rFonts w:ascii="Arial" w:hAnsi="Arial" w:cs="Arial"/>
                <w:sz w:val="16"/>
              </w:rPr>
            </w:pPr>
            <w:r>
              <w:rPr>
                <w:rFonts w:ascii="Arial" w:hAnsi="Arial" w:cs="Arial"/>
                <w:sz w:val="16"/>
              </w:rPr>
              <w:t>1</w:t>
            </w: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r w:rsidRPr="000E6356">
              <w:rPr>
                <w:rFonts w:ascii="Arial" w:hAnsi="Arial" w:cs="Arial"/>
                <w:sz w:val="16"/>
              </w:rPr>
              <w:t>D_SRCUNKNOWN_CNT_U16</w:t>
            </w: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65534</w:t>
            </w: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r w:rsidRPr="000E6356">
              <w:rPr>
                <w:rFonts w:ascii="Arial" w:hAnsi="Arial" w:cs="Arial"/>
                <w:sz w:val="16"/>
              </w:rPr>
              <w:t>D_SRCTURNSCNTR_CNT_U16</w:t>
            </w: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1</w:t>
            </w: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r w:rsidRPr="000E6356">
              <w:rPr>
                <w:rFonts w:ascii="Arial" w:hAnsi="Arial" w:cs="Arial"/>
                <w:sz w:val="16"/>
              </w:rPr>
              <w:t>D_SRCI2CSENSOR_CNT_U16</w:t>
            </w: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2</w:t>
            </w:r>
          </w:p>
        </w:tc>
      </w:tr>
      <w:tr w:rsidR="00E35558" w:rsidTr="000E6356">
        <w:tc>
          <w:tcPr>
            <w:tcW w:w="3168" w:type="dxa"/>
            <w:tcBorders>
              <w:top w:val="single" w:sz="6" w:space="0" w:color="auto"/>
              <w:left w:val="single" w:sz="6" w:space="0" w:color="auto"/>
              <w:bottom w:val="single" w:sz="6" w:space="0" w:color="auto"/>
              <w:right w:val="single" w:sz="6" w:space="0" w:color="auto"/>
            </w:tcBorders>
          </w:tcPr>
          <w:p w:rsidR="00E35558" w:rsidRPr="000E6356" w:rsidDel="00E35558" w:rsidRDefault="00E35558" w:rsidP="00F957FA">
            <w:pPr>
              <w:spacing w:before="60"/>
              <w:rPr>
                <w:rFonts w:ascii="Arial" w:hAnsi="Arial" w:cs="Arial"/>
                <w:sz w:val="16"/>
              </w:rPr>
            </w:pPr>
            <w:r>
              <w:rPr>
                <w:rFonts w:ascii="Arial" w:hAnsi="Arial" w:cs="Arial"/>
                <w:sz w:val="16"/>
              </w:rPr>
              <w:t>D_SRCSENSORLESS_CNT_U16</w:t>
            </w:r>
          </w:p>
        </w:tc>
        <w:tc>
          <w:tcPr>
            <w:tcW w:w="2400" w:type="dxa"/>
            <w:tcBorders>
              <w:top w:val="single" w:sz="6" w:space="0" w:color="auto"/>
              <w:left w:val="single" w:sz="6" w:space="0" w:color="auto"/>
              <w:bottom w:val="single" w:sz="6" w:space="0" w:color="auto"/>
              <w:right w:val="single" w:sz="6" w:space="0" w:color="auto"/>
            </w:tcBorders>
          </w:tcPr>
          <w:p w:rsidR="00E35558" w:rsidDel="00E35558" w:rsidRDefault="00E35558"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E35558" w:rsidDel="00E35558" w:rsidRDefault="00E35558"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E35558" w:rsidDel="00E35558" w:rsidRDefault="00E35558" w:rsidP="00F957FA">
            <w:pPr>
              <w:spacing w:before="60"/>
              <w:rPr>
                <w:rFonts w:ascii="Arial" w:hAnsi="Arial" w:cs="Arial"/>
                <w:sz w:val="16"/>
              </w:rPr>
            </w:pPr>
            <w:r>
              <w:rPr>
                <w:rFonts w:ascii="Arial" w:hAnsi="Arial" w:cs="Arial"/>
                <w:sz w:val="16"/>
              </w:rPr>
              <w:t>3</w:t>
            </w: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
        </w:tc>
      </w:tr>
      <w:tr w:rsidR="00A30271" w:rsidTr="000E6356">
        <w:tc>
          <w:tcPr>
            <w:tcW w:w="3168" w:type="dxa"/>
            <w:tcBorders>
              <w:top w:val="single" w:sz="6" w:space="0" w:color="auto"/>
              <w:left w:val="single" w:sz="6" w:space="0" w:color="auto"/>
              <w:bottom w:val="single" w:sz="6" w:space="0" w:color="auto"/>
              <w:right w:val="single" w:sz="6" w:space="0" w:color="auto"/>
            </w:tcBorders>
          </w:tcPr>
          <w:p w:rsidR="00A30271" w:rsidRPr="000E6356" w:rsidRDefault="00A30271" w:rsidP="000056A7">
            <w:pPr>
              <w:spacing w:before="60"/>
              <w:rPr>
                <w:rFonts w:ascii="Arial" w:hAnsi="Arial" w:cs="Arial"/>
                <w:sz w:val="16"/>
              </w:rPr>
            </w:pPr>
            <w:r w:rsidRPr="00A30271">
              <w:rPr>
                <w:rFonts w:ascii="Arial" w:hAnsi="Arial" w:cs="Arial"/>
                <w:sz w:val="16"/>
              </w:rPr>
              <w:t>D_HWPOSSTATUSFAULT_CNT_</w:t>
            </w:r>
            <w:r w:rsidR="000056A7" w:rsidRPr="00A30271">
              <w:rPr>
                <w:rFonts w:ascii="Arial" w:hAnsi="Arial" w:cs="Arial"/>
                <w:sz w:val="16"/>
              </w:rPr>
              <w:t>U</w:t>
            </w:r>
            <w:r w:rsidR="000056A7">
              <w:rPr>
                <w:rFonts w:ascii="Arial" w:hAnsi="Arial" w:cs="Arial"/>
                <w:sz w:val="16"/>
              </w:rPr>
              <w:t>16</w:t>
            </w:r>
          </w:p>
        </w:tc>
        <w:tc>
          <w:tcPr>
            <w:tcW w:w="240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bookmarkStart w:id="14" w:name="OLE_LINK1"/>
            <w:bookmarkStart w:id="15" w:name="OLE_LINK2"/>
            <w:proofErr w:type="spellStart"/>
            <w:r>
              <w:rPr>
                <w:rFonts w:ascii="Arial" w:hAnsi="Arial" w:cs="Arial"/>
                <w:sz w:val="16"/>
              </w:rPr>
              <w:t>Cnt</w:t>
            </w:r>
            <w:bookmarkEnd w:id="14"/>
            <w:bookmarkEnd w:id="15"/>
            <w:proofErr w:type="spellEnd"/>
          </w:p>
        </w:tc>
        <w:tc>
          <w:tcPr>
            <w:tcW w:w="1680" w:type="dxa"/>
            <w:tcBorders>
              <w:top w:val="single" w:sz="6" w:space="0" w:color="auto"/>
              <w:left w:val="single" w:sz="6" w:space="0" w:color="auto"/>
              <w:bottom w:val="single" w:sz="6" w:space="0" w:color="auto"/>
              <w:right w:val="single" w:sz="6" w:space="0" w:color="auto"/>
            </w:tcBorders>
          </w:tcPr>
          <w:p w:rsidR="00A30271" w:rsidRDefault="000056A7" w:rsidP="00F957FA">
            <w:pPr>
              <w:spacing w:before="60"/>
              <w:rPr>
                <w:rFonts w:ascii="Arial" w:hAnsi="Arial" w:cs="Arial"/>
                <w:sz w:val="16"/>
              </w:rPr>
            </w:pPr>
            <w:r>
              <w:rPr>
                <w:rFonts w:ascii="Arial" w:hAnsi="Arial" w:cs="Arial"/>
                <w:sz w:val="16"/>
              </w:rPr>
              <w:t>0xFFFF</w:t>
            </w:r>
          </w:p>
        </w:tc>
      </w:tr>
      <w:tr w:rsidR="00A30271" w:rsidTr="000E6356">
        <w:tc>
          <w:tcPr>
            <w:tcW w:w="3168" w:type="dxa"/>
            <w:tcBorders>
              <w:top w:val="single" w:sz="6" w:space="0" w:color="auto"/>
              <w:left w:val="single" w:sz="6" w:space="0" w:color="auto"/>
              <w:bottom w:val="single" w:sz="6" w:space="0" w:color="auto"/>
              <w:right w:val="single" w:sz="6" w:space="0" w:color="auto"/>
            </w:tcBorders>
          </w:tcPr>
          <w:p w:rsidR="00A30271" w:rsidRPr="000E6356" w:rsidRDefault="00A30271" w:rsidP="000056A7">
            <w:pPr>
              <w:spacing w:before="60"/>
              <w:rPr>
                <w:rFonts w:ascii="Arial" w:hAnsi="Arial" w:cs="Arial"/>
                <w:sz w:val="16"/>
              </w:rPr>
            </w:pPr>
            <w:r w:rsidRPr="00A30271">
              <w:rPr>
                <w:rFonts w:ascii="Arial" w:hAnsi="Arial" w:cs="Arial"/>
                <w:sz w:val="16"/>
              </w:rPr>
              <w:t>D_HWPOSSTATUSUNKNOWN_CNT_</w:t>
            </w:r>
            <w:r w:rsidR="000056A7" w:rsidRPr="00A30271">
              <w:rPr>
                <w:rFonts w:ascii="Arial" w:hAnsi="Arial" w:cs="Arial"/>
                <w:sz w:val="16"/>
              </w:rPr>
              <w:t>U</w:t>
            </w:r>
            <w:r w:rsidR="000056A7">
              <w:rPr>
                <w:rFonts w:ascii="Arial" w:hAnsi="Arial" w:cs="Arial"/>
                <w:sz w:val="16"/>
              </w:rPr>
              <w:t>16</w:t>
            </w:r>
          </w:p>
        </w:tc>
        <w:tc>
          <w:tcPr>
            <w:tcW w:w="240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A30271" w:rsidRDefault="000056A7" w:rsidP="00F957FA">
            <w:pPr>
              <w:spacing w:before="60"/>
              <w:rPr>
                <w:rFonts w:ascii="Arial" w:hAnsi="Arial" w:cs="Arial"/>
                <w:sz w:val="16"/>
              </w:rPr>
            </w:pPr>
            <w:r>
              <w:rPr>
                <w:rFonts w:ascii="Arial" w:hAnsi="Arial" w:cs="Arial"/>
                <w:sz w:val="16"/>
              </w:rPr>
              <w:t>0xFFFE</w:t>
            </w:r>
          </w:p>
        </w:tc>
      </w:tr>
      <w:tr w:rsidR="00A30271" w:rsidTr="000E6356">
        <w:tc>
          <w:tcPr>
            <w:tcW w:w="3168" w:type="dxa"/>
            <w:tcBorders>
              <w:top w:val="single" w:sz="6" w:space="0" w:color="auto"/>
              <w:left w:val="single" w:sz="6" w:space="0" w:color="auto"/>
              <w:bottom w:val="single" w:sz="6" w:space="0" w:color="auto"/>
              <w:right w:val="single" w:sz="6" w:space="0" w:color="auto"/>
            </w:tcBorders>
          </w:tcPr>
          <w:p w:rsidR="00A30271" w:rsidRPr="000E6356" w:rsidRDefault="00A30271" w:rsidP="000056A7">
            <w:pPr>
              <w:spacing w:before="60"/>
              <w:rPr>
                <w:rFonts w:ascii="Arial" w:hAnsi="Arial" w:cs="Arial"/>
                <w:sz w:val="16"/>
              </w:rPr>
            </w:pPr>
            <w:r w:rsidRPr="00A30271">
              <w:rPr>
                <w:rFonts w:ascii="Arial" w:hAnsi="Arial" w:cs="Arial"/>
                <w:sz w:val="16"/>
              </w:rPr>
              <w:t>D_HWPOSSTATUSVALID_CNT_</w:t>
            </w:r>
            <w:r w:rsidR="000056A7" w:rsidRPr="00A30271">
              <w:rPr>
                <w:rFonts w:ascii="Arial" w:hAnsi="Arial" w:cs="Arial"/>
                <w:sz w:val="16"/>
              </w:rPr>
              <w:t>U</w:t>
            </w:r>
            <w:r w:rsidR="000056A7">
              <w:rPr>
                <w:rFonts w:ascii="Arial" w:hAnsi="Arial" w:cs="Arial"/>
                <w:sz w:val="16"/>
              </w:rPr>
              <w:t>16</w:t>
            </w:r>
          </w:p>
        </w:tc>
        <w:tc>
          <w:tcPr>
            <w:tcW w:w="240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0</w:t>
            </w:r>
            <w:r w:rsidR="000056A7">
              <w:rPr>
                <w:rFonts w:ascii="Arial" w:hAnsi="Arial" w:cs="Arial"/>
                <w:sz w:val="16"/>
              </w:rPr>
              <w:t>x5555</w:t>
            </w:r>
          </w:p>
        </w:tc>
      </w:tr>
      <w:tr w:rsidR="00A30271" w:rsidTr="000E6356">
        <w:tc>
          <w:tcPr>
            <w:tcW w:w="3168" w:type="dxa"/>
            <w:tcBorders>
              <w:top w:val="single" w:sz="6" w:space="0" w:color="auto"/>
              <w:left w:val="single" w:sz="6" w:space="0" w:color="auto"/>
              <w:bottom w:val="single" w:sz="6" w:space="0" w:color="auto"/>
              <w:right w:val="single" w:sz="6" w:space="0" w:color="auto"/>
            </w:tcBorders>
          </w:tcPr>
          <w:p w:rsidR="00A30271" w:rsidRPr="000E6356" w:rsidRDefault="00A30271" w:rsidP="00F957FA">
            <w:pPr>
              <w:spacing w:before="60"/>
              <w:rPr>
                <w:rFonts w:ascii="Arial" w:hAnsi="Arial" w:cs="Arial"/>
                <w:sz w:val="16"/>
              </w:rPr>
            </w:pPr>
            <w:r w:rsidRPr="00A30271">
              <w:rPr>
                <w:rFonts w:ascii="Arial" w:hAnsi="Arial" w:cs="Arial"/>
                <w:sz w:val="16"/>
              </w:rPr>
              <w:t>D_TCVCOMPUTING_CNT_U08</w:t>
            </w:r>
          </w:p>
        </w:tc>
        <w:tc>
          <w:tcPr>
            <w:tcW w:w="240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0</w:t>
            </w:r>
          </w:p>
        </w:tc>
      </w:tr>
      <w:tr w:rsidR="00A30271" w:rsidTr="000E6356">
        <w:tc>
          <w:tcPr>
            <w:tcW w:w="3168" w:type="dxa"/>
            <w:tcBorders>
              <w:top w:val="single" w:sz="6" w:space="0" w:color="auto"/>
              <w:left w:val="single" w:sz="6" w:space="0" w:color="auto"/>
              <w:bottom w:val="single" w:sz="6" w:space="0" w:color="auto"/>
              <w:right w:val="single" w:sz="6" w:space="0" w:color="auto"/>
            </w:tcBorders>
          </w:tcPr>
          <w:p w:rsidR="00A30271" w:rsidRPr="000E6356" w:rsidRDefault="00A30271" w:rsidP="00F957FA">
            <w:pPr>
              <w:spacing w:before="60"/>
              <w:rPr>
                <w:rFonts w:ascii="Arial" w:hAnsi="Arial" w:cs="Arial"/>
                <w:sz w:val="16"/>
              </w:rPr>
            </w:pPr>
            <w:r w:rsidRPr="00A30271">
              <w:rPr>
                <w:rFonts w:ascii="Arial" w:hAnsi="Arial" w:cs="Arial"/>
                <w:sz w:val="16"/>
              </w:rPr>
              <w:t>D_TCVVALID_CNT_U08</w:t>
            </w:r>
          </w:p>
        </w:tc>
        <w:tc>
          <w:tcPr>
            <w:tcW w:w="240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r w:rsidR="000A63F4">
              <w:rPr>
                <w:rFonts w:ascii="Arial" w:hAnsi="Arial" w:cs="Arial"/>
                <w:sz w:val="16"/>
              </w:rPr>
              <w:t>00</w:t>
            </w:r>
          </w:p>
        </w:tc>
      </w:tr>
      <w:tr w:rsidR="00A30271" w:rsidTr="000E6356">
        <w:tc>
          <w:tcPr>
            <w:tcW w:w="3168" w:type="dxa"/>
            <w:tcBorders>
              <w:top w:val="single" w:sz="6" w:space="0" w:color="auto"/>
              <w:left w:val="single" w:sz="6" w:space="0" w:color="auto"/>
              <w:bottom w:val="single" w:sz="6" w:space="0" w:color="auto"/>
              <w:right w:val="single" w:sz="6" w:space="0" w:color="auto"/>
            </w:tcBorders>
          </w:tcPr>
          <w:p w:rsidR="00A30271" w:rsidRPr="000E6356" w:rsidRDefault="00A30271" w:rsidP="00F957FA">
            <w:pPr>
              <w:spacing w:before="60"/>
              <w:rPr>
                <w:rFonts w:ascii="Arial" w:hAnsi="Arial" w:cs="Arial"/>
                <w:sz w:val="16"/>
              </w:rPr>
            </w:pPr>
            <w:r w:rsidRPr="00A30271">
              <w:rPr>
                <w:rFonts w:ascii="Arial" w:hAnsi="Arial" w:cs="Arial"/>
                <w:sz w:val="16"/>
              </w:rPr>
              <w:t>D_TCVINVALID_CNT_U08</w:t>
            </w:r>
          </w:p>
        </w:tc>
        <w:tc>
          <w:tcPr>
            <w:tcW w:w="240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2</w:t>
            </w:r>
            <w:r w:rsidR="000A63F4">
              <w:rPr>
                <w:rFonts w:ascii="Arial" w:hAnsi="Arial" w:cs="Arial"/>
                <w:sz w:val="16"/>
              </w:rPr>
              <w:t>55</w:t>
            </w:r>
          </w:p>
        </w:tc>
      </w:tr>
      <w:tr w:rsidR="000A63F4" w:rsidTr="000E6356">
        <w:tc>
          <w:tcPr>
            <w:tcW w:w="3168" w:type="dxa"/>
            <w:tcBorders>
              <w:top w:val="single" w:sz="6" w:space="0" w:color="auto"/>
              <w:left w:val="single" w:sz="6" w:space="0" w:color="auto"/>
              <w:bottom w:val="single" w:sz="6" w:space="0" w:color="auto"/>
              <w:right w:val="single" w:sz="6" w:space="0" w:color="auto"/>
            </w:tcBorders>
          </w:tcPr>
          <w:p w:rsidR="000A63F4" w:rsidRPr="00A30271" w:rsidRDefault="000A63F4" w:rsidP="00F957FA">
            <w:pPr>
              <w:spacing w:before="60"/>
              <w:rPr>
                <w:rFonts w:ascii="Arial" w:hAnsi="Arial" w:cs="Arial"/>
                <w:sz w:val="16"/>
              </w:rPr>
            </w:pPr>
            <w:r>
              <w:rPr>
                <w:rFonts w:ascii="Arial" w:hAnsi="Arial" w:cs="Arial"/>
                <w:sz w:val="16"/>
              </w:rPr>
              <w:t>D_TRIMPERFORMED_CNT_U16</w:t>
            </w:r>
          </w:p>
        </w:tc>
        <w:tc>
          <w:tcPr>
            <w:tcW w:w="2400"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r>
              <w:rPr>
                <w:rFonts w:ascii="Arial" w:hAnsi="Arial" w:cs="Arial"/>
                <w:sz w:val="16"/>
              </w:rPr>
              <w:t>0xAAAA</w:t>
            </w:r>
          </w:p>
        </w:tc>
      </w:tr>
      <w:tr w:rsidR="000A63F4" w:rsidTr="000E6356">
        <w:tc>
          <w:tcPr>
            <w:tcW w:w="3168"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r>
              <w:rPr>
                <w:rFonts w:ascii="Arial" w:hAnsi="Arial" w:cs="Arial"/>
                <w:sz w:val="16"/>
              </w:rPr>
              <w:t>D_TRIMNOTPERFORMED_CNT_U16</w:t>
            </w:r>
          </w:p>
        </w:tc>
        <w:tc>
          <w:tcPr>
            <w:tcW w:w="2400"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r>
              <w:rPr>
                <w:rFonts w:ascii="Arial" w:hAnsi="Arial" w:cs="Arial"/>
                <w:sz w:val="16"/>
              </w:rPr>
              <w:t>0</w:t>
            </w:r>
          </w:p>
        </w:tc>
      </w:tr>
    </w:tbl>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0E6356" w:rsidP="000E6356">
            <w:pPr>
              <w:spacing w:before="60"/>
              <w:rPr>
                <w:rFonts w:ascii="Arial" w:hAnsi="Arial" w:cs="Arial"/>
                <w:sz w:val="16"/>
              </w:rPr>
            </w:pPr>
            <w:r w:rsidRPr="000E6356">
              <w:rPr>
                <w:rFonts w:ascii="Arial" w:hAnsi="Arial" w:cs="Arial"/>
                <w:sz w:val="16"/>
              </w:rPr>
              <w:t>D_2MS_SEC_F32</w:t>
            </w:r>
          </w:p>
        </w:tc>
      </w:tr>
    </w:tbl>
    <w:p w:rsidR="004A781C" w:rsidRDefault="004A781C"/>
    <w:p w:rsidR="004A781C" w:rsidRDefault="004A781C">
      <w:pPr>
        <w:pStyle w:val="Heading3"/>
      </w:pPr>
      <w:r>
        <w:t>Module specific Lookup Tables Constants</w:t>
      </w:r>
    </w:p>
    <w:p w:rsidR="004A781C" w:rsidRDefault="004A781C">
      <w:r>
        <w:t>This is for lookup tables (arrays) with fixed va</w:t>
      </w:r>
      <w:r w:rsidR="000E6356">
        <w:t>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D5FE4" w:rsidRDefault="000E6356" w:rsidP="008B3E94">
      <w:pPr>
        <w:numPr>
          <w:ilvl w:val="0"/>
          <w:numId w:val="5"/>
        </w:numPr>
        <w:spacing w:after="0"/>
      </w:pPr>
      <w:r w:rsidRPr="000E6356">
        <w:t>LPF_KUpdate_f32_m</w:t>
      </w:r>
    </w:p>
    <w:p w:rsidR="000E6356" w:rsidRDefault="000E6356" w:rsidP="008B3E94">
      <w:pPr>
        <w:numPr>
          <w:ilvl w:val="0"/>
          <w:numId w:val="5"/>
        </w:numPr>
        <w:spacing w:after="0"/>
      </w:pPr>
      <w:r w:rsidRPr="000E6356">
        <w:t>LPF_OpUpdate_f32_m</w:t>
      </w:r>
    </w:p>
    <w:p w:rsidR="000E6356" w:rsidRDefault="000E6356" w:rsidP="008B3E94">
      <w:pPr>
        <w:numPr>
          <w:ilvl w:val="0"/>
          <w:numId w:val="5"/>
        </w:numPr>
        <w:spacing w:after="0"/>
      </w:pPr>
      <w:r w:rsidRPr="000E6356">
        <w:t>Abs_f32_m</w:t>
      </w:r>
    </w:p>
    <w:p w:rsidR="000E6356" w:rsidRDefault="000E6356" w:rsidP="008B3E94">
      <w:pPr>
        <w:numPr>
          <w:ilvl w:val="0"/>
          <w:numId w:val="5"/>
        </w:numPr>
        <w:spacing w:after="0"/>
      </w:pPr>
      <w:proofErr w:type="spellStart"/>
      <w:r w:rsidRPr="000E6356">
        <w:t>Limit_m</w:t>
      </w:r>
      <w:proofErr w:type="spellEnd"/>
    </w:p>
    <w:p w:rsidR="000E6356" w:rsidRDefault="000E6356" w:rsidP="008B3E94">
      <w:pPr>
        <w:numPr>
          <w:ilvl w:val="0"/>
          <w:numId w:val="5"/>
        </w:numPr>
        <w:spacing w:after="0"/>
      </w:pPr>
      <w:proofErr w:type="spellStart"/>
      <w:r w:rsidRPr="000E6356">
        <w:t>DiagPStep_m</w:t>
      </w:r>
      <w:proofErr w:type="spellEnd"/>
    </w:p>
    <w:p w:rsidR="000E6356" w:rsidRDefault="000E6356" w:rsidP="008B3E94">
      <w:pPr>
        <w:numPr>
          <w:ilvl w:val="0"/>
          <w:numId w:val="5"/>
        </w:numPr>
        <w:spacing w:after="0"/>
      </w:pPr>
      <w:proofErr w:type="spellStart"/>
      <w:r w:rsidRPr="000E6356">
        <w:t>DiagNStep_m</w:t>
      </w:r>
      <w:proofErr w:type="spellEnd"/>
    </w:p>
    <w:p w:rsidR="000E6356" w:rsidRDefault="000E6356" w:rsidP="008B3E94">
      <w:pPr>
        <w:numPr>
          <w:ilvl w:val="0"/>
          <w:numId w:val="5"/>
        </w:numPr>
        <w:spacing w:after="0"/>
      </w:pPr>
      <w:proofErr w:type="spellStart"/>
      <w:r w:rsidRPr="000E6356">
        <w:t>DiagFailed_m</w:t>
      </w:r>
      <w:proofErr w:type="spellEnd"/>
    </w:p>
    <w:p w:rsidR="008B3E94" w:rsidRDefault="008B3E94" w:rsidP="008B3E94">
      <w:pPr>
        <w:spacing w:after="0"/>
        <w:ind w:left="720"/>
      </w:pPr>
    </w:p>
    <w:p w:rsidR="008B3E94" w:rsidRDefault="008B3E94" w:rsidP="008B3E94">
      <w:pPr>
        <w:pStyle w:val="Heading2"/>
      </w:pPr>
      <w:r>
        <w:t>Data Hiding Functions</w:t>
      </w:r>
    </w:p>
    <w:p w:rsidR="00DC7E08" w:rsidRDefault="000E6356" w:rsidP="00DC7E08">
      <w:pPr>
        <w:numPr>
          <w:ilvl w:val="0"/>
          <w:numId w:val="10"/>
        </w:numPr>
        <w:spacing w:after="0"/>
      </w:pPr>
      <w:proofErr w:type="spellStart"/>
      <w:r w:rsidRPr="000E6356">
        <w:t>Rte_Pim_EOLVehCntrOffset</w:t>
      </w:r>
      <w:proofErr w:type="spellEnd"/>
      <w:r w:rsidRPr="000E6356">
        <w:t>()-&gt;EOLVehCntrOffset_HwDeg_f32</w:t>
      </w:r>
    </w:p>
    <w:p w:rsidR="000E6356" w:rsidRDefault="000E6356" w:rsidP="00DC7E08">
      <w:pPr>
        <w:numPr>
          <w:ilvl w:val="0"/>
          <w:numId w:val="10"/>
        </w:numPr>
        <w:spacing w:after="0"/>
      </w:pPr>
      <w:proofErr w:type="spellStart"/>
      <w:r w:rsidRPr="000E6356">
        <w:t>Rte_Pim_EOLVehCntrOffset</w:t>
      </w:r>
      <w:proofErr w:type="spellEnd"/>
      <w:r w:rsidRPr="000E6356">
        <w:t>()-&gt;EOLHwPosTrimPerformed_Cnt_</w:t>
      </w:r>
      <w:r w:rsidR="00636AA8">
        <w:t>u16</w:t>
      </w: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1B60DF" w:rsidRDefault="000E6356" w:rsidP="008B3E94">
      <w:pPr>
        <w:spacing w:after="0"/>
      </w:pPr>
      <w:r>
        <w:t>None</w:t>
      </w:r>
    </w:p>
    <w:p w:rsidR="008F6DBB" w:rsidRDefault="008F6DBB" w:rsidP="008B3E94">
      <w:pPr>
        <w:spacing w:after="0"/>
      </w:pPr>
    </w:p>
    <w:p w:rsidR="008B3E94" w:rsidRDefault="008B3E94" w:rsidP="008B3E94">
      <w:pPr>
        <w:pStyle w:val="Heading2"/>
      </w:pPr>
      <w:r>
        <w:t>Local Functions/Macros Used by this MDD only</w:t>
      </w:r>
    </w:p>
    <w:p w:rsidR="000235EA" w:rsidRDefault="000235EA" w:rsidP="000235EA">
      <w:pPr>
        <w:pStyle w:val="Heading3"/>
      </w:pPr>
      <w:r>
        <w:t>Trim Not Performed Diagnostic</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3"/>
        <w:gridCol w:w="3727"/>
        <w:gridCol w:w="1417"/>
        <w:gridCol w:w="600"/>
        <w:gridCol w:w="600"/>
        <w:gridCol w:w="601"/>
      </w:tblGrid>
      <w:tr w:rsidR="000235EA" w:rsidTr="001C0B6A">
        <w:tc>
          <w:tcPr>
            <w:tcW w:w="1995" w:type="dxa"/>
          </w:tcPr>
          <w:p w:rsidR="000235EA" w:rsidRDefault="000235EA" w:rsidP="001C0B6A">
            <w:pPr>
              <w:spacing w:before="60"/>
              <w:rPr>
                <w:rFonts w:ascii="Arial" w:hAnsi="Arial" w:cs="Arial"/>
                <w:b/>
                <w:bCs/>
                <w:sz w:val="16"/>
              </w:rPr>
            </w:pPr>
            <w:r>
              <w:rPr>
                <w:rFonts w:ascii="Arial" w:hAnsi="Arial" w:cs="Arial"/>
                <w:b/>
                <w:bCs/>
                <w:sz w:val="16"/>
              </w:rPr>
              <w:t>Function Name</w:t>
            </w:r>
          </w:p>
        </w:tc>
        <w:tc>
          <w:tcPr>
            <w:tcW w:w="3729" w:type="dxa"/>
          </w:tcPr>
          <w:p w:rsidR="000235EA" w:rsidRDefault="000235EA" w:rsidP="001C0B6A">
            <w:pPr>
              <w:spacing w:before="60"/>
              <w:rPr>
                <w:rFonts w:ascii="Arial" w:hAnsi="Arial" w:cs="Arial"/>
                <w:sz w:val="16"/>
              </w:rPr>
            </w:pPr>
            <w:proofErr w:type="spellStart"/>
            <w:r w:rsidRPr="0044315D">
              <w:rPr>
                <w:rFonts w:ascii="Arial" w:hAnsi="Arial" w:cs="Arial"/>
                <w:sz w:val="16"/>
              </w:rPr>
              <w:t>TrimNotPerfDiag</w:t>
            </w:r>
            <w:proofErr w:type="spellEnd"/>
          </w:p>
        </w:tc>
        <w:tc>
          <w:tcPr>
            <w:tcW w:w="1417" w:type="dxa"/>
            <w:shd w:val="pct30" w:color="FFFF00" w:fill="auto"/>
          </w:tcPr>
          <w:p w:rsidR="000235EA" w:rsidRDefault="000235EA" w:rsidP="001C0B6A">
            <w:pPr>
              <w:spacing w:before="60"/>
              <w:jc w:val="center"/>
              <w:rPr>
                <w:rFonts w:ascii="Arial" w:hAnsi="Arial" w:cs="Arial"/>
                <w:sz w:val="16"/>
              </w:rPr>
            </w:pPr>
            <w:r>
              <w:rPr>
                <w:rFonts w:ascii="Arial" w:hAnsi="Arial" w:cs="Arial"/>
                <w:sz w:val="16"/>
              </w:rPr>
              <w:t>Type</w:t>
            </w:r>
          </w:p>
        </w:tc>
        <w:tc>
          <w:tcPr>
            <w:tcW w:w="596" w:type="dxa"/>
            <w:shd w:val="pct30" w:color="FFFF00" w:fill="auto"/>
          </w:tcPr>
          <w:p w:rsidR="000235EA" w:rsidRDefault="000235EA" w:rsidP="001C0B6A">
            <w:pPr>
              <w:spacing w:before="60"/>
              <w:jc w:val="center"/>
              <w:rPr>
                <w:rFonts w:ascii="Arial" w:hAnsi="Arial" w:cs="Arial"/>
                <w:sz w:val="16"/>
              </w:rPr>
            </w:pPr>
            <w:r>
              <w:rPr>
                <w:rFonts w:ascii="Arial" w:hAnsi="Arial" w:cs="Arial"/>
                <w:sz w:val="16"/>
              </w:rPr>
              <w:t>Min</w:t>
            </w:r>
          </w:p>
        </w:tc>
        <w:tc>
          <w:tcPr>
            <w:tcW w:w="600" w:type="dxa"/>
            <w:shd w:val="pct30" w:color="FFFF00" w:fill="auto"/>
          </w:tcPr>
          <w:p w:rsidR="000235EA" w:rsidRDefault="000235EA" w:rsidP="001C0B6A">
            <w:pPr>
              <w:spacing w:before="60"/>
              <w:jc w:val="center"/>
              <w:rPr>
                <w:rFonts w:ascii="Arial" w:hAnsi="Arial" w:cs="Arial"/>
                <w:sz w:val="16"/>
              </w:rPr>
            </w:pPr>
            <w:r>
              <w:rPr>
                <w:rFonts w:ascii="Arial" w:hAnsi="Arial" w:cs="Arial"/>
                <w:sz w:val="16"/>
              </w:rPr>
              <w:t>Max</w:t>
            </w:r>
          </w:p>
        </w:tc>
        <w:tc>
          <w:tcPr>
            <w:tcW w:w="601" w:type="dxa"/>
            <w:tcBorders>
              <w:bottom w:val="single" w:sz="4" w:space="0" w:color="auto"/>
            </w:tcBorders>
            <w:shd w:val="pct30" w:color="FFFF00" w:fill="auto"/>
          </w:tcPr>
          <w:p w:rsidR="000235EA" w:rsidRDefault="000235EA" w:rsidP="001C0B6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0235EA" w:rsidTr="001C0B6A">
        <w:tc>
          <w:tcPr>
            <w:tcW w:w="1995" w:type="dxa"/>
          </w:tcPr>
          <w:p w:rsidR="000235EA" w:rsidRDefault="000235EA" w:rsidP="001C0B6A">
            <w:pPr>
              <w:spacing w:before="60"/>
              <w:rPr>
                <w:rFonts w:ascii="Arial" w:hAnsi="Arial" w:cs="Arial"/>
                <w:b/>
                <w:bCs/>
                <w:sz w:val="16"/>
              </w:rPr>
            </w:pPr>
            <w:r>
              <w:rPr>
                <w:rFonts w:ascii="Arial" w:hAnsi="Arial" w:cs="Arial"/>
                <w:b/>
                <w:bCs/>
                <w:sz w:val="16"/>
              </w:rPr>
              <w:t xml:space="preserve">Arguments Passed </w:t>
            </w:r>
          </w:p>
        </w:tc>
        <w:tc>
          <w:tcPr>
            <w:tcW w:w="3729" w:type="dxa"/>
          </w:tcPr>
          <w:p w:rsidR="000235EA" w:rsidRDefault="000235EA" w:rsidP="000235EA">
            <w:pPr>
              <w:spacing w:before="60"/>
              <w:rPr>
                <w:rFonts w:ascii="Arial" w:hAnsi="Arial" w:cs="Arial"/>
                <w:sz w:val="16"/>
              </w:rPr>
            </w:pPr>
            <w:r>
              <w:rPr>
                <w:rFonts w:ascii="Arial" w:hAnsi="Arial" w:cs="Arial"/>
                <w:sz w:val="16"/>
              </w:rPr>
              <w:t xml:space="preserve"> </w:t>
            </w:r>
            <w:proofErr w:type="spellStart"/>
            <w:r>
              <w:rPr>
                <w:rFonts w:ascii="Arial" w:hAnsi="Arial" w:cs="Arial"/>
                <w:sz w:val="16"/>
              </w:rPr>
              <w:t>ManufMode</w:t>
            </w:r>
            <w:r w:rsidRPr="00B73CA2">
              <w:rPr>
                <w:rFonts w:ascii="Arial" w:hAnsi="Arial" w:cs="Arial"/>
                <w:sz w:val="16"/>
              </w:rPr>
              <w:t>_Cnt_T_enum</w:t>
            </w:r>
            <w:proofErr w:type="spellEnd"/>
          </w:p>
        </w:tc>
        <w:tc>
          <w:tcPr>
            <w:tcW w:w="1417" w:type="dxa"/>
          </w:tcPr>
          <w:p w:rsidR="000235EA" w:rsidRDefault="000235EA" w:rsidP="001C0B6A">
            <w:pPr>
              <w:spacing w:before="60"/>
              <w:rPr>
                <w:rFonts w:ascii="Arial" w:hAnsi="Arial" w:cs="Arial"/>
                <w:sz w:val="16"/>
              </w:rPr>
            </w:pPr>
            <w:proofErr w:type="spellStart"/>
            <w:r w:rsidRPr="00B73CA2">
              <w:rPr>
                <w:rFonts w:ascii="Arial" w:hAnsi="Arial" w:cs="Arial"/>
                <w:sz w:val="16"/>
              </w:rPr>
              <w:t>ManufModeType</w:t>
            </w:r>
            <w:proofErr w:type="spellEnd"/>
          </w:p>
        </w:tc>
        <w:tc>
          <w:tcPr>
            <w:tcW w:w="600" w:type="dxa"/>
          </w:tcPr>
          <w:p w:rsidR="000235EA" w:rsidRDefault="000235EA" w:rsidP="001C0B6A">
            <w:pPr>
              <w:spacing w:before="60"/>
              <w:rPr>
                <w:rFonts w:ascii="Arial" w:hAnsi="Arial" w:cs="Arial"/>
                <w:sz w:val="16"/>
              </w:rPr>
            </w:pPr>
            <w:r>
              <w:rPr>
                <w:rFonts w:ascii="Arial" w:hAnsi="Arial" w:cs="Arial"/>
                <w:sz w:val="16"/>
              </w:rPr>
              <w:t>0</w:t>
            </w:r>
          </w:p>
        </w:tc>
        <w:tc>
          <w:tcPr>
            <w:tcW w:w="596" w:type="dxa"/>
          </w:tcPr>
          <w:p w:rsidR="000235EA" w:rsidRDefault="000235EA" w:rsidP="001C0B6A">
            <w:pPr>
              <w:spacing w:before="60"/>
              <w:rPr>
                <w:rFonts w:ascii="Arial" w:hAnsi="Arial" w:cs="Arial"/>
                <w:sz w:val="16"/>
              </w:rPr>
            </w:pPr>
            <w:r>
              <w:rPr>
                <w:rFonts w:ascii="Arial" w:hAnsi="Arial" w:cs="Arial"/>
                <w:sz w:val="16"/>
              </w:rPr>
              <w:t>2</w:t>
            </w:r>
          </w:p>
        </w:tc>
        <w:tc>
          <w:tcPr>
            <w:tcW w:w="601" w:type="dxa"/>
            <w:shd w:val="pct15" w:color="auto" w:fill="auto"/>
          </w:tcPr>
          <w:p w:rsidR="000235EA" w:rsidRDefault="000235EA" w:rsidP="001C0B6A">
            <w:pPr>
              <w:spacing w:before="60"/>
              <w:rPr>
                <w:rFonts w:ascii="Arial" w:hAnsi="Arial" w:cs="Arial"/>
                <w:sz w:val="16"/>
              </w:rPr>
            </w:pPr>
            <w:r>
              <w:rPr>
                <w:rFonts w:ascii="Arial" w:hAnsi="Arial" w:cs="Arial"/>
                <w:sz w:val="16"/>
              </w:rPr>
              <w:t>n/a</w:t>
            </w:r>
          </w:p>
        </w:tc>
      </w:tr>
      <w:tr w:rsidR="000235EA" w:rsidTr="001C0B6A">
        <w:tc>
          <w:tcPr>
            <w:tcW w:w="1995" w:type="dxa"/>
          </w:tcPr>
          <w:p w:rsidR="000235EA" w:rsidRDefault="000235EA" w:rsidP="001C0B6A">
            <w:pPr>
              <w:spacing w:before="60"/>
              <w:rPr>
                <w:rFonts w:ascii="Arial" w:hAnsi="Arial" w:cs="Arial"/>
                <w:b/>
                <w:bCs/>
                <w:sz w:val="16"/>
              </w:rPr>
            </w:pPr>
            <w:r>
              <w:rPr>
                <w:rFonts w:ascii="Arial" w:hAnsi="Arial" w:cs="Arial"/>
                <w:b/>
                <w:bCs/>
                <w:sz w:val="16"/>
              </w:rPr>
              <w:t>Return Value</w:t>
            </w:r>
          </w:p>
        </w:tc>
        <w:tc>
          <w:tcPr>
            <w:tcW w:w="3729" w:type="dxa"/>
          </w:tcPr>
          <w:p w:rsidR="000235EA" w:rsidRDefault="000235EA" w:rsidP="001C0B6A">
            <w:pPr>
              <w:spacing w:before="60"/>
              <w:rPr>
                <w:rFonts w:ascii="Arial" w:hAnsi="Arial" w:cs="Arial"/>
                <w:sz w:val="16"/>
              </w:rPr>
            </w:pPr>
            <w:r>
              <w:rPr>
                <w:rFonts w:ascii="Arial" w:hAnsi="Arial" w:cs="Arial"/>
                <w:sz w:val="16"/>
              </w:rPr>
              <w:t>n/a</w:t>
            </w:r>
          </w:p>
        </w:tc>
        <w:tc>
          <w:tcPr>
            <w:tcW w:w="1417" w:type="dxa"/>
          </w:tcPr>
          <w:p w:rsidR="000235EA" w:rsidRDefault="000235EA" w:rsidP="001C0B6A">
            <w:pPr>
              <w:spacing w:before="60"/>
              <w:rPr>
                <w:rFonts w:ascii="Arial" w:hAnsi="Arial" w:cs="Arial"/>
                <w:sz w:val="16"/>
              </w:rPr>
            </w:pPr>
          </w:p>
        </w:tc>
        <w:tc>
          <w:tcPr>
            <w:tcW w:w="596" w:type="dxa"/>
          </w:tcPr>
          <w:p w:rsidR="000235EA" w:rsidRDefault="000235EA" w:rsidP="001C0B6A">
            <w:pPr>
              <w:spacing w:before="60"/>
              <w:rPr>
                <w:rFonts w:ascii="Arial" w:hAnsi="Arial" w:cs="Arial"/>
                <w:sz w:val="16"/>
              </w:rPr>
            </w:pPr>
          </w:p>
        </w:tc>
        <w:tc>
          <w:tcPr>
            <w:tcW w:w="600" w:type="dxa"/>
          </w:tcPr>
          <w:p w:rsidR="000235EA" w:rsidRDefault="000235EA" w:rsidP="001C0B6A">
            <w:pPr>
              <w:spacing w:before="60"/>
              <w:rPr>
                <w:rFonts w:ascii="Arial" w:hAnsi="Arial" w:cs="Arial"/>
                <w:sz w:val="16"/>
              </w:rPr>
            </w:pPr>
          </w:p>
        </w:tc>
        <w:tc>
          <w:tcPr>
            <w:tcW w:w="601" w:type="dxa"/>
          </w:tcPr>
          <w:p w:rsidR="000235EA" w:rsidRDefault="000235EA" w:rsidP="001C0B6A">
            <w:pPr>
              <w:spacing w:before="60"/>
              <w:rPr>
                <w:rFonts w:ascii="Arial" w:hAnsi="Arial" w:cs="Arial"/>
                <w:sz w:val="16"/>
              </w:rPr>
            </w:pPr>
          </w:p>
        </w:tc>
      </w:tr>
    </w:tbl>
    <w:p w:rsidR="000235EA" w:rsidRDefault="000235EA" w:rsidP="000235EA">
      <w:pPr>
        <w:pStyle w:val="Heading4"/>
      </w:pPr>
      <w:r>
        <w:t>Description</w:t>
      </w:r>
    </w:p>
    <w:p w:rsidR="000235EA" w:rsidRDefault="000235EA" w:rsidP="000235EA">
      <w:pPr>
        <w:ind w:left="864"/>
      </w:pPr>
    </w:p>
    <w:p w:rsidR="000235EA" w:rsidRPr="00B73CA2" w:rsidRDefault="00A75748" w:rsidP="000235EA">
      <w:pPr>
        <w:jc w:val="center"/>
      </w:pPr>
      <w:r>
        <w:object w:dxaOrig="7390" w:dyaOrig="7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2pt;height:361.65pt" o:ole="">
            <v:imagedata r:id="rId9" o:title=""/>
          </v:shape>
          <o:OLEObject Type="Embed" ProgID="Visio.Drawing.11" ShapeID="_x0000_i1025" DrawAspect="Content" ObjectID="_1547298213" r:id="rId10"/>
        </w:object>
      </w:r>
    </w:p>
    <w:p w:rsidR="000235EA" w:rsidRDefault="000235EA" w:rsidP="000235EA">
      <w:pPr>
        <w:spacing w:after="0"/>
        <w:jc w:val="center"/>
      </w:pPr>
    </w:p>
    <w:p w:rsidR="008B3E94" w:rsidRDefault="000235EA" w:rsidP="000235EA">
      <w:pPr>
        <w:spacing w:after="0"/>
        <w:rPr>
          <w:rFonts w:ascii="Arial" w:hAnsi="Arial"/>
          <w:b/>
          <w:kern w:val="28"/>
          <w:sz w:val="28"/>
        </w:rPr>
      </w:pPr>
      <w:r>
        <w:br w:type="page"/>
      </w:r>
      <w:r w:rsidR="008B3E94">
        <w:lastRenderedPageBreak/>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2C03D8" w:rsidRPr="004B5BE2" w:rsidTr="00F957FA">
        <w:trPr>
          <w:trHeight w:val="341"/>
        </w:trPr>
        <w:tc>
          <w:tcPr>
            <w:tcW w:w="4455" w:type="dxa"/>
            <w:vAlign w:val="center"/>
          </w:tcPr>
          <w:p w:rsidR="002C03D8" w:rsidRPr="004B5BE2"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Rte_InitValue_AlignedCumMechMtrPosCRF_Deg_f32</w:t>
            </w:r>
          </w:p>
        </w:tc>
        <w:tc>
          <w:tcPr>
            <w:tcW w:w="4455" w:type="dxa"/>
            <w:vAlign w:val="center"/>
          </w:tcPr>
          <w:p w:rsidR="002C03D8" w:rsidRPr="004B5BE2" w:rsidRDefault="000E635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4B5BE2" w:rsidTr="00F957FA">
        <w:trPr>
          <w:trHeight w:val="341"/>
        </w:trPr>
        <w:tc>
          <w:tcPr>
            <w:tcW w:w="4455" w:type="dxa"/>
            <w:vAlign w:val="center"/>
          </w:tcPr>
          <w:p w:rsid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Rte_InitValue_ComplError_HwDeg_f32</w:t>
            </w:r>
          </w:p>
        </w:tc>
        <w:tc>
          <w:tcPr>
            <w:tcW w:w="4455" w:type="dxa"/>
            <w:vAlign w:val="center"/>
          </w:tcPr>
          <w:p w:rsidR="000E6356" w:rsidRPr="004B5BE2" w:rsidRDefault="000E635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4B5BE2" w:rsidTr="00F957FA">
        <w:trPr>
          <w:trHeight w:val="341"/>
        </w:trPr>
        <w:tc>
          <w:tcPr>
            <w:tcW w:w="4455" w:type="dxa"/>
            <w:vAlign w:val="center"/>
          </w:tcPr>
          <w:p w:rsid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Rte_InitValue_CumMechMtrPosCRF_Deg_f32</w:t>
            </w:r>
          </w:p>
        </w:tc>
        <w:tc>
          <w:tcPr>
            <w:tcW w:w="4455" w:type="dxa"/>
            <w:vAlign w:val="center"/>
          </w:tcPr>
          <w:p w:rsidR="000E6356" w:rsidRPr="004B5BE2" w:rsidRDefault="000E635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4B5BE2" w:rsidTr="00F957FA">
        <w:trPr>
          <w:trHeight w:val="341"/>
        </w:trPr>
        <w:tc>
          <w:tcPr>
            <w:tcW w:w="4455" w:type="dxa"/>
            <w:vAlign w:val="center"/>
          </w:tcPr>
          <w:p w:rsidR="000E6356" w:rsidRDefault="000E6356" w:rsidP="00F957FA">
            <w:pPr>
              <w:spacing w:before="100" w:beforeAutospacing="1" w:after="100" w:afterAutospacing="1"/>
              <w:rPr>
                <w:rFonts w:ascii="Arial" w:hAnsi="Arial" w:cs="Arial"/>
                <w:sz w:val="16"/>
                <w:szCs w:val="16"/>
              </w:rPr>
            </w:pPr>
            <w:proofErr w:type="spellStart"/>
            <w:r w:rsidRPr="000E6356">
              <w:rPr>
                <w:rFonts w:ascii="Arial" w:hAnsi="Arial" w:cs="Arial"/>
                <w:sz w:val="16"/>
                <w:szCs w:val="16"/>
              </w:rPr>
              <w:t>Rte_InitValue_DiagStatusHwPosReducedPerf_Cnt_lgc</w:t>
            </w:r>
            <w:proofErr w:type="spellEnd"/>
          </w:p>
        </w:tc>
        <w:tc>
          <w:tcPr>
            <w:tcW w:w="4455" w:type="dxa"/>
            <w:vAlign w:val="center"/>
          </w:tcPr>
          <w:p w:rsidR="000E6356" w:rsidRPr="004B5BE2" w:rsidRDefault="000E6356" w:rsidP="00F957FA">
            <w:pPr>
              <w:spacing w:before="100" w:beforeAutospacing="1" w:after="100" w:afterAutospacing="1"/>
              <w:rPr>
                <w:rFonts w:ascii="Arial" w:hAnsi="Arial" w:cs="Arial"/>
                <w:sz w:val="16"/>
                <w:szCs w:val="16"/>
              </w:rPr>
            </w:pPr>
            <w:r>
              <w:rPr>
                <w:rFonts w:ascii="Arial" w:hAnsi="Arial" w:cs="Arial"/>
                <w:sz w:val="16"/>
                <w:szCs w:val="16"/>
              </w:rPr>
              <w:t>FALSE</w:t>
            </w:r>
          </w:p>
        </w:tc>
      </w:tr>
      <w:tr w:rsidR="000E6356" w:rsidRPr="004B5BE2" w:rsidTr="00F957FA">
        <w:trPr>
          <w:trHeight w:val="341"/>
        </w:trPr>
        <w:tc>
          <w:tcPr>
            <w:tcW w:w="4455" w:type="dxa"/>
            <w:vAlign w:val="center"/>
          </w:tcPr>
          <w:p w:rsid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Rte_InitValue_HandwheelAuthority_Uls_f32</w:t>
            </w:r>
          </w:p>
        </w:tc>
        <w:tc>
          <w:tcPr>
            <w:tcW w:w="4455" w:type="dxa"/>
            <w:vAlign w:val="center"/>
          </w:tcPr>
          <w:p w:rsidR="000E6356" w:rsidRPr="004B5BE2" w:rsidRDefault="000E635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4B5BE2" w:rsidTr="00F957FA">
        <w:trPr>
          <w:trHeight w:val="341"/>
        </w:trPr>
        <w:tc>
          <w:tcPr>
            <w:tcW w:w="4455" w:type="dxa"/>
            <w:vAlign w:val="center"/>
          </w:tcPr>
          <w:p w:rsid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Rte_InitValue_HandwheelPosition_HwDeg_f32</w:t>
            </w:r>
          </w:p>
        </w:tc>
        <w:tc>
          <w:tcPr>
            <w:tcW w:w="4455" w:type="dxa"/>
            <w:vAlign w:val="center"/>
          </w:tcPr>
          <w:p w:rsidR="000E6356" w:rsidRPr="004B5BE2" w:rsidRDefault="000E635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sidRPr="000E6356">
              <w:rPr>
                <w:rFonts w:ascii="Arial" w:hAnsi="Arial" w:cs="Arial"/>
                <w:sz w:val="16"/>
                <w:szCs w:val="16"/>
                <w:lang w:val="fr-FR"/>
              </w:rPr>
              <w:t>Rte_InitValue_HwPosSource_Cnt_u16</w:t>
            </w:r>
          </w:p>
        </w:tc>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Rte_InitValue_I2CHwAbsPos_HwDeg_f32</w:t>
            </w:r>
          </w:p>
        </w:tc>
        <w:tc>
          <w:tcPr>
            <w:tcW w:w="4455" w:type="dxa"/>
            <w:vAlign w:val="center"/>
          </w:tcPr>
          <w:p w:rsidR="000E6356" w:rsidRPr="000E6356" w:rsidRDefault="000E635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Rte_InitValue_I2CHwAbsPosValid_Cnt_lgc</w:t>
            </w:r>
          </w:p>
        </w:tc>
        <w:tc>
          <w:tcPr>
            <w:tcW w:w="4455" w:type="dxa"/>
            <w:vAlign w:val="center"/>
          </w:tcPr>
          <w:p w:rsidR="000E6356" w:rsidRPr="000E6356" w:rsidRDefault="000E6356" w:rsidP="00F957FA">
            <w:pPr>
              <w:spacing w:before="100" w:beforeAutospacing="1" w:after="100" w:afterAutospacing="1"/>
              <w:rPr>
                <w:rFonts w:ascii="Arial" w:hAnsi="Arial" w:cs="Arial"/>
                <w:sz w:val="16"/>
                <w:szCs w:val="16"/>
              </w:rPr>
            </w:pPr>
            <w:r>
              <w:rPr>
                <w:rFonts w:ascii="Arial" w:hAnsi="Arial" w:cs="Arial"/>
                <w:sz w:val="16"/>
                <w:szCs w:val="16"/>
              </w:rPr>
              <w:t>FALSE</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proofErr w:type="spellStart"/>
            <w:r w:rsidRPr="000E6356">
              <w:rPr>
                <w:rFonts w:ascii="Arial" w:hAnsi="Arial" w:cs="Arial"/>
                <w:sz w:val="16"/>
                <w:szCs w:val="16"/>
                <w:lang w:val="fr-FR"/>
              </w:rPr>
              <w:t>Rte_InitValue_ManufMode_Cnt_enum</w:t>
            </w:r>
            <w:proofErr w:type="spellEnd"/>
          </w:p>
        </w:tc>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sidRPr="000E6356">
              <w:rPr>
                <w:rFonts w:ascii="Arial" w:hAnsi="Arial" w:cs="Arial"/>
                <w:sz w:val="16"/>
                <w:szCs w:val="16"/>
                <w:lang w:val="fr-FR"/>
              </w:rPr>
              <w:t>Rte_InitValue_RelHwPos_HwDeg_f32</w:t>
            </w:r>
          </w:p>
        </w:tc>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sidRPr="000E6356">
              <w:rPr>
                <w:rFonts w:ascii="Arial" w:hAnsi="Arial" w:cs="Arial"/>
                <w:sz w:val="16"/>
                <w:szCs w:val="16"/>
                <w:lang w:val="fr-FR"/>
              </w:rPr>
              <w:t>Rte_InitValue_SrlComHwPos_HwDeg_f32</w:t>
            </w:r>
          </w:p>
        </w:tc>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0E6356" w:rsidRPr="000E6356" w:rsidTr="00F957FA">
        <w:trPr>
          <w:trHeight w:val="341"/>
        </w:trPr>
        <w:tc>
          <w:tcPr>
            <w:tcW w:w="4455" w:type="dxa"/>
            <w:vAlign w:val="center"/>
          </w:tcPr>
          <w:p w:rsidR="000E6356" w:rsidRPr="000E6356" w:rsidRDefault="000E6356" w:rsidP="000056A7">
            <w:pPr>
              <w:spacing w:before="100" w:beforeAutospacing="1" w:after="100" w:afterAutospacing="1"/>
              <w:rPr>
                <w:rFonts w:ascii="Arial" w:hAnsi="Arial" w:cs="Arial"/>
                <w:sz w:val="16"/>
                <w:szCs w:val="16"/>
                <w:lang w:val="fr-FR"/>
              </w:rPr>
            </w:pPr>
            <w:r w:rsidRPr="000E6356">
              <w:rPr>
                <w:rFonts w:ascii="Arial" w:hAnsi="Arial" w:cs="Arial"/>
                <w:sz w:val="16"/>
                <w:szCs w:val="16"/>
                <w:lang w:val="fr-FR"/>
              </w:rPr>
              <w:t>Rte_InitValue_SrlComHwPosStatus_Cnt_</w:t>
            </w:r>
            <w:r w:rsidR="000056A7">
              <w:rPr>
                <w:rFonts w:ascii="Arial" w:hAnsi="Arial" w:cs="Arial"/>
                <w:sz w:val="16"/>
                <w:szCs w:val="16"/>
                <w:lang w:val="fr-FR"/>
              </w:rPr>
              <w:t>u16</w:t>
            </w:r>
          </w:p>
        </w:tc>
        <w:tc>
          <w:tcPr>
            <w:tcW w:w="4455" w:type="dxa"/>
            <w:vAlign w:val="center"/>
          </w:tcPr>
          <w:p w:rsidR="000E6356" w:rsidRPr="000E6356" w:rsidRDefault="00A30271"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Rte_InitValue_TurnsCntrValidity_Cnt_</w:t>
            </w:r>
            <w:r w:rsidR="00A30271">
              <w:rPr>
                <w:rFonts w:ascii="Arial" w:hAnsi="Arial" w:cs="Arial"/>
                <w:sz w:val="16"/>
                <w:szCs w:val="16"/>
              </w:rPr>
              <w:t>u08</w:t>
            </w:r>
          </w:p>
        </w:tc>
        <w:tc>
          <w:tcPr>
            <w:tcW w:w="4455" w:type="dxa"/>
            <w:vAlign w:val="center"/>
          </w:tcPr>
          <w:p w:rsidR="000E6356" w:rsidRPr="000E6356" w:rsidRDefault="00C4397D"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0E6356" w:rsidTr="00F957FA">
        <w:trPr>
          <w:trHeight w:val="341"/>
        </w:trPr>
        <w:tc>
          <w:tcPr>
            <w:tcW w:w="4455" w:type="dxa"/>
            <w:vAlign w:val="center"/>
          </w:tcPr>
          <w:p w:rsidR="000E6356" w:rsidRPr="000E6356" w:rsidRDefault="000E6356" w:rsidP="00441FFB">
            <w:pPr>
              <w:spacing w:before="100" w:beforeAutospacing="1" w:after="100" w:afterAutospacing="1"/>
              <w:rPr>
                <w:rFonts w:ascii="Arial" w:hAnsi="Arial" w:cs="Arial"/>
                <w:sz w:val="16"/>
                <w:szCs w:val="16"/>
              </w:rPr>
            </w:pPr>
            <w:proofErr w:type="spellStart"/>
            <w:r w:rsidRPr="000E6356">
              <w:rPr>
                <w:rFonts w:ascii="Arial" w:hAnsi="Arial" w:cs="Arial"/>
                <w:sz w:val="16"/>
                <w:szCs w:val="16"/>
              </w:rPr>
              <w:t>Rte_InitValue</w:t>
            </w:r>
            <w:proofErr w:type="spellEnd"/>
            <w:r w:rsidRPr="000E6356">
              <w:rPr>
                <w:rFonts w:ascii="Arial" w:hAnsi="Arial" w:cs="Arial"/>
                <w:sz w:val="16"/>
                <w:szCs w:val="16"/>
              </w:rPr>
              <w:t>_</w:t>
            </w:r>
            <w:r w:rsidR="00AC191D">
              <w:t xml:space="preserve"> </w:t>
            </w:r>
            <w:proofErr w:type="spellStart"/>
            <w:r w:rsidR="00441FFB">
              <w:rPr>
                <w:rFonts w:ascii="Arial" w:hAnsi="Arial" w:cs="Arial"/>
                <w:sz w:val="16"/>
                <w:szCs w:val="16"/>
              </w:rPr>
              <w:t>Sensor</w:t>
            </w:r>
            <w:r w:rsidR="00AC191D" w:rsidRPr="00AC191D">
              <w:rPr>
                <w:rFonts w:ascii="Arial" w:hAnsi="Arial" w:cs="Arial"/>
                <w:sz w:val="16"/>
                <w:szCs w:val="16"/>
              </w:rPr>
              <w:t>lessAuthority</w:t>
            </w:r>
            <w:proofErr w:type="spellEnd"/>
            <w:r w:rsidR="00AC191D" w:rsidRPr="00AC191D" w:rsidDel="00AC191D">
              <w:rPr>
                <w:rFonts w:ascii="Arial" w:hAnsi="Arial" w:cs="Arial"/>
                <w:sz w:val="16"/>
                <w:szCs w:val="16"/>
              </w:rPr>
              <w:t xml:space="preserve"> </w:t>
            </w:r>
            <w:r w:rsidRPr="000E6356">
              <w:rPr>
                <w:rFonts w:ascii="Arial" w:hAnsi="Arial" w:cs="Arial"/>
                <w:sz w:val="16"/>
                <w:szCs w:val="16"/>
              </w:rPr>
              <w:t>_Uls_f32</w:t>
            </w:r>
          </w:p>
        </w:tc>
        <w:tc>
          <w:tcPr>
            <w:tcW w:w="4455" w:type="dxa"/>
            <w:vAlign w:val="center"/>
          </w:tcPr>
          <w:p w:rsidR="000E6356" w:rsidRPr="000E6356" w:rsidRDefault="00C4397D"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0E6356" w:rsidTr="00F957FA">
        <w:trPr>
          <w:trHeight w:val="341"/>
        </w:trPr>
        <w:tc>
          <w:tcPr>
            <w:tcW w:w="4455" w:type="dxa"/>
            <w:vAlign w:val="center"/>
          </w:tcPr>
          <w:p w:rsidR="000E6356" w:rsidRPr="000E6356" w:rsidRDefault="000E6356" w:rsidP="00441FFB">
            <w:pPr>
              <w:spacing w:before="100" w:beforeAutospacing="1" w:after="100" w:afterAutospacing="1"/>
              <w:rPr>
                <w:rFonts w:ascii="Arial" w:hAnsi="Arial" w:cs="Arial"/>
                <w:sz w:val="16"/>
                <w:szCs w:val="16"/>
                <w:lang w:val="fr-FR"/>
              </w:rPr>
            </w:pPr>
            <w:proofErr w:type="spellStart"/>
            <w:r w:rsidRPr="000E6356">
              <w:rPr>
                <w:rFonts w:ascii="Arial" w:hAnsi="Arial" w:cs="Arial"/>
                <w:sz w:val="16"/>
                <w:szCs w:val="16"/>
                <w:lang w:val="fr-FR"/>
              </w:rPr>
              <w:t>Rte_InitValue</w:t>
            </w:r>
            <w:proofErr w:type="spellEnd"/>
            <w:r w:rsidRPr="000E6356">
              <w:rPr>
                <w:rFonts w:ascii="Arial" w:hAnsi="Arial" w:cs="Arial"/>
                <w:sz w:val="16"/>
                <w:szCs w:val="16"/>
                <w:lang w:val="fr-FR"/>
              </w:rPr>
              <w:t>_</w:t>
            </w:r>
            <w:r w:rsidR="00AC191D">
              <w:t xml:space="preserve"> </w:t>
            </w:r>
            <w:proofErr w:type="spellStart"/>
            <w:r w:rsidR="00441FFB">
              <w:rPr>
                <w:rFonts w:ascii="Arial" w:hAnsi="Arial" w:cs="Arial"/>
                <w:sz w:val="16"/>
                <w:szCs w:val="16"/>
                <w:lang w:val="fr-FR"/>
              </w:rPr>
              <w:t>Sensor</w:t>
            </w:r>
            <w:r w:rsidR="00AC191D" w:rsidRPr="00AC191D">
              <w:rPr>
                <w:rFonts w:ascii="Arial" w:hAnsi="Arial" w:cs="Arial"/>
                <w:sz w:val="16"/>
                <w:szCs w:val="16"/>
                <w:lang w:val="fr-FR"/>
              </w:rPr>
              <w:t>lessHwPos</w:t>
            </w:r>
            <w:proofErr w:type="spellEnd"/>
            <w:r w:rsidR="00AC191D" w:rsidRPr="00AC191D" w:rsidDel="00AC191D">
              <w:rPr>
                <w:rFonts w:ascii="Arial" w:hAnsi="Arial" w:cs="Arial"/>
                <w:sz w:val="16"/>
                <w:szCs w:val="16"/>
                <w:lang w:val="fr-FR"/>
              </w:rPr>
              <w:t xml:space="preserve"> </w:t>
            </w:r>
            <w:r w:rsidRPr="000E6356">
              <w:rPr>
                <w:rFonts w:ascii="Arial" w:hAnsi="Arial" w:cs="Arial"/>
                <w:sz w:val="16"/>
                <w:szCs w:val="16"/>
                <w:lang w:val="fr-FR"/>
              </w:rPr>
              <w:t>_HwDeg_f32</w:t>
            </w:r>
          </w:p>
        </w:tc>
        <w:tc>
          <w:tcPr>
            <w:tcW w:w="4455" w:type="dxa"/>
            <w:vAlign w:val="center"/>
          </w:tcPr>
          <w:p w:rsidR="000E6356" w:rsidRPr="000E6356" w:rsidRDefault="00C4397D"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bl>
    <w:p w:rsidR="00C4397D" w:rsidRDefault="00C4397D" w:rsidP="002C03D8">
      <w:pPr>
        <w:rPr>
          <w:lang w:val="fr-FR"/>
        </w:rPr>
      </w:pPr>
    </w:p>
    <w:p w:rsidR="00C4397D" w:rsidRDefault="00C4397D">
      <w:pPr>
        <w:spacing w:after="0"/>
        <w:rPr>
          <w:lang w:val="fr-FR"/>
        </w:rPr>
      </w:pPr>
      <w:r>
        <w:rPr>
          <w:lang w:val="fr-FR"/>
        </w:rPr>
        <w:br w:type="page"/>
      </w:r>
    </w:p>
    <w:p w:rsidR="004A781C" w:rsidRDefault="004A781C">
      <w:pPr>
        <w:pStyle w:val="Heading2"/>
      </w:pPr>
      <w:r>
        <w:lastRenderedPageBreak/>
        <w:t>Initialization Functions</w:t>
      </w:r>
    </w:p>
    <w:p w:rsidR="004A781C" w:rsidRDefault="004A781C">
      <w:pPr>
        <w:pStyle w:val="Heading3"/>
      </w:pPr>
      <w:r>
        <w:t xml:space="preserve">Init: </w:t>
      </w:r>
      <w:proofErr w:type="spellStart"/>
      <w:r w:rsidR="00C4397D">
        <w:t>AbsHwPos</w:t>
      </w:r>
      <w:r>
        <w:t>_Init</w:t>
      </w:r>
      <w:proofErr w:type="spellEnd"/>
    </w:p>
    <w:p w:rsidR="004A781C" w:rsidRDefault="004A781C">
      <w:pPr>
        <w:pStyle w:val="Heading4"/>
      </w:pPr>
      <w:r>
        <w:t>Design Rationale</w:t>
      </w:r>
    </w:p>
    <w:p w:rsidR="004A781C" w:rsidRDefault="00C4397D">
      <w:r>
        <w:t>None</w:t>
      </w:r>
    </w:p>
    <w:p w:rsidR="00D21128" w:rsidRDefault="00D21128" w:rsidP="00D21128">
      <w:pPr>
        <w:pStyle w:val="Heading4"/>
      </w:pPr>
      <w:r>
        <w:t>Store Module Inputs to Local copies</w:t>
      </w:r>
    </w:p>
    <w:p w:rsidR="00D21128" w:rsidRPr="00F94D2F" w:rsidRDefault="00D21128" w:rsidP="00D21128">
      <w:pPr>
        <w:rPr>
          <w:sz w:val="18"/>
          <w:szCs w:val="18"/>
        </w:rPr>
      </w:pPr>
      <w:proofErr w:type="spellStart"/>
      <w:r w:rsidRPr="00D21128">
        <w:rPr>
          <w:sz w:val="18"/>
          <w:szCs w:val="18"/>
        </w:rPr>
        <w:t>ManufMode_Cnt_T_enum</w:t>
      </w:r>
      <w:proofErr w:type="spellEnd"/>
      <w:r w:rsidRPr="00D21128">
        <w:rPr>
          <w:sz w:val="18"/>
          <w:szCs w:val="18"/>
        </w:rPr>
        <w:t xml:space="preserve"> = Rte_IRead_AbsHwPos_Init1_ManufMode_Cnt_enum() </w:t>
      </w:r>
    </w:p>
    <w:p w:rsidR="004A781C" w:rsidRDefault="00C4397D" w:rsidP="00C4397D">
      <w:pPr>
        <w:pStyle w:val="Heading4"/>
      </w:pPr>
      <w:r>
        <w:t>Description</w:t>
      </w:r>
    </w:p>
    <w:p w:rsidR="00C4397D" w:rsidRDefault="009E1BE1" w:rsidP="00C4397D">
      <w:pPr>
        <w:jc w:val="center"/>
      </w:pPr>
      <w:r>
        <w:object w:dxaOrig="7384" w:dyaOrig="5817">
          <v:shape id="_x0000_i1026" type="#_x0000_t75" style="width:369.75pt;height:289.2pt" o:ole="">
            <v:imagedata r:id="rId11" o:title=""/>
          </v:shape>
          <o:OLEObject Type="Embed" ProgID="Visio.Drawing.11" ShapeID="_x0000_i1026" DrawAspect="Content" ObjectID="_1547298214" r:id="rId12"/>
        </w:object>
      </w:r>
    </w:p>
    <w:p w:rsidR="000056A7" w:rsidRDefault="000056A7" w:rsidP="000056A7">
      <w:pPr>
        <w:pStyle w:val="Heading4"/>
      </w:pPr>
      <w:r>
        <w:t>Store Local copy of outputs into Module Outputs</w:t>
      </w:r>
    </w:p>
    <w:p w:rsidR="00C175CC" w:rsidRDefault="00C175CC" w:rsidP="00C175CC">
      <w:r>
        <w:t>Rte_IWrite_AbsHwPos_Init1_SrlComHwPosStatus_Cnt_u16 (AbsHwPos_SrlComHwPosStatus_Cnt_M_u16)</w:t>
      </w:r>
    </w:p>
    <w:p w:rsidR="000056A7" w:rsidRDefault="00C175CC" w:rsidP="00C175CC">
      <w:r>
        <w:t>Rte_IWrite_AbsHwPos_Init1_HwPosSource_Cnt_u16 (AbsHwPos_HwPosSource_Cnt_M_u16)</w:t>
      </w:r>
    </w:p>
    <w:p w:rsidR="004A781C" w:rsidRDefault="004A781C">
      <w:pPr>
        <w:pStyle w:val="Heading2"/>
      </w:pPr>
      <w:r>
        <w:br w:type="page"/>
      </w:r>
      <w:r>
        <w:lastRenderedPageBreak/>
        <w:t>Periodic Functions</w:t>
      </w:r>
    </w:p>
    <w:p w:rsidR="004A781C" w:rsidRDefault="004A781C">
      <w:pPr>
        <w:pStyle w:val="Heading3"/>
      </w:pPr>
      <w:r>
        <w:t xml:space="preserve">Per: </w:t>
      </w:r>
      <w:fldSimple w:instr=" DOCPROPERTY &quot;Module Name&quot;  \* MERGEFORMAT ">
        <w:r w:rsidR="009578C0">
          <w:t>AbsHwPos_</w:t>
        </w:r>
      </w:fldSimple>
      <w:r w:rsidR="00C4397D">
        <w:t>Per1</w:t>
      </w:r>
    </w:p>
    <w:p w:rsidR="004A781C" w:rsidRDefault="004A781C">
      <w:pPr>
        <w:pStyle w:val="Heading4"/>
      </w:pPr>
      <w:r>
        <w:t>Design Rationale</w:t>
      </w:r>
    </w:p>
    <w:p w:rsidR="004A781C" w:rsidRDefault="000273BE">
      <w:r>
        <w:t xml:space="preserve">AbsHwPos_Per1 function does the </w:t>
      </w:r>
      <w:proofErr w:type="spellStart"/>
      <w:r>
        <w:t>RelHwPos</w:t>
      </w:r>
      <w:proofErr w:type="spellEnd"/>
      <w:r>
        <w:t xml:space="preserve"> output, and the remaining functionality that runs at 2ms is done in AbsHwPos_Per2.  The 2ms is split into two </w:t>
      </w:r>
      <w:proofErr w:type="spellStart"/>
      <w:r>
        <w:t>periodics</w:t>
      </w:r>
      <w:proofErr w:type="spellEnd"/>
      <w:r>
        <w:t xml:space="preserve"> so that the Vehicle Dynamics 2ms periodic can be called in between them, since the two components each use output(s) from the other.</w:t>
      </w:r>
    </w:p>
    <w:p w:rsidR="004A781C" w:rsidRDefault="004A781C">
      <w:pPr>
        <w:pStyle w:val="Heading4"/>
      </w:pPr>
      <w:r>
        <w:t>Program Flow Start</w:t>
      </w:r>
    </w:p>
    <w:p w:rsidR="00C4397D" w:rsidRDefault="00C4397D" w:rsidP="00C4397D">
      <w:r w:rsidRPr="00C4397D">
        <w:t>Rte_Call_AbsHwPos_Per1_CP0_CheckpointReached</w:t>
      </w:r>
      <w:r>
        <w:t>()</w:t>
      </w:r>
    </w:p>
    <w:p w:rsidR="004A781C" w:rsidRDefault="004A781C">
      <w:pPr>
        <w:pStyle w:val="Heading4"/>
      </w:pPr>
      <w:r>
        <w:t>Store Module Inputs to Local copies</w:t>
      </w:r>
    </w:p>
    <w:p w:rsidR="00FA786F" w:rsidRPr="00F94D2F" w:rsidRDefault="00FA786F" w:rsidP="00FA786F">
      <w:pPr>
        <w:rPr>
          <w:sz w:val="18"/>
          <w:szCs w:val="18"/>
        </w:rPr>
      </w:pPr>
      <w:r w:rsidRPr="00F94D2F">
        <w:rPr>
          <w:sz w:val="18"/>
          <w:szCs w:val="18"/>
        </w:rPr>
        <w:t>AlignedCumMechMtrPosCRF_Deg_T_f32 = Rte_IRead_AbsHwPos_Per1_AlignedCumMechMtrPosCRF_Deg_f32()</w:t>
      </w:r>
    </w:p>
    <w:p w:rsidR="00FA786F" w:rsidRPr="00F94D2F" w:rsidRDefault="00FA786F" w:rsidP="00FA786F">
      <w:pPr>
        <w:rPr>
          <w:sz w:val="18"/>
          <w:szCs w:val="18"/>
        </w:rPr>
      </w:pPr>
      <w:r w:rsidRPr="00F94D2F">
        <w:rPr>
          <w:sz w:val="18"/>
          <w:szCs w:val="18"/>
        </w:rPr>
        <w:t>ComplError_HwDeg_T_f32 = Rte_IRead_AbsHwPos_Per1_ComplError_HwDeg_f32()</w:t>
      </w:r>
    </w:p>
    <w:p w:rsidR="00FA786F" w:rsidRPr="00F94D2F" w:rsidRDefault="00FA786F" w:rsidP="00FA786F">
      <w:pPr>
        <w:rPr>
          <w:sz w:val="18"/>
          <w:szCs w:val="18"/>
        </w:rPr>
      </w:pPr>
      <w:r w:rsidRPr="00F94D2F">
        <w:rPr>
          <w:sz w:val="18"/>
          <w:szCs w:val="18"/>
        </w:rPr>
        <w:t>CumMechMtrPosCRF_Deg_T_f32 = Rte_IRead_AbsHwPos_Per1_CumMechMtrPosCRF_Deg_f32()</w:t>
      </w:r>
    </w:p>
    <w:p w:rsidR="004A781C" w:rsidRDefault="000720E3">
      <w:pPr>
        <w:pStyle w:val="Heading4"/>
      </w:pPr>
      <w:r w:rsidRPr="000720E3">
        <w:t xml:space="preserve">Scale and Compensate </w:t>
      </w:r>
      <w:proofErr w:type="spellStart"/>
      <w:r w:rsidRPr="000720E3">
        <w:t>Mtr</w:t>
      </w:r>
      <w:proofErr w:type="spellEnd"/>
      <w:r w:rsidRPr="000720E3">
        <w:t xml:space="preserve"> </w:t>
      </w:r>
      <w:proofErr w:type="spellStart"/>
      <w:r w:rsidRPr="000720E3">
        <w:t>Pos</w:t>
      </w:r>
      <w:proofErr w:type="spellEnd"/>
      <w:r w:rsidRPr="000720E3">
        <w:t xml:space="preserve"> Signals used in Calculation</w:t>
      </w:r>
    </w:p>
    <w:p w:rsidR="004A781C" w:rsidRDefault="005D528A" w:rsidP="000720E3">
      <w:pPr>
        <w:jc w:val="center"/>
      </w:pPr>
      <w:r>
        <w:object w:dxaOrig="5447" w:dyaOrig="3723">
          <v:shape id="_x0000_i1043" type="#_x0000_t75" style="width:272.95pt;height:185.5pt" o:ole="">
            <v:imagedata r:id="rId13" o:title=""/>
          </v:shape>
          <o:OLEObject Type="Embed" ProgID="Visio.Drawing.11" ShapeID="_x0000_i1043" DrawAspect="Content" ObjectID="_1547298215" r:id="rId14"/>
        </w:object>
      </w:r>
    </w:p>
    <w:p w:rsidR="00B63642" w:rsidRDefault="00B63642" w:rsidP="00B63642">
      <w:pPr>
        <w:jc w:val="center"/>
      </w:pPr>
    </w:p>
    <w:p w:rsidR="004A781C" w:rsidRDefault="004A781C">
      <w:pPr>
        <w:pStyle w:val="Heading4"/>
      </w:pPr>
      <w:r>
        <w:t>Store Local copy of outputs into Module Outputs</w:t>
      </w:r>
    </w:p>
    <w:p w:rsidR="00FA786F" w:rsidRDefault="00FA786F">
      <w:pPr>
        <w:rPr>
          <w:ins w:id="16" w:author="Krishna Anne" w:date="2017-01-26T14:47:00Z"/>
        </w:rPr>
      </w:pPr>
      <w:r w:rsidRPr="00FA786F">
        <w:t>Rte_IWrite_AbsHwPos_Per1_RelHwPos_HwDeg_f32(</w:t>
      </w:r>
      <w:r w:rsidR="00C71E49" w:rsidRPr="00C71E49">
        <w:t>RelHwPosLimited_HwDeg_T_f32</w:t>
      </w:r>
      <w:r w:rsidRPr="00FA786F">
        <w:t>)</w:t>
      </w:r>
    </w:p>
    <w:p w:rsidR="0012622B" w:rsidRDefault="0012622B">
      <w:ins w:id="17" w:author="Krishna Anne" w:date="2017-01-26T14:47:00Z">
        <w:r w:rsidRPr="0012622B">
          <w:t>Rte_IWrite_AbsHwPos_Per1_AlignedRelHwPos_HwDeg_f32(AbsHwPos_AlignedRelHwPos_HwDeg_M_f32)</w:t>
        </w:r>
      </w:ins>
    </w:p>
    <w:p w:rsidR="004A781C" w:rsidRDefault="004A781C">
      <w:pPr>
        <w:pStyle w:val="Heading4"/>
      </w:pPr>
      <w:r>
        <w:t>Program Flow End</w:t>
      </w:r>
    </w:p>
    <w:p w:rsidR="004A781C" w:rsidRDefault="00FA786F">
      <w:r w:rsidRPr="00FA786F">
        <w:t>Rte_Call_AbsHwPos_Per1_CP1_CheckpointReached</w:t>
      </w:r>
      <w:r>
        <w:t>()</w:t>
      </w:r>
    </w:p>
    <w:p w:rsidR="00F94D2F" w:rsidRDefault="00F94D2F">
      <w:pPr>
        <w:spacing w:after="0"/>
      </w:pPr>
      <w:r>
        <w:br w:type="page"/>
      </w:r>
    </w:p>
    <w:p w:rsidR="000273BE" w:rsidRDefault="000273BE" w:rsidP="000273BE">
      <w:pPr>
        <w:pStyle w:val="Heading3"/>
      </w:pPr>
      <w:r>
        <w:lastRenderedPageBreak/>
        <w:t xml:space="preserve">Per: </w:t>
      </w:r>
      <w:fldSimple w:instr=" DOCPROPERTY &quot;Module Name&quot;  \* MERGEFORMAT ">
        <w:r>
          <w:t>AbsHwPos_</w:t>
        </w:r>
      </w:fldSimple>
      <w:r>
        <w:t>Per</w:t>
      </w:r>
      <w:r w:rsidR="00F75920">
        <w:t>2</w:t>
      </w:r>
    </w:p>
    <w:p w:rsidR="000273BE" w:rsidRDefault="000273BE" w:rsidP="000273BE">
      <w:pPr>
        <w:pStyle w:val="Heading4"/>
      </w:pPr>
      <w:r>
        <w:t>Design Rationale</w:t>
      </w:r>
    </w:p>
    <w:p w:rsidR="000273BE" w:rsidRDefault="000273BE" w:rsidP="000273BE">
      <w:r>
        <w:t xml:space="preserve">Initial implementation used </w:t>
      </w:r>
      <w:proofErr w:type="spellStart"/>
      <w:r>
        <w:t>SetRamBlockStatus</w:t>
      </w:r>
      <w:proofErr w:type="spellEnd"/>
      <w:r>
        <w:t xml:space="preserve"> in place of </w:t>
      </w:r>
      <w:proofErr w:type="spellStart"/>
      <w:r>
        <w:t>WriteBlock</w:t>
      </w:r>
      <w:proofErr w:type="spellEnd"/>
      <w:r>
        <w:t xml:space="preserve"> to minimize writes to EEPROM, however, Aparna made it clear that all writes to </w:t>
      </w:r>
      <w:r w:rsidRPr="006948EC">
        <w:t>EOLVehCntrOffset_HwDeg_f32</w:t>
      </w:r>
      <w:r>
        <w:t xml:space="preserve"> must happen immediately and not at power down thus necessitating the </w:t>
      </w:r>
      <w:proofErr w:type="spellStart"/>
      <w:r>
        <w:t>WriteBlock</w:t>
      </w:r>
      <w:proofErr w:type="spellEnd"/>
      <w:r>
        <w:t xml:space="preserve"> call.</w:t>
      </w:r>
    </w:p>
    <w:p w:rsidR="000273BE" w:rsidRDefault="000273BE" w:rsidP="000273BE">
      <w:pPr>
        <w:pStyle w:val="Heading4"/>
      </w:pPr>
      <w:r>
        <w:t>Program Flow Start</w:t>
      </w:r>
    </w:p>
    <w:p w:rsidR="000273BE" w:rsidRDefault="000273BE" w:rsidP="000273BE">
      <w:r w:rsidRPr="00C4397D">
        <w:t>Rte_Call_AbsHwPos_Per</w:t>
      </w:r>
      <w:r w:rsidR="00F75920">
        <w:t>2</w:t>
      </w:r>
      <w:r w:rsidRPr="00C4397D">
        <w:t>_CP0_CheckpointReached</w:t>
      </w:r>
      <w:r>
        <w:t>()</w:t>
      </w:r>
    </w:p>
    <w:p w:rsidR="000273BE" w:rsidRDefault="000273BE" w:rsidP="000273BE">
      <w:pPr>
        <w:pStyle w:val="Heading4"/>
      </w:pPr>
      <w:r>
        <w:t>Store Module Inputs to Local copies</w:t>
      </w:r>
    </w:p>
    <w:p w:rsidR="000273BE" w:rsidRPr="00F94D2F" w:rsidRDefault="000273BE" w:rsidP="000273BE">
      <w:pPr>
        <w:rPr>
          <w:sz w:val="18"/>
          <w:szCs w:val="18"/>
        </w:rPr>
      </w:pPr>
      <w:proofErr w:type="spellStart"/>
      <w:r w:rsidRPr="00F94D2F">
        <w:rPr>
          <w:sz w:val="18"/>
          <w:szCs w:val="18"/>
        </w:rPr>
        <w:t>DiagStatusHwPosReducedPerf_Cnt_T_lgc</w:t>
      </w:r>
      <w:proofErr w:type="spellEnd"/>
      <w:r w:rsidRPr="00F94D2F">
        <w:rPr>
          <w:sz w:val="18"/>
          <w:szCs w:val="18"/>
        </w:rPr>
        <w:t xml:space="preserve"> = Rte_IRead_AbsHwPos_Per</w:t>
      </w:r>
      <w:r w:rsidR="00F75920">
        <w:rPr>
          <w:sz w:val="18"/>
          <w:szCs w:val="18"/>
        </w:rPr>
        <w:t>2</w:t>
      </w:r>
      <w:r w:rsidRPr="00F94D2F">
        <w:rPr>
          <w:sz w:val="18"/>
          <w:szCs w:val="18"/>
        </w:rPr>
        <w:t>_DiagStatusHwPosReducedPerf_Cnt_lgc()</w:t>
      </w:r>
    </w:p>
    <w:p w:rsidR="000273BE" w:rsidRPr="00F94D2F" w:rsidRDefault="000273BE" w:rsidP="000273BE">
      <w:pPr>
        <w:rPr>
          <w:sz w:val="18"/>
          <w:szCs w:val="18"/>
        </w:rPr>
      </w:pPr>
      <w:r w:rsidRPr="00F94D2F">
        <w:rPr>
          <w:sz w:val="18"/>
          <w:szCs w:val="18"/>
        </w:rPr>
        <w:t>I2CHwAbsPosValid_Cnt_T_lgc = Rte_IRead_AbsHwPos_Per</w:t>
      </w:r>
      <w:r w:rsidR="00F75920">
        <w:rPr>
          <w:sz w:val="18"/>
          <w:szCs w:val="18"/>
        </w:rPr>
        <w:t>2</w:t>
      </w:r>
      <w:r w:rsidRPr="00F94D2F">
        <w:rPr>
          <w:sz w:val="18"/>
          <w:szCs w:val="18"/>
        </w:rPr>
        <w:t>_I2CHwAbsPosValid_Cnt_lgc()</w:t>
      </w:r>
    </w:p>
    <w:p w:rsidR="005460BB" w:rsidRPr="00F94D2F" w:rsidRDefault="005460BB" w:rsidP="005460BB">
      <w:pPr>
        <w:rPr>
          <w:sz w:val="18"/>
          <w:szCs w:val="18"/>
        </w:rPr>
      </w:pPr>
      <w:r w:rsidRPr="00F94D2F">
        <w:rPr>
          <w:sz w:val="18"/>
          <w:szCs w:val="18"/>
        </w:rPr>
        <w:t>I2CHwAbsPos_HwDeg_T_f32 = Rte_IRead_AbsHwPos_Per</w:t>
      </w:r>
      <w:r>
        <w:rPr>
          <w:sz w:val="18"/>
          <w:szCs w:val="18"/>
        </w:rPr>
        <w:t>2</w:t>
      </w:r>
      <w:r w:rsidRPr="00F94D2F">
        <w:rPr>
          <w:sz w:val="18"/>
          <w:szCs w:val="18"/>
        </w:rPr>
        <w:t>_I2CHwAbsPos_HwDeg_f32()</w:t>
      </w:r>
    </w:p>
    <w:p w:rsidR="005460BB" w:rsidRDefault="005460BB" w:rsidP="005460BB">
      <w:pPr>
        <w:rPr>
          <w:sz w:val="18"/>
          <w:szCs w:val="18"/>
        </w:rPr>
      </w:pPr>
      <w:r w:rsidRPr="00A30271">
        <w:rPr>
          <w:sz w:val="18"/>
          <w:szCs w:val="18"/>
        </w:rPr>
        <w:t>TurnsCntrValidity_Cnt_T_u08 = Rte_IRead_AbsHwPos_Per</w:t>
      </w:r>
      <w:r>
        <w:rPr>
          <w:sz w:val="18"/>
          <w:szCs w:val="18"/>
        </w:rPr>
        <w:t>2_TurnsCntrValidity_Cnt_u08()</w:t>
      </w:r>
    </w:p>
    <w:p w:rsidR="000273BE" w:rsidRPr="00F94D2F" w:rsidRDefault="00AC191D" w:rsidP="000273BE">
      <w:pPr>
        <w:rPr>
          <w:sz w:val="18"/>
          <w:szCs w:val="18"/>
        </w:rPr>
      </w:pPr>
      <w:r>
        <w:rPr>
          <w:sz w:val="18"/>
          <w:szCs w:val="18"/>
        </w:rPr>
        <w:t>Snsrless</w:t>
      </w:r>
      <w:r w:rsidRPr="00F94D2F">
        <w:rPr>
          <w:sz w:val="18"/>
          <w:szCs w:val="18"/>
        </w:rPr>
        <w:t>Authority</w:t>
      </w:r>
      <w:r w:rsidR="000273BE" w:rsidRPr="00F94D2F">
        <w:rPr>
          <w:sz w:val="18"/>
          <w:szCs w:val="18"/>
        </w:rPr>
        <w:t>_Uls_T_f32 = Rte_IRead_AbsHwPos_Per</w:t>
      </w:r>
      <w:r w:rsidR="00F75920">
        <w:rPr>
          <w:sz w:val="18"/>
          <w:szCs w:val="18"/>
        </w:rPr>
        <w:t>2</w:t>
      </w:r>
      <w:r w:rsidR="000273BE" w:rsidRPr="00F94D2F">
        <w:rPr>
          <w:sz w:val="18"/>
          <w:szCs w:val="18"/>
        </w:rPr>
        <w:t>_</w:t>
      </w:r>
      <w:r w:rsidR="00441FFB">
        <w:rPr>
          <w:sz w:val="18"/>
          <w:szCs w:val="18"/>
        </w:rPr>
        <w:t>Sensor</w:t>
      </w:r>
      <w:r>
        <w:rPr>
          <w:sz w:val="18"/>
          <w:szCs w:val="18"/>
        </w:rPr>
        <w:t>less</w:t>
      </w:r>
      <w:r w:rsidRPr="00F94D2F">
        <w:rPr>
          <w:sz w:val="18"/>
          <w:szCs w:val="18"/>
        </w:rPr>
        <w:t>Authority</w:t>
      </w:r>
      <w:r w:rsidR="000273BE" w:rsidRPr="00F94D2F">
        <w:rPr>
          <w:sz w:val="18"/>
          <w:szCs w:val="18"/>
        </w:rPr>
        <w:t>_Uls_f32()</w:t>
      </w:r>
    </w:p>
    <w:p w:rsidR="000273BE" w:rsidRDefault="00AC191D" w:rsidP="000273BE">
      <w:pPr>
        <w:rPr>
          <w:sz w:val="18"/>
          <w:szCs w:val="18"/>
        </w:rPr>
      </w:pPr>
      <w:r>
        <w:rPr>
          <w:sz w:val="18"/>
          <w:szCs w:val="18"/>
        </w:rPr>
        <w:t>Snsrless</w:t>
      </w:r>
      <w:r w:rsidRPr="00F94D2F">
        <w:rPr>
          <w:sz w:val="18"/>
          <w:szCs w:val="18"/>
        </w:rPr>
        <w:t>HwPos</w:t>
      </w:r>
      <w:r w:rsidR="000273BE" w:rsidRPr="00F94D2F">
        <w:rPr>
          <w:sz w:val="18"/>
          <w:szCs w:val="18"/>
        </w:rPr>
        <w:t>_HwDeg_T_f32 = Rte_IRead_AbsHwPos_Per</w:t>
      </w:r>
      <w:r w:rsidR="00F75920">
        <w:rPr>
          <w:sz w:val="18"/>
          <w:szCs w:val="18"/>
        </w:rPr>
        <w:t>2</w:t>
      </w:r>
      <w:r w:rsidR="000273BE" w:rsidRPr="00F94D2F">
        <w:rPr>
          <w:sz w:val="18"/>
          <w:szCs w:val="18"/>
        </w:rPr>
        <w:t>_</w:t>
      </w:r>
      <w:r w:rsidR="00441FFB">
        <w:rPr>
          <w:sz w:val="18"/>
          <w:szCs w:val="18"/>
        </w:rPr>
        <w:t>Sensor</w:t>
      </w:r>
      <w:r w:rsidR="00D1082F">
        <w:rPr>
          <w:sz w:val="18"/>
          <w:szCs w:val="18"/>
        </w:rPr>
        <w:t>l</w:t>
      </w:r>
      <w:r>
        <w:rPr>
          <w:sz w:val="18"/>
          <w:szCs w:val="18"/>
        </w:rPr>
        <w:t>ess</w:t>
      </w:r>
      <w:r w:rsidRPr="00F94D2F">
        <w:rPr>
          <w:sz w:val="18"/>
          <w:szCs w:val="18"/>
        </w:rPr>
        <w:t>HwPos</w:t>
      </w:r>
      <w:r w:rsidR="000273BE" w:rsidRPr="00F94D2F">
        <w:rPr>
          <w:sz w:val="18"/>
          <w:szCs w:val="18"/>
        </w:rPr>
        <w:t>_HwDeg_f32()</w:t>
      </w:r>
    </w:p>
    <w:p w:rsidR="00F4012A" w:rsidRPr="00F94D2F" w:rsidRDefault="00F4012A" w:rsidP="000273BE">
      <w:pPr>
        <w:rPr>
          <w:sz w:val="18"/>
          <w:szCs w:val="18"/>
        </w:rPr>
      </w:pPr>
      <w:proofErr w:type="spellStart"/>
      <w:r w:rsidRPr="00F4012A">
        <w:rPr>
          <w:sz w:val="18"/>
          <w:szCs w:val="18"/>
        </w:rPr>
        <w:t>ManufMode_Cnt_T_enum</w:t>
      </w:r>
      <w:proofErr w:type="spellEnd"/>
      <w:r w:rsidRPr="00F4012A">
        <w:rPr>
          <w:sz w:val="18"/>
          <w:szCs w:val="18"/>
        </w:rPr>
        <w:t xml:space="preserve"> = Rte_IRead_AbsHwPos_Per2_ManufMode_Cnt_enum()</w:t>
      </w:r>
    </w:p>
    <w:p w:rsidR="000273BE" w:rsidRDefault="00F75920" w:rsidP="000273BE">
      <w:pPr>
        <w:pStyle w:val="Heading4"/>
      </w:pPr>
      <w:r>
        <w:lastRenderedPageBreak/>
        <w:t>Determine Which State Sub-function to Use</w:t>
      </w:r>
    </w:p>
    <w:p w:rsidR="000273BE" w:rsidRDefault="009E1BE1" w:rsidP="000273BE">
      <w:pPr>
        <w:jc w:val="center"/>
      </w:pPr>
      <w:r>
        <w:object w:dxaOrig="5889" w:dyaOrig="6836">
          <v:shape id="_x0000_i1028" type="#_x0000_t75" style="width:296.95pt;height:327.05pt" o:ole="">
            <v:imagedata r:id="rId15" o:title=""/>
          </v:shape>
          <o:OLEObject Type="Embed" ProgID="Visio.Drawing.11" ShapeID="_x0000_i1028" DrawAspect="Content" ObjectID="_1547298216" r:id="rId16"/>
        </w:object>
      </w:r>
    </w:p>
    <w:p w:rsidR="000273BE" w:rsidRDefault="000273BE" w:rsidP="000273BE">
      <w:pPr>
        <w:pStyle w:val="Heading4"/>
      </w:pPr>
      <w:r>
        <w:lastRenderedPageBreak/>
        <w:t>Input Invalid State</w:t>
      </w:r>
    </w:p>
    <w:p w:rsidR="000273BE" w:rsidRDefault="009E1BE1" w:rsidP="000273BE">
      <w:pPr>
        <w:jc w:val="center"/>
      </w:pPr>
      <w:r>
        <w:object w:dxaOrig="6161" w:dyaOrig="4745">
          <v:shape id="_x0000_i1029" type="#_x0000_t75" style="width:307.95pt;height:237.15pt" o:ole="">
            <v:imagedata r:id="rId17" o:title=""/>
          </v:shape>
          <o:OLEObject Type="Embed" ProgID="Visio.Drawing.11" ShapeID="_x0000_i1029" DrawAspect="Content" ObjectID="_1547298217" r:id="rId18"/>
        </w:object>
      </w:r>
    </w:p>
    <w:p w:rsidR="000273BE" w:rsidRDefault="000273BE" w:rsidP="000273BE">
      <w:pPr>
        <w:pStyle w:val="Heading4"/>
      </w:pPr>
      <w:r>
        <w:lastRenderedPageBreak/>
        <w:t>Init State</w:t>
      </w:r>
    </w:p>
    <w:p w:rsidR="000273BE" w:rsidRDefault="00B54405" w:rsidP="000273BE">
      <w:pPr>
        <w:jc w:val="center"/>
      </w:pPr>
      <w:r>
        <w:object w:dxaOrig="11148" w:dyaOrig="10655">
          <v:shape id="_x0000_i1046" type="#_x0000_t75" style="width:518.25pt;height:531.25pt" o:ole="">
            <v:imagedata r:id="rId19" o:title=""/>
          </v:shape>
          <o:OLEObject Type="Embed" ProgID="Visio.Drawing.11" ShapeID="_x0000_i1046" DrawAspect="Content" ObjectID="_1547298218" r:id="rId20"/>
        </w:object>
      </w:r>
    </w:p>
    <w:p w:rsidR="000273BE" w:rsidRDefault="000273BE" w:rsidP="000273BE">
      <w:pPr>
        <w:pStyle w:val="Heading4"/>
      </w:pPr>
      <w:r>
        <w:lastRenderedPageBreak/>
        <w:t>Sensor Valid State</w:t>
      </w:r>
    </w:p>
    <w:p w:rsidR="000273BE" w:rsidRDefault="00B54405" w:rsidP="000273BE">
      <w:pPr>
        <w:jc w:val="center"/>
      </w:pPr>
      <w:r>
        <w:object w:dxaOrig="15566" w:dyaOrig="11743">
          <v:shape id="_x0000_i1049" type="#_x0000_t75" style="width:499.55pt;height:378.3pt" o:ole="">
            <v:imagedata r:id="rId21" o:title=""/>
          </v:shape>
          <o:OLEObject Type="Embed" ProgID="Visio.Drawing.11" ShapeID="_x0000_i1049" DrawAspect="Content" ObjectID="_1547298219" r:id="rId22"/>
        </w:object>
      </w:r>
    </w:p>
    <w:p w:rsidR="000273BE" w:rsidRDefault="000273BE" w:rsidP="000273BE">
      <w:pPr>
        <w:pStyle w:val="Heading4"/>
      </w:pPr>
      <w:r>
        <w:lastRenderedPageBreak/>
        <w:t>Sensor Invalid State</w:t>
      </w:r>
    </w:p>
    <w:p w:rsidR="000273BE" w:rsidRDefault="0012622B" w:rsidP="000273BE">
      <w:pPr>
        <w:jc w:val="center"/>
      </w:pPr>
      <w:r>
        <w:object w:dxaOrig="8950" w:dyaOrig="12477">
          <v:shape id="_x0000_i1032" type="#_x0000_t75" style="width:462.9pt;height:563.4pt" o:ole="">
            <v:imagedata r:id="rId23" o:title=""/>
          </v:shape>
          <o:OLEObject Type="Embed" ProgID="Visio.Drawing.11" ShapeID="_x0000_i1032" DrawAspect="Content" ObjectID="_1547298220" r:id="rId24"/>
        </w:object>
      </w:r>
    </w:p>
    <w:p w:rsidR="000273BE" w:rsidRDefault="000273BE" w:rsidP="000273BE">
      <w:pPr>
        <w:pStyle w:val="Heading4"/>
      </w:pPr>
      <w:r w:rsidRPr="00F527F7">
        <w:lastRenderedPageBreak/>
        <w:t xml:space="preserve">Calculate and Update </w:t>
      </w:r>
      <w:proofErr w:type="spellStart"/>
      <w:r w:rsidRPr="00F527F7">
        <w:t>VehCntr_Offset</w:t>
      </w:r>
      <w:proofErr w:type="spellEnd"/>
      <w:r w:rsidRPr="00F527F7">
        <w:t xml:space="preserve"> in EEPROM</w:t>
      </w:r>
    </w:p>
    <w:p w:rsidR="000273BE" w:rsidRDefault="00B54405" w:rsidP="000273BE">
      <w:pPr>
        <w:jc w:val="center"/>
      </w:pPr>
      <w:r>
        <w:object w:dxaOrig="8501" w:dyaOrig="10227">
          <v:shape id="_x0000_i1052" type="#_x0000_t75" style="width:438.9pt;height:529.2pt" o:ole="">
            <v:imagedata r:id="rId25" o:title=""/>
          </v:shape>
          <o:OLEObject Type="Embed" ProgID="Visio.Drawing.11" ShapeID="_x0000_i1052" DrawAspect="Content" ObjectID="_1547298221" r:id="rId26"/>
        </w:object>
      </w:r>
    </w:p>
    <w:p w:rsidR="000273BE" w:rsidRDefault="000273BE" w:rsidP="000273BE">
      <w:pPr>
        <w:pStyle w:val="Heading4"/>
      </w:pPr>
      <w:r w:rsidRPr="00B63642">
        <w:lastRenderedPageBreak/>
        <w:t>Output Smoothing Low Pass Filter</w:t>
      </w:r>
    </w:p>
    <w:p w:rsidR="000273BE" w:rsidRDefault="00900C04" w:rsidP="000273BE">
      <w:pPr>
        <w:jc w:val="center"/>
      </w:pPr>
      <w:r>
        <w:object w:dxaOrig="8347" w:dyaOrig="7943">
          <v:shape id="_x0000_i1034" type="#_x0000_t75" style="width:6in;height:411.25pt" o:ole="">
            <v:imagedata r:id="rId27" o:title=""/>
          </v:shape>
          <o:OLEObject Type="Embed" ProgID="Visio.Drawing.11" ShapeID="_x0000_i1034" DrawAspect="Content" ObjectID="_1547298222" r:id="rId28"/>
        </w:object>
      </w:r>
    </w:p>
    <w:p w:rsidR="000273BE" w:rsidRDefault="000273BE" w:rsidP="000273BE">
      <w:pPr>
        <w:pStyle w:val="Heading4"/>
      </w:pPr>
      <w:r>
        <w:t>Store Local copy of outputs into Module Outputs</w:t>
      </w:r>
    </w:p>
    <w:p w:rsidR="000273BE" w:rsidRDefault="000273BE" w:rsidP="000273BE">
      <w:r w:rsidRPr="00FA786F">
        <w:t>Rte_IWrite_AbsHwPos_Per</w:t>
      </w:r>
      <w:r w:rsidR="00F75920">
        <w:t>2</w:t>
      </w:r>
      <w:r w:rsidRPr="00FA786F">
        <w:t>_HandwheelAuthority_Uls_f32(</w:t>
      </w:r>
      <w:r w:rsidR="00F75920" w:rsidRPr="00F75920">
        <w:t>HandwheelAuthorityLimited_Uls_T_f32</w:t>
      </w:r>
      <w:r w:rsidRPr="00FA786F">
        <w:t>)</w:t>
      </w:r>
    </w:p>
    <w:p w:rsidR="000273BE" w:rsidRDefault="000273BE" w:rsidP="000273BE">
      <w:r w:rsidRPr="00FA786F">
        <w:t>Rte_IWrite_AbsHwPos_Per</w:t>
      </w:r>
      <w:r w:rsidR="00F75920">
        <w:t>2</w:t>
      </w:r>
      <w:r w:rsidRPr="00FA786F">
        <w:t>_HandwheelPosition_HwDeg_f32(HandwheelPosition_HwDeg_T_f32)</w:t>
      </w:r>
    </w:p>
    <w:p w:rsidR="000273BE" w:rsidRDefault="000273BE" w:rsidP="000273BE">
      <w:r w:rsidRPr="00FA786F">
        <w:t>Rte_IWrite_AbsHwPos_Per</w:t>
      </w:r>
      <w:r w:rsidR="00F75920">
        <w:t>2</w:t>
      </w:r>
      <w:r w:rsidRPr="00FA786F">
        <w:t>_HwPosSource_Cnt_u16(</w:t>
      </w:r>
      <w:r w:rsidR="00D56B3B" w:rsidRPr="00D56B3B">
        <w:t>AbsHwPos_</w:t>
      </w:r>
      <w:r w:rsidRPr="00FA786F">
        <w:t>HwPosSource_Cnt_M_u16)</w:t>
      </w:r>
    </w:p>
    <w:p w:rsidR="000273BE" w:rsidRDefault="000273BE" w:rsidP="000273BE">
      <w:r w:rsidRPr="00FA786F">
        <w:t>Rte_IWrite_AbsHwPos_Per</w:t>
      </w:r>
      <w:r w:rsidR="00F75920">
        <w:t>2</w:t>
      </w:r>
      <w:r w:rsidRPr="00FA786F">
        <w:t>_SrlComHwPosStatus_Cnt_</w:t>
      </w:r>
      <w:r w:rsidR="000056A7">
        <w:t>u16</w:t>
      </w:r>
      <w:r w:rsidRPr="00FA786F">
        <w:t>(</w:t>
      </w:r>
      <w:r w:rsidR="00D56B3B" w:rsidRPr="00D56B3B">
        <w:t>AbsHwPos_</w:t>
      </w:r>
      <w:r w:rsidRPr="00FA786F">
        <w:t>SrlComHwPosStatus_Cnt_M_</w:t>
      </w:r>
      <w:r>
        <w:t>u</w:t>
      </w:r>
      <w:r w:rsidR="001907E7">
        <w:t>16</w:t>
      </w:r>
      <w:r w:rsidRPr="00FA786F">
        <w:t>)</w:t>
      </w:r>
    </w:p>
    <w:p w:rsidR="000273BE" w:rsidRDefault="000273BE" w:rsidP="000273BE">
      <w:pPr>
        <w:rPr>
          <w:ins w:id="18" w:author="Krishna Anne" w:date="2017-01-26T14:46:00Z"/>
        </w:rPr>
      </w:pPr>
      <w:r w:rsidRPr="00FA786F">
        <w:t>Rte_IWrite_AbsHwPos_Per</w:t>
      </w:r>
      <w:r w:rsidR="00F75920">
        <w:t>2</w:t>
      </w:r>
      <w:r w:rsidRPr="00FA786F">
        <w:t>_SrlComHwPos_HwDeg_f32(</w:t>
      </w:r>
      <w:r w:rsidR="00F75920" w:rsidRPr="00F75920">
        <w:t>SrlComHwPosLimited_HwDeg_T_f32</w:t>
      </w:r>
      <w:r w:rsidRPr="00FA786F">
        <w:t>)</w:t>
      </w:r>
    </w:p>
    <w:p w:rsidR="0012622B" w:rsidRDefault="0012622B" w:rsidP="000273BE"/>
    <w:p w:rsidR="000273BE" w:rsidRDefault="000273BE" w:rsidP="000273BE">
      <w:pPr>
        <w:pStyle w:val="Heading4"/>
      </w:pPr>
      <w:r>
        <w:lastRenderedPageBreak/>
        <w:t>Program Flow End</w:t>
      </w:r>
    </w:p>
    <w:p w:rsidR="000273BE" w:rsidRDefault="000273BE" w:rsidP="000273BE">
      <w:r w:rsidRPr="00FA786F">
        <w:t>Rte_Call_AbsHwPos_Per</w:t>
      </w:r>
      <w:r w:rsidR="00D80E84">
        <w:t>2</w:t>
      </w:r>
      <w:r w:rsidRPr="00FA786F">
        <w:t>_CP1_CheckpointReached</w:t>
      </w:r>
      <w:r>
        <w:t>()</w:t>
      </w:r>
    </w:p>
    <w:p w:rsidR="00F94D2F" w:rsidRDefault="000273BE" w:rsidP="000273BE">
      <w:pPr>
        <w:pStyle w:val="Heading3"/>
      </w:pPr>
      <w:r>
        <w:br w:type="page"/>
      </w:r>
      <w:r w:rsidR="00F94D2F">
        <w:lastRenderedPageBreak/>
        <w:t xml:space="preserve">Per: </w:t>
      </w:r>
      <w:fldSimple w:instr=" DOCPROPERTY &quot;Module Name&quot;  \* MERGEFORMAT ">
        <w:r w:rsidR="00F94D2F">
          <w:t>AbsHwPos_</w:t>
        </w:r>
      </w:fldSimple>
      <w:r w:rsidR="00F94D2F">
        <w:t>Per</w:t>
      </w:r>
      <w:r>
        <w:t>3</w:t>
      </w:r>
    </w:p>
    <w:p w:rsidR="00F94D2F" w:rsidRDefault="00F94D2F" w:rsidP="00F94D2F">
      <w:pPr>
        <w:pStyle w:val="Heading4"/>
      </w:pPr>
      <w:r>
        <w:t>Design Rationale</w:t>
      </w:r>
    </w:p>
    <w:p w:rsidR="00F94D2F" w:rsidRDefault="00F94D2F" w:rsidP="00F94D2F">
      <w:r>
        <w:t>None</w:t>
      </w:r>
    </w:p>
    <w:p w:rsidR="00F94D2F" w:rsidRDefault="00F94D2F" w:rsidP="00F94D2F">
      <w:pPr>
        <w:pStyle w:val="Heading4"/>
      </w:pPr>
      <w:r>
        <w:t>Program Flow Start</w:t>
      </w:r>
    </w:p>
    <w:p w:rsidR="00F94D2F" w:rsidRDefault="00F94D2F" w:rsidP="00F94D2F">
      <w:r>
        <w:t>Rte_Call_AbsHwPos_Per</w:t>
      </w:r>
      <w:r w:rsidR="000273BE">
        <w:t>3</w:t>
      </w:r>
      <w:r w:rsidRPr="00C4397D">
        <w:t>_CP0_CheckpointReached</w:t>
      </w:r>
      <w:r>
        <w:t>()</w:t>
      </w:r>
    </w:p>
    <w:p w:rsidR="00F94D2F" w:rsidRDefault="00F94D2F" w:rsidP="00F94D2F">
      <w:pPr>
        <w:pStyle w:val="Heading4"/>
      </w:pPr>
      <w:r>
        <w:t>Store Module Inputs to Local copies</w:t>
      </w:r>
    </w:p>
    <w:p w:rsidR="00F94D2F" w:rsidRDefault="00F94D2F" w:rsidP="00F94D2F">
      <w:r w:rsidRPr="00F94D2F">
        <w:t>I2CHwAbsPosValid_Cnt_T_lgc = Rte_IRead_AbsHwPos_Per</w:t>
      </w:r>
      <w:r w:rsidR="00AD716E">
        <w:t>3</w:t>
      </w:r>
      <w:r w:rsidRPr="00F94D2F">
        <w:t>_I2CHwAbsPosValid_Cnt_lgc()</w:t>
      </w:r>
    </w:p>
    <w:p w:rsidR="00F94D2F" w:rsidRPr="00F94D2F" w:rsidRDefault="00F94D2F" w:rsidP="00F94D2F">
      <w:r w:rsidRPr="00F94D2F">
        <w:t>I2CHwAbsPos_HwDeg_T_f32 = Rte_IRead_AbsHwPos_Per</w:t>
      </w:r>
      <w:r w:rsidR="00AD716E">
        <w:t>3</w:t>
      </w:r>
      <w:r w:rsidRPr="00F94D2F">
        <w:t>_I2CHwAbsPos_HwDeg_f32()</w:t>
      </w:r>
    </w:p>
    <w:p w:rsidR="00F94D2F" w:rsidRDefault="00F94D2F" w:rsidP="00F94D2F">
      <w:pPr>
        <w:pStyle w:val="Heading4"/>
      </w:pPr>
      <w:r>
        <w:lastRenderedPageBreak/>
        <w:t xml:space="preserve"> </w:t>
      </w:r>
      <w:r w:rsidRPr="00F94D2F">
        <w:t>HWA to Motor Angle Correlation Diagnostic</w:t>
      </w:r>
    </w:p>
    <w:p w:rsidR="00F94D2F" w:rsidRDefault="009C3E8A" w:rsidP="00F94D2F">
      <w:pPr>
        <w:jc w:val="center"/>
      </w:pPr>
      <w:r>
        <w:object w:dxaOrig="9377" w:dyaOrig="9879">
          <v:shape id="_x0000_i1035" type="#_x0000_t75" style="width:469pt;height:493pt" o:ole="">
            <v:imagedata r:id="rId29" o:title=""/>
          </v:shape>
          <o:OLEObject Type="Embed" ProgID="Visio.Drawing.11" ShapeID="_x0000_i1035" DrawAspect="Content" ObjectID="_1547298223" r:id="rId30"/>
        </w:object>
      </w:r>
    </w:p>
    <w:p w:rsidR="00F94D2F" w:rsidRDefault="00F94D2F" w:rsidP="00F94D2F">
      <w:pPr>
        <w:pStyle w:val="Heading4"/>
      </w:pPr>
      <w:r>
        <w:t>Store Local copy of outputs into Module Outputs</w:t>
      </w:r>
    </w:p>
    <w:p w:rsidR="00F94D2F" w:rsidRPr="00F94D2F" w:rsidRDefault="00F94D2F" w:rsidP="00F94D2F">
      <w:r>
        <w:t>None</w:t>
      </w:r>
    </w:p>
    <w:p w:rsidR="00F94D2F" w:rsidRDefault="00F94D2F" w:rsidP="00F94D2F">
      <w:pPr>
        <w:pStyle w:val="Heading4"/>
      </w:pPr>
      <w:r>
        <w:lastRenderedPageBreak/>
        <w:t>Program Flow End</w:t>
      </w:r>
    </w:p>
    <w:p w:rsidR="00F94D2F" w:rsidRDefault="00F94D2F" w:rsidP="00F94D2F">
      <w:r>
        <w:t>Rte_Call_AbsHwPos_Per</w:t>
      </w:r>
      <w:r w:rsidR="000273BE">
        <w:t>3</w:t>
      </w:r>
      <w:r w:rsidRPr="00FA786F">
        <w:t>_CP1_CheckpointReached</w:t>
      </w:r>
      <w:r>
        <w:t>()</w:t>
      </w:r>
    </w:p>
    <w:p w:rsidR="00F94D2F" w:rsidRDefault="00F94D2F">
      <w:pPr>
        <w:spacing w:after="0"/>
      </w:pPr>
      <w:r>
        <w:br w:type="page"/>
      </w:r>
    </w:p>
    <w:p w:rsidR="00F94D2F" w:rsidRDefault="00F94D2F" w:rsidP="00F94D2F">
      <w:pPr>
        <w:pStyle w:val="Heading3"/>
      </w:pPr>
      <w:r>
        <w:lastRenderedPageBreak/>
        <w:t xml:space="preserve">Per: </w:t>
      </w:r>
      <w:fldSimple w:instr=" DOCPROPERTY &quot;Module Name&quot;  \* MERGEFORMAT ">
        <w:r>
          <w:t>AbsHwPos_</w:t>
        </w:r>
      </w:fldSimple>
      <w:r>
        <w:t>Per</w:t>
      </w:r>
      <w:r w:rsidR="000273BE">
        <w:t>4</w:t>
      </w:r>
    </w:p>
    <w:p w:rsidR="00F94D2F" w:rsidRDefault="00F94D2F" w:rsidP="00F94D2F">
      <w:pPr>
        <w:pStyle w:val="Heading4"/>
      </w:pPr>
      <w:r>
        <w:t>Design Rationale</w:t>
      </w:r>
    </w:p>
    <w:p w:rsidR="00F94D2F" w:rsidRDefault="00F94D2F" w:rsidP="00F94D2F">
      <w:r>
        <w:t>None</w:t>
      </w:r>
    </w:p>
    <w:p w:rsidR="00F94D2F" w:rsidRDefault="00F94D2F" w:rsidP="00F94D2F">
      <w:pPr>
        <w:pStyle w:val="Heading4"/>
      </w:pPr>
      <w:r>
        <w:t>Program Flow Start</w:t>
      </w:r>
    </w:p>
    <w:p w:rsidR="00F94D2F" w:rsidRDefault="00F94D2F" w:rsidP="00F94D2F">
      <w:r>
        <w:t>Rte_Call_AbsHwPos_Per</w:t>
      </w:r>
      <w:r w:rsidR="000273BE">
        <w:t>4</w:t>
      </w:r>
      <w:r w:rsidRPr="00C4397D">
        <w:t>_CP0_CheckpointReached</w:t>
      </w:r>
      <w:r>
        <w:t>()</w:t>
      </w:r>
    </w:p>
    <w:p w:rsidR="00F94D2F" w:rsidRDefault="00F94D2F" w:rsidP="00F94D2F">
      <w:pPr>
        <w:pStyle w:val="Heading4"/>
      </w:pPr>
      <w:r>
        <w:t>Store Module Inputs to Local copies</w:t>
      </w:r>
    </w:p>
    <w:p w:rsidR="00F94D2F" w:rsidRPr="00F94D2F" w:rsidRDefault="00F94D2F" w:rsidP="00F94D2F">
      <w:r>
        <w:t>None</w:t>
      </w:r>
    </w:p>
    <w:p w:rsidR="00F94D2F" w:rsidRDefault="00F94D2F" w:rsidP="00F94D2F">
      <w:pPr>
        <w:pStyle w:val="Heading4"/>
      </w:pPr>
      <w:r>
        <w:t xml:space="preserve"> </w:t>
      </w:r>
      <w:r w:rsidRPr="00F94D2F">
        <w:t>Kinematic Integrity Diagnostic</w:t>
      </w:r>
    </w:p>
    <w:p w:rsidR="00F94D2F" w:rsidRPr="00F94D2F" w:rsidRDefault="00900C04" w:rsidP="00F94D2F">
      <w:pPr>
        <w:jc w:val="center"/>
      </w:pPr>
      <w:r>
        <w:object w:dxaOrig="6234" w:dyaOrig="2492">
          <v:shape id="_x0000_i1036" type="#_x0000_t75" style="width:311.6pt;height:124.45pt" o:ole="">
            <v:imagedata r:id="rId31" o:title=""/>
          </v:shape>
          <o:OLEObject Type="Embed" ProgID="Visio.Drawing.11" ShapeID="_x0000_i1036" DrawAspect="Content" ObjectID="_1547298224" r:id="rId32"/>
        </w:object>
      </w:r>
    </w:p>
    <w:p w:rsidR="00F94D2F" w:rsidRDefault="00F94D2F" w:rsidP="00F94D2F">
      <w:pPr>
        <w:pStyle w:val="Heading4"/>
      </w:pPr>
      <w:r>
        <w:t>Store Local copy of outputs into Module Outputs</w:t>
      </w:r>
    </w:p>
    <w:p w:rsidR="00F94D2F" w:rsidRPr="00F94D2F" w:rsidRDefault="00F94D2F" w:rsidP="00F94D2F">
      <w:r>
        <w:t>None</w:t>
      </w:r>
    </w:p>
    <w:p w:rsidR="00F94D2F" w:rsidRDefault="00F94D2F" w:rsidP="00F94D2F">
      <w:pPr>
        <w:pStyle w:val="Heading4"/>
      </w:pPr>
      <w:r>
        <w:t>Program Flow End</w:t>
      </w:r>
    </w:p>
    <w:p w:rsidR="00F94D2F" w:rsidRDefault="00F94D2F" w:rsidP="00F94D2F">
      <w:r>
        <w:t>Rte_Call_AbsHwPos_Per</w:t>
      </w:r>
      <w:r w:rsidR="000273BE">
        <w:t>4</w:t>
      </w:r>
      <w:r w:rsidRPr="00FA786F">
        <w:t>_CP1_CheckpointReached</w:t>
      </w:r>
      <w:r>
        <w:t>()</w:t>
      </w:r>
    </w:p>
    <w:p w:rsidR="00F94D2F" w:rsidRDefault="00F94D2F"/>
    <w:p w:rsidR="004A781C" w:rsidRDefault="004A781C"/>
    <w:p w:rsidR="004A781C" w:rsidRDefault="004A781C"/>
    <w:p w:rsidR="004A781C" w:rsidRDefault="004A781C">
      <w:pPr>
        <w:pStyle w:val="Heading2"/>
      </w:pPr>
      <w:r>
        <w:br w:type="page"/>
      </w:r>
      <w:r>
        <w:lastRenderedPageBreak/>
        <w:t>Fault Recovery Functions</w:t>
      </w:r>
    </w:p>
    <w:p w:rsidR="004A781C" w:rsidRDefault="008D49FD">
      <w:r>
        <w:t>None</w:t>
      </w:r>
    </w:p>
    <w:p w:rsidR="004A781C" w:rsidRDefault="004A781C">
      <w:pPr>
        <w:pStyle w:val="Heading2"/>
      </w:pPr>
      <w:r>
        <w:br w:type="page"/>
      </w:r>
      <w:r>
        <w:lastRenderedPageBreak/>
        <w:t>Shutdown Functions</w:t>
      </w:r>
    </w:p>
    <w:p w:rsidR="004A781C" w:rsidRDefault="008D49FD">
      <w:r>
        <w:t>None</w:t>
      </w:r>
    </w:p>
    <w:p w:rsidR="004A781C" w:rsidRDefault="004A781C">
      <w:pPr>
        <w:pStyle w:val="Heading2"/>
      </w:pPr>
      <w:r>
        <w:br w:type="page"/>
      </w:r>
      <w:r>
        <w:lastRenderedPageBreak/>
        <w:t>Interrupt Functions</w:t>
      </w:r>
    </w:p>
    <w:p w:rsidR="004A781C" w:rsidRDefault="008D49FD">
      <w:r>
        <w:t>None</w:t>
      </w:r>
    </w:p>
    <w:p w:rsidR="004A781C" w:rsidRDefault="004A781C"/>
    <w:p w:rsidR="004A781C" w:rsidRDefault="004A781C">
      <w:pPr>
        <w:pStyle w:val="Heading2"/>
      </w:pPr>
      <w:r>
        <w:br w:type="page"/>
      </w:r>
      <w:r>
        <w:lastRenderedPageBreak/>
        <w:t>Serial Communication Functions</w:t>
      </w:r>
    </w:p>
    <w:p w:rsidR="004A781C" w:rsidRDefault="004A781C">
      <w:pPr>
        <w:pStyle w:val="Heading3"/>
      </w:pPr>
      <w:proofErr w:type="spellStart"/>
      <w:r>
        <w:t>SComm</w:t>
      </w:r>
      <w:proofErr w:type="spellEnd"/>
      <w:r>
        <w:t xml:space="preserve">: </w:t>
      </w:r>
      <w:proofErr w:type="spellStart"/>
      <w:r w:rsidR="008D49FD" w:rsidRPr="008D49FD">
        <w:t>AbsHwPos_SCom_CustClrTrim</w:t>
      </w:r>
      <w:proofErr w:type="spellEnd"/>
    </w:p>
    <w:p w:rsidR="001C0B6A" w:rsidRDefault="001C0B6A" w:rsidP="007666E7">
      <w:pPr>
        <w:pStyle w:val="Heading3"/>
        <w:numPr>
          <w:ilvl w:val="0"/>
          <w:numId w:val="0"/>
        </w:num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3"/>
        <w:gridCol w:w="3727"/>
        <w:gridCol w:w="1417"/>
        <w:gridCol w:w="600"/>
        <w:gridCol w:w="600"/>
        <w:gridCol w:w="601"/>
      </w:tblGrid>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Function Name</w:t>
            </w:r>
          </w:p>
        </w:tc>
        <w:tc>
          <w:tcPr>
            <w:tcW w:w="3727" w:type="dxa"/>
          </w:tcPr>
          <w:p w:rsidR="001C0B6A" w:rsidRDefault="001C0B6A" w:rsidP="001C0B6A">
            <w:pPr>
              <w:spacing w:before="60"/>
              <w:rPr>
                <w:rFonts w:ascii="Arial" w:hAnsi="Arial" w:cs="Arial"/>
                <w:sz w:val="16"/>
              </w:rPr>
            </w:pPr>
            <w:proofErr w:type="spellStart"/>
            <w:r w:rsidRPr="008D49FD">
              <w:t>AbsHwPos_SCom_CustClrTrim</w:t>
            </w:r>
            <w:proofErr w:type="spellEnd"/>
          </w:p>
        </w:tc>
        <w:tc>
          <w:tcPr>
            <w:tcW w:w="1417"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Type</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Min</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Max</w:t>
            </w:r>
          </w:p>
        </w:tc>
        <w:tc>
          <w:tcPr>
            <w:tcW w:w="601" w:type="dxa"/>
            <w:tcBorders>
              <w:bottom w:val="single" w:sz="4" w:space="0" w:color="auto"/>
            </w:tcBorders>
            <w:shd w:val="pct30" w:color="FFFF00" w:fill="auto"/>
          </w:tcPr>
          <w:p w:rsidR="001C0B6A" w:rsidRDefault="001C0B6A" w:rsidP="001C0B6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 xml:space="preserve">Arguments Passed </w:t>
            </w:r>
          </w:p>
        </w:tc>
        <w:tc>
          <w:tcPr>
            <w:tcW w:w="3727" w:type="dxa"/>
          </w:tcPr>
          <w:p w:rsidR="001C0B6A" w:rsidRDefault="001C0B6A" w:rsidP="001C0B6A">
            <w:pPr>
              <w:spacing w:before="60"/>
              <w:rPr>
                <w:rFonts w:ascii="Arial" w:hAnsi="Arial" w:cs="Arial"/>
                <w:sz w:val="16"/>
              </w:rPr>
            </w:pPr>
            <w:r>
              <w:rPr>
                <w:rFonts w:ascii="Arial" w:hAnsi="Arial" w:cs="Arial"/>
                <w:sz w:val="16"/>
              </w:rPr>
              <w:t xml:space="preserve"> n/a</w:t>
            </w:r>
          </w:p>
        </w:tc>
        <w:tc>
          <w:tcPr>
            <w:tcW w:w="1417"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0"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0"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1" w:type="dxa"/>
            <w:shd w:val="pct15" w:color="auto" w:fill="auto"/>
          </w:tcPr>
          <w:p w:rsidR="001C0B6A" w:rsidRDefault="001C0B6A" w:rsidP="001C0B6A">
            <w:pPr>
              <w:spacing w:before="60"/>
              <w:rPr>
                <w:rFonts w:ascii="Arial" w:hAnsi="Arial" w:cs="Arial"/>
                <w:sz w:val="16"/>
              </w:rPr>
            </w:pPr>
            <w:r>
              <w:rPr>
                <w:rFonts w:ascii="Arial" w:hAnsi="Arial" w:cs="Arial"/>
                <w:sz w:val="16"/>
              </w:rPr>
              <w:t>n/a</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Return Value</w:t>
            </w:r>
          </w:p>
        </w:tc>
        <w:tc>
          <w:tcPr>
            <w:tcW w:w="3727" w:type="dxa"/>
          </w:tcPr>
          <w:p w:rsidR="001C0B6A" w:rsidRDefault="001C0B6A" w:rsidP="001C0B6A">
            <w:pPr>
              <w:spacing w:before="60"/>
              <w:rPr>
                <w:rFonts w:ascii="Arial" w:hAnsi="Arial" w:cs="Arial"/>
                <w:sz w:val="16"/>
              </w:rPr>
            </w:pPr>
            <w:r>
              <w:rPr>
                <w:rFonts w:ascii="Arial" w:hAnsi="Arial" w:cs="Arial"/>
                <w:sz w:val="16"/>
              </w:rPr>
              <w:t>n/a</w:t>
            </w:r>
          </w:p>
        </w:tc>
        <w:tc>
          <w:tcPr>
            <w:tcW w:w="1417" w:type="dxa"/>
          </w:tcPr>
          <w:p w:rsidR="001C0B6A" w:rsidRDefault="001C0B6A" w:rsidP="001C0B6A">
            <w:pPr>
              <w:spacing w:before="60"/>
              <w:rPr>
                <w:rFonts w:ascii="Arial" w:hAnsi="Arial" w:cs="Arial"/>
                <w:sz w:val="16"/>
              </w:rPr>
            </w:pPr>
          </w:p>
        </w:tc>
        <w:tc>
          <w:tcPr>
            <w:tcW w:w="600" w:type="dxa"/>
          </w:tcPr>
          <w:p w:rsidR="001C0B6A" w:rsidRDefault="001C0B6A" w:rsidP="001C0B6A">
            <w:pPr>
              <w:spacing w:before="60"/>
              <w:rPr>
                <w:rFonts w:ascii="Arial" w:hAnsi="Arial" w:cs="Arial"/>
                <w:sz w:val="16"/>
              </w:rPr>
            </w:pPr>
          </w:p>
        </w:tc>
        <w:tc>
          <w:tcPr>
            <w:tcW w:w="600" w:type="dxa"/>
          </w:tcPr>
          <w:p w:rsidR="001C0B6A" w:rsidRDefault="001C0B6A" w:rsidP="001C0B6A">
            <w:pPr>
              <w:spacing w:before="60"/>
              <w:rPr>
                <w:rFonts w:ascii="Arial" w:hAnsi="Arial" w:cs="Arial"/>
                <w:sz w:val="16"/>
              </w:rPr>
            </w:pPr>
          </w:p>
        </w:tc>
        <w:tc>
          <w:tcPr>
            <w:tcW w:w="601" w:type="dxa"/>
          </w:tcPr>
          <w:p w:rsidR="001C0B6A" w:rsidRDefault="001C0B6A" w:rsidP="001C0B6A">
            <w:pPr>
              <w:spacing w:before="60"/>
              <w:rPr>
                <w:rFonts w:ascii="Arial" w:hAnsi="Arial" w:cs="Arial"/>
                <w:sz w:val="16"/>
              </w:rPr>
            </w:pPr>
          </w:p>
        </w:tc>
      </w:tr>
    </w:tbl>
    <w:p w:rsidR="004A781C" w:rsidRDefault="004A781C">
      <w:pPr>
        <w:pStyle w:val="Heading4"/>
      </w:pPr>
      <w:r>
        <w:t>Design Rationale</w:t>
      </w:r>
    </w:p>
    <w:p w:rsidR="004A781C" w:rsidRDefault="00C909A6">
      <w:bookmarkStart w:id="19" w:name="OLE_LINK3"/>
      <w:r>
        <w:t xml:space="preserve">For clarity and to protect against possible changes to </w:t>
      </w:r>
      <w:proofErr w:type="spellStart"/>
      <w:r>
        <w:t>MECCounter</w:t>
      </w:r>
      <w:proofErr w:type="spellEnd"/>
      <w:r>
        <w:t xml:space="preserve"> definition, using </w:t>
      </w:r>
      <w:proofErr w:type="spellStart"/>
      <w:r>
        <w:t>ManufMode_Cnt_Enum</w:t>
      </w:r>
      <w:proofErr w:type="spellEnd"/>
      <w:r>
        <w:t xml:space="preserve"> which is an enumeration value derived from the </w:t>
      </w:r>
      <w:proofErr w:type="spellStart"/>
      <w:r>
        <w:t>MECCounter</w:t>
      </w:r>
      <w:proofErr w:type="spellEnd"/>
      <w:r>
        <w:t xml:space="preserve">, instead of using </w:t>
      </w:r>
      <w:proofErr w:type="spellStart"/>
      <w:r>
        <w:t>MECCounter</w:t>
      </w:r>
      <w:proofErr w:type="spellEnd"/>
      <w:r>
        <w:t xml:space="preserve"> directly as in the FDD.</w:t>
      </w:r>
    </w:p>
    <w:bookmarkEnd w:id="19"/>
    <w:p w:rsidR="004A781C" w:rsidRDefault="004A781C">
      <w:pPr>
        <w:pStyle w:val="Heading4"/>
      </w:pPr>
      <w:r>
        <w:t>Program Flow Start</w:t>
      </w:r>
    </w:p>
    <w:p w:rsidR="004A781C" w:rsidRDefault="008D49FD">
      <w:r>
        <w:t>None</w:t>
      </w:r>
    </w:p>
    <w:p w:rsidR="004A781C" w:rsidRDefault="004A781C">
      <w:pPr>
        <w:pStyle w:val="Heading4"/>
      </w:pPr>
      <w:r>
        <w:t>Store Module Inputs to Local copies</w:t>
      </w:r>
    </w:p>
    <w:p w:rsidR="00C909A6" w:rsidRDefault="009B2D79" w:rsidP="007666E7">
      <w:proofErr w:type="spellStart"/>
      <w:r w:rsidRPr="009B2D79">
        <w:t>Rte_Read_ManufMode_</w:t>
      </w:r>
      <w:r>
        <w:t>Cnt_enum</w:t>
      </w:r>
      <w:proofErr w:type="spellEnd"/>
      <w:r>
        <w:t>(&amp;</w:t>
      </w:r>
      <w:proofErr w:type="spellStart"/>
      <w:r>
        <w:t>ManufMode_Cnt_T_enum</w:t>
      </w:r>
      <w:proofErr w:type="spellEnd"/>
      <w:r>
        <w:t>)</w:t>
      </w:r>
      <w:r w:rsidR="008D49FD">
        <w:t xml:space="preserve"> </w:t>
      </w:r>
    </w:p>
    <w:p w:rsidR="004A781C" w:rsidRDefault="00C46417">
      <w:pPr>
        <w:pStyle w:val="Heading4"/>
      </w:pPr>
      <w:r>
        <w:t>Customer Clear Trim Service</w:t>
      </w:r>
    </w:p>
    <w:p w:rsidR="004A781C" w:rsidRDefault="00900C04" w:rsidP="008D49FD">
      <w:pPr>
        <w:jc w:val="center"/>
      </w:pPr>
      <w:r>
        <w:object w:dxaOrig="6444" w:dyaOrig="4283">
          <v:shape id="_x0000_i1037" type="#_x0000_t75" style="width:322.6pt;height:213.55pt" o:ole="">
            <v:imagedata r:id="rId33" o:title=""/>
          </v:shape>
          <o:OLEObject Type="Embed" ProgID="Visio.Drawing.11" ShapeID="_x0000_i1037" DrawAspect="Content" ObjectID="_1547298225" r:id="rId34"/>
        </w:object>
      </w:r>
    </w:p>
    <w:p w:rsidR="004A781C" w:rsidRDefault="004A781C">
      <w:pPr>
        <w:pStyle w:val="Heading4"/>
      </w:pPr>
      <w:r>
        <w:t>Store Local copy of outputs into Module Outputs</w:t>
      </w:r>
    </w:p>
    <w:p w:rsidR="004A781C" w:rsidRDefault="00C46417">
      <w:r>
        <w:t>None</w:t>
      </w:r>
    </w:p>
    <w:p w:rsidR="004A781C" w:rsidRDefault="004A781C">
      <w:pPr>
        <w:pStyle w:val="Heading4"/>
      </w:pPr>
      <w:r>
        <w:lastRenderedPageBreak/>
        <w:t>Program Flow End</w:t>
      </w:r>
    </w:p>
    <w:p w:rsidR="004A781C" w:rsidRDefault="00C46417">
      <w:r>
        <w:t>None</w:t>
      </w:r>
    </w:p>
    <w:p w:rsidR="00C46417" w:rsidRDefault="00C46417">
      <w:pPr>
        <w:spacing w:after="0"/>
      </w:pPr>
      <w:r>
        <w:br w:type="page"/>
      </w:r>
    </w:p>
    <w:p w:rsidR="00C46417" w:rsidRDefault="00C46417" w:rsidP="00C46417">
      <w:pPr>
        <w:pStyle w:val="Heading3"/>
      </w:pPr>
      <w:proofErr w:type="spellStart"/>
      <w:r>
        <w:lastRenderedPageBreak/>
        <w:t>SComm</w:t>
      </w:r>
      <w:proofErr w:type="spellEnd"/>
      <w:r>
        <w:t xml:space="preserve">: </w:t>
      </w:r>
      <w:proofErr w:type="spellStart"/>
      <w:r w:rsidRPr="00C46417">
        <w:t>AbsHwPos_SCom_CustSetTrim</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3"/>
        <w:gridCol w:w="3727"/>
        <w:gridCol w:w="1417"/>
        <w:gridCol w:w="600"/>
        <w:gridCol w:w="600"/>
        <w:gridCol w:w="601"/>
      </w:tblGrid>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Function Name</w:t>
            </w:r>
          </w:p>
        </w:tc>
        <w:tc>
          <w:tcPr>
            <w:tcW w:w="3727" w:type="dxa"/>
          </w:tcPr>
          <w:p w:rsidR="001C0B6A" w:rsidRDefault="001C0B6A" w:rsidP="001C0B6A">
            <w:pPr>
              <w:spacing w:before="60"/>
              <w:rPr>
                <w:rFonts w:ascii="Arial" w:hAnsi="Arial" w:cs="Arial"/>
                <w:sz w:val="16"/>
              </w:rPr>
            </w:pPr>
            <w:proofErr w:type="spellStart"/>
            <w:r>
              <w:t>AbsHwPos_SCom_CustSet</w:t>
            </w:r>
            <w:r w:rsidRPr="008D49FD">
              <w:t>Trim</w:t>
            </w:r>
            <w:proofErr w:type="spellEnd"/>
          </w:p>
        </w:tc>
        <w:tc>
          <w:tcPr>
            <w:tcW w:w="1417"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Type</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Min</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Max</w:t>
            </w:r>
          </w:p>
        </w:tc>
        <w:tc>
          <w:tcPr>
            <w:tcW w:w="601" w:type="dxa"/>
            <w:tcBorders>
              <w:bottom w:val="single" w:sz="4" w:space="0" w:color="auto"/>
            </w:tcBorders>
            <w:shd w:val="pct30" w:color="FFFF00" w:fill="auto"/>
          </w:tcPr>
          <w:p w:rsidR="001C0B6A" w:rsidRDefault="001C0B6A" w:rsidP="001C0B6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 xml:space="preserve">Arguments Passed </w:t>
            </w:r>
          </w:p>
        </w:tc>
        <w:tc>
          <w:tcPr>
            <w:tcW w:w="3727" w:type="dxa"/>
          </w:tcPr>
          <w:p w:rsidR="001C0B6A" w:rsidRDefault="001C0B6A" w:rsidP="001C0B6A">
            <w:pPr>
              <w:spacing w:before="60"/>
              <w:rPr>
                <w:rFonts w:ascii="Arial" w:hAnsi="Arial" w:cs="Arial"/>
                <w:sz w:val="16"/>
              </w:rPr>
            </w:pPr>
            <w:r>
              <w:rPr>
                <w:rFonts w:ascii="Arial" w:hAnsi="Arial" w:cs="Arial"/>
                <w:sz w:val="16"/>
              </w:rPr>
              <w:t xml:space="preserve"> n/a</w:t>
            </w:r>
          </w:p>
        </w:tc>
        <w:tc>
          <w:tcPr>
            <w:tcW w:w="1417"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0"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0"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1" w:type="dxa"/>
            <w:shd w:val="pct15" w:color="auto" w:fill="auto"/>
          </w:tcPr>
          <w:p w:rsidR="001C0B6A" w:rsidRDefault="001C0B6A" w:rsidP="001C0B6A">
            <w:pPr>
              <w:spacing w:before="60"/>
              <w:rPr>
                <w:rFonts w:ascii="Arial" w:hAnsi="Arial" w:cs="Arial"/>
                <w:sz w:val="16"/>
              </w:rPr>
            </w:pPr>
            <w:r>
              <w:rPr>
                <w:rFonts w:ascii="Arial" w:hAnsi="Arial" w:cs="Arial"/>
                <w:sz w:val="16"/>
              </w:rPr>
              <w:t>n/a</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Return Value</w:t>
            </w:r>
          </w:p>
        </w:tc>
        <w:tc>
          <w:tcPr>
            <w:tcW w:w="3727" w:type="dxa"/>
          </w:tcPr>
          <w:p w:rsidR="001C0B6A" w:rsidRDefault="001C0B6A" w:rsidP="001C0B6A">
            <w:pPr>
              <w:spacing w:before="60"/>
              <w:rPr>
                <w:rFonts w:ascii="Arial" w:hAnsi="Arial" w:cs="Arial"/>
                <w:sz w:val="16"/>
              </w:rPr>
            </w:pPr>
          </w:p>
        </w:tc>
        <w:tc>
          <w:tcPr>
            <w:tcW w:w="1417" w:type="dxa"/>
          </w:tcPr>
          <w:p w:rsidR="001C0B6A" w:rsidRDefault="001C0B6A" w:rsidP="001C0B6A">
            <w:pPr>
              <w:spacing w:before="60"/>
              <w:rPr>
                <w:rFonts w:ascii="Arial" w:hAnsi="Arial" w:cs="Arial"/>
                <w:sz w:val="16"/>
              </w:rPr>
            </w:pPr>
            <w:proofErr w:type="spellStart"/>
            <w:r w:rsidRPr="001C0B6A">
              <w:rPr>
                <w:rFonts w:ascii="Arial" w:hAnsi="Arial" w:cs="Arial"/>
                <w:sz w:val="16"/>
              </w:rPr>
              <w:t>Std_ReturnType</w:t>
            </w:r>
            <w:proofErr w:type="spellEnd"/>
          </w:p>
        </w:tc>
        <w:tc>
          <w:tcPr>
            <w:tcW w:w="600" w:type="dxa"/>
          </w:tcPr>
          <w:p w:rsidR="001C0B6A" w:rsidRDefault="001C0B6A" w:rsidP="001C0B6A">
            <w:pPr>
              <w:spacing w:before="60"/>
              <w:rPr>
                <w:rFonts w:ascii="Arial" w:hAnsi="Arial" w:cs="Arial"/>
                <w:sz w:val="16"/>
              </w:rPr>
            </w:pPr>
            <w:r>
              <w:rPr>
                <w:rFonts w:ascii="Arial" w:hAnsi="Arial" w:cs="Arial"/>
                <w:sz w:val="16"/>
              </w:rPr>
              <w:t>0</w:t>
            </w:r>
          </w:p>
        </w:tc>
        <w:tc>
          <w:tcPr>
            <w:tcW w:w="600" w:type="dxa"/>
          </w:tcPr>
          <w:p w:rsidR="001C0B6A" w:rsidRDefault="001C0B6A" w:rsidP="001C0B6A">
            <w:pPr>
              <w:spacing w:before="60"/>
              <w:rPr>
                <w:rFonts w:ascii="Arial" w:hAnsi="Arial" w:cs="Arial"/>
                <w:sz w:val="16"/>
              </w:rPr>
            </w:pPr>
            <w:r>
              <w:rPr>
                <w:rFonts w:ascii="Arial" w:hAnsi="Arial" w:cs="Arial"/>
                <w:sz w:val="16"/>
              </w:rPr>
              <w:t>34</w:t>
            </w:r>
          </w:p>
        </w:tc>
        <w:tc>
          <w:tcPr>
            <w:tcW w:w="601" w:type="dxa"/>
          </w:tcPr>
          <w:p w:rsidR="001C0B6A" w:rsidRDefault="001C0B6A" w:rsidP="001C0B6A">
            <w:pPr>
              <w:spacing w:before="60"/>
              <w:rPr>
                <w:rFonts w:ascii="Arial" w:hAnsi="Arial" w:cs="Arial"/>
                <w:sz w:val="16"/>
              </w:rPr>
            </w:pPr>
            <w:r>
              <w:rPr>
                <w:rFonts w:ascii="Arial" w:hAnsi="Arial" w:cs="Arial"/>
                <w:sz w:val="16"/>
              </w:rPr>
              <w:t>0</w:t>
            </w:r>
          </w:p>
        </w:tc>
      </w:tr>
    </w:tbl>
    <w:p w:rsidR="00C46417" w:rsidRDefault="00C46417" w:rsidP="00C46417">
      <w:pPr>
        <w:pStyle w:val="Heading4"/>
      </w:pPr>
      <w:r>
        <w:t>Design Rationale</w:t>
      </w:r>
    </w:p>
    <w:p w:rsidR="00654685" w:rsidRDefault="00654685" w:rsidP="00654685">
      <w:r>
        <w:t xml:space="preserve">For clarity and to protect against possible changes to </w:t>
      </w:r>
      <w:proofErr w:type="spellStart"/>
      <w:r>
        <w:t>MECCounter</w:t>
      </w:r>
      <w:proofErr w:type="spellEnd"/>
      <w:r>
        <w:t xml:space="preserve"> definition, using </w:t>
      </w:r>
      <w:proofErr w:type="spellStart"/>
      <w:r>
        <w:t>ManufMode_Cnt_Enum</w:t>
      </w:r>
      <w:proofErr w:type="spellEnd"/>
      <w:r>
        <w:t xml:space="preserve"> which is an enumeration value derived from the </w:t>
      </w:r>
      <w:proofErr w:type="spellStart"/>
      <w:r>
        <w:t>MECCounter</w:t>
      </w:r>
      <w:proofErr w:type="spellEnd"/>
      <w:r>
        <w:t xml:space="preserve">, instead of using </w:t>
      </w:r>
      <w:proofErr w:type="spellStart"/>
      <w:r>
        <w:t>MECCounter</w:t>
      </w:r>
      <w:proofErr w:type="spellEnd"/>
      <w:r>
        <w:t xml:space="preserve"> directly as in the FDD.</w:t>
      </w:r>
    </w:p>
    <w:p w:rsidR="00C46417" w:rsidRDefault="00C46417" w:rsidP="00C46417">
      <w:pPr>
        <w:pStyle w:val="Heading4"/>
      </w:pPr>
      <w:r>
        <w:t>Program Flow Start</w:t>
      </w:r>
    </w:p>
    <w:p w:rsidR="00C46417" w:rsidRDefault="00C46417" w:rsidP="00C46417">
      <w:r>
        <w:t>None</w:t>
      </w:r>
    </w:p>
    <w:p w:rsidR="00C46417" w:rsidRDefault="00C46417" w:rsidP="00C46417">
      <w:pPr>
        <w:pStyle w:val="Heading4"/>
      </w:pPr>
      <w:r>
        <w:t>Store Module Inputs to Local copies</w:t>
      </w:r>
    </w:p>
    <w:p w:rsidR="001C0B6A" w:rsidRDefault="001C0B6A" w:rsidP="007666E7">
      <w:r>
        <w:t>RespCode_Cnt_T_u08 = 0</w:t>
      </w:r>
    </w:p>
    <w:p w:rsidR="00654685" w:rsidRDefault="009B2D79" w:rsidP="007666E7">
      <w:proofErr w:type="spellStart"/>
      <w:r w:rsidRPr="007666E7">
        <w:t>Rte_Read_ManufMode_Cnt_enum</w:t>
      </w:r>
      <w:proofErr w:type="spellEnd"/>
      <w:r w:rsidRPr="007666E7">
        <w:t>(&amp;</w:t>
      </w:r>
      <w:proofErr w:type="spellStart"/>
      <w:r w:rsidRPr="007666E7">
        <w:t>ManufMode_Cnt_T_enum</w:t>
      </w:r>
      <w:proofErr w:type="spellEnd"/>
      <w:r w:rsidRPr="007666E7">
        <w:t>)</w:t>
      </w:r>
    </w:p>
    <w:p w:rsidR="00654685" w:rsidRDefault="009B2D79" w:rsidP="007666E7">
      <w:r w:rsidRPr="007666E7">
        <w:t>Rte_Read_TurnsCntrValidity_Cnt_u08(&amp;TurnsCntrValidity_Cnt_T_u08)</w:t>
      </w:r>
      <w:r w:rsidR="00C46417">
        <w:t xml:space="preserve"> </w:t>
      </w:r>
    </w:p>
    <w:p w:rsidR="00C46417" w:rsidRDefault="00C46417" w:rsidP="00C46417">
      <w:pPr>
        <w:pStyle w:val="Heading4"/>
      </w:pPr>
      <w:r>
        <w:lastRenderedPageBreak/>
        <w:t>Customer Set Trim Service</w:t>
      </w:r>
    </w:p>
    <w:p w:rsidR="00C46417" w:rsidRDefault="00B54405" w:rsidP="00C46417">
      <w:pPr>
        <w:jc w:val="center"/>
      </w:pPr>
      <w:r>
        <w:object w:dxaOrig="7056" w:dyaOrig="11011">
          <v:shape id="_x0000_i1056" type="#_x0000_t75" style="width:261.55pt;height:406.8pt" o:ole="">
            <v:imagedata r:id="rId35" o:title=""/>
          </v:shape>
          <o:OLEObject Type="Embed" ProgID="Visio.Drawing.11" ShapeID="_x0000_i1056" DrawAspect="Content" ObjectID="_1547298226" r:id="rId36"/>
        </w:object>
      </w:r>
    </w:p>
    <w:p w:rsidR="00C46417" w:rsidRDefault="00C46417" w:rsidP="00C46417">
      <w:pPr>
        <w:pStyle w:val="Heading4"/>
      </w:pPr>
      <w:r>
        <w:t>Store Local copy of outputs into Module Outputs</w:t>
      </w:r>
    </w:p>
    <w:p w:rsidR="00C46417" w:rsidRDefault="00C46417" w:rsidP="00C46417">
      <w:r>
        <w:t>None</w:t>
      </w:r>
    </w:p>
    <w:p w:rsidR="00C46417" w:rsidRDefault="00C46417" w:rsidP="00C46417">
      <w:pPr>
        <w:pStyle w:val="Heading4"/>
      </w:pPr>
      <w:r>
        <w:t>Program Flow End</w:t>
      </w:r>
    </w:p>
    <w:p w:rsidR="00C46417" w:rsidRDefault="00C46417" w:rsidP="00C46417">
      <w:r>
        <w:t>None</w:t>
      </w:r>
    </w:p>
    <w:p w:rsidR="00C46417" w:rsidRDefault="00C46417">
      <w:pPr>
        <w:spacing w:after="0"/>
      </w:pPr>
      <w:r>
        <w:br w:type="page"/>
      </w:r>
    </w:p>
    <w:p w:rsidR="00C46417" w:rsidRDefault="00C46417" w:rsidP="00C46417">
      <w:pPr>
        <w:pStyle w:val="Heading3"/>
      </w:pPr>
      <w:proofErr w:type="spellStart"/>
      <w:r>
        <w:lastRenderedPageBreak/>
        <w:t>SComm</w:t>
      </w:r>
      <w:proofErr w:type="spellEnd"/>
      <w:r>
        <w:t xml:space="preserve">: </w:t>
      </w:r>
      <w:proofErr w:type="spellStart"/>
      <w:r w:rsidRPr="00C46417">
        <w:t>AbsHwPos_SCom_NxtClearTrim</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3"/>
        <w:gridCol w:w="3727"/>
        <w:gridCol w:w="1417"/>
        <w:gridCol w:w="600"/>
        <w:gridCol w:w="600"/>
        <w:gridCol w:w="601"/>
      </w:tblGrid>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Function Name</w:t>
            </w:r>
          </w:p>
        </w:tc>
        <w:tc>
          <w:tcPr>
            <w:tcW w:w="3727" w:type="dxa"/>
          </w:tcPr>
          <w:p w:rsidR="001C0B6A" w:rsidRDefault="001C0B6A" w:rsidP="001C0B6A">
            <w:pPr>
              <w:spacing w:before="60"/>
              <w:rPr>
                <w:rFonts w:ascii="Arial" w:hAnsi="Arial" w:cs="Arial"/>
                <w:sz w:val="16"/>
              </w:rPr>
            </w:pPr>
            <w:proofErr w:type="spellStart"/>
            <w:r w:rsidRPr="008D49FD">
              <w:t>AbsHwPos_SCom_</w:t>
            </w:r>
            <w:r>
              <w:t>NxtClear</w:t>
            </w:r>
            <w:r w:rsidRPr="008D49FD">
              <w:t>Trim</w:t>
            </w:r>
            <w:proofErr w:type="spellEnd"/>
          </w:p>
        </w:tc>
        <w:tc>
          <w:tcPr>
            <w:tcW w:w="1417"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Type</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Min</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Max</w:t>
            </w:r>
          </w:p>
        </w:tc>
        <w:tc>
          <w:tcPr>
            <w:tcW w:w="601" w:type="dxa"/>
            <w:tcBorders>
              <w:bottom w:val="single" w:sz="4" w:space="0" w:color="auto"/>
            </w:tcBorders>
            <w:shd w:val="pct30" w:color="FFFF00" w:fill="auto"/>
          </w:tcPr>
          <w:p w:rsidR="001C0B6A" w:rsidRDefault="001C0B6A" w:rsidP="001C0B6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 xml:space="preserve">Arguments Passed </w:t>
            </w:r>
          </w:p>
        </w:tc>
        <w:tc>
          <w:tcPr>
            <w:tcW w:w="3727" w:type="dxa"/>
          </w:tcPr>
          <w:p w:rsidR="001C0B6A" w:rsidRDefault="001C0B6A" w:rsidP="001C0B6A">
            <w:pPr>
              <w:spacing w:before="60"/>
              <w:rPr>
                <w:rFonts w:ascii="Arial" w:hAnsi="Arial" w:cs="Arial"/>
                <w:sz w:val="16"/>
              </w:rPr>
            </w:pPr>
            <w:r>
              <w:rPr>
                <w:rFonts w:ascii="Arial" w:hAnsi="Arial" w:cs="Arial"/>
                <w:sz w:val="16"/>
              </w:rPr>
              <w:t xml:space="preserve"> n/a</w:t>
            </w:r>
          </w:p>
        </w:tc>
        <w:tc>
          <w:tcPr>
            <w:tcW w:w="1417"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0"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0"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1" w:type="dxa"/>
            <w:shd w:val="pct15" w:color="auto" w:fill="auto"/>
          </w:tcPr>
          <w:p w:rsidR="001C0B6A" w:rsidRDefault="001C0B6A" w:rsidP="001C0B6A">
            <w:pPr>
              <w:spacing w:before="60"/>
              <w:rPr>
                <w:rFonts w:ascii="Arial" w:hAnsi="Arial" w:cs="Arial"/>
                <w:sz w:val="16"/>
              </w:rPr>
            </w:pPr>
            <w:r>
              <w:rPr>
                <w:rFonts w:ascii="Arial" w:hAnsi="Arial" w:cs="Arial"/>
                <w:sz w:val="16"/>
              </w:rPr>
              <w:t>n/a</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Return Value</w:t>
            </w:r>
          </w:p>
        </w:tc>
        <w:tc>
          <w:tcPr>
            <w:tcW w:w="3727" w:type="dxa"/>
          </w:tcPr>
          <w:p w:rsidR="001C0B6A" w:rsidRDefault="001C0B6A" w:rsidP="001C0B6A">
            <w:pPr>
              <w:spacing w:before="60"/>
              <w:rPr>
                <w:rFonts w:ascii="Arial" w:hAnsi="Arial" w:cs="Arial"/>
                <w:sz w:val="16"/>
              </w:rPr>
            </w:pPr>
            <w:r>
              <w:rPr>
                <w:rFonts w:ascii="Arial" w:hAnsi="Arial" w:cs="Arial"/>
                <w:sz w:val="16"/>
              </w:rPr>
              <w:t>n/a</w:t>
            </w:r>
          </w:p>
        </w:tc>
        <w:tc>
          <w:tcPr>
            <w:tcW w:w="1417" w:type="dxa"/>
          </w:tcPr>
          <w:p w:rsidR="001C0B6A" w:rsidRDefault="001C0B6A" w:rsidP="001C0B6A">
            <w:pPr>
              <w:spacing w:before="60"/>
              <w:rPr>
                <w:rFonts w:ascii="Arial" w:hAnsi="Arial" w:cs="Arial"/>
                <w:sz w:val="16"/>
              </w:rPr>
            </w:pPr>
          </w:p>
        </w:tc>
        <w:tc>
          <w:tcPr>
            <w:tcW w:w="600" w:type="dxa"/>
          </w:tcPr>
          <w:p w:rsidR="001C0B6A" w:rsidRDefault="001C0B6A" w:rsidP="001C0B6A">
            <w:pPr>
              <w:spacing w:before="60"/>
              <w:rPr>
                <w:rFonts w:ascii="Arial" w:hAnsi="Arial" w:cs="Arial"/>
                <w:sz w:val="16"/>
              </w:rPr>
            </w:pPr>
          </w:p>
        </w:tc>
        <w:tc>
          <w:tcPr>
            <w:tcW w:w="600" w:type="dxa"/>
          </w:tcPr>
          <w:p w:rsidR="001C0B6A" w:rsidRDefault="001C0B6A" w:rsidP="001C0B6A">
            <w:pPr>
              <w:spacing w:before="60"/>
              <w:rPr>
                <w:rFonts w:ascii="Arial" w:hAnsi="Arial" w:cs="Arial"/>
                <w:sz w:val="16"/>
              </w:rPr>
            </w:pPr>
          </w:p>
        </w:tc>
        <w:tc>
          <w:tcPr>
            <w:tcW w:w="601" w:type="dxa"/>
          </w:tcPr>
          <w:p w:rsidR="001C0B6A" w:rsidRDefault="001C0B6A" w:rsidP="001C0B6A">
            <w:pPr>
              <w:spacing w:before="60"/>
              <w:rPr>
                <w:rFonts w:ascii="Arial" w:hAnsi="Arial" w:cs="Arial"/>
                <w:sz w:val="16"/>
              </w:rPr>
            </w:pPr>
          </w:p>
        </w:tc>
      </w:tr>
    </w:tbl>
    <w:p w:rsidR="00C46417" w:rsidRDefault="00C46417" w:rsidP="00C46417">
      <w:pPr>
        <w:pStyle w:val="Heading4"/>
      </w:pPr>
      <w:r>
        <w:t>Design Rationale</w:t>
      </w:r>
    </w:p>
    <w:p w:rsidR="00C46417" w:rsidRDefault="00C46417" w:rsidP="00C46417">
      <w:r>
        <w:t>None</w:t>
      </w:r>
    </w:p>
    <w:p w:rsidR="00C46417" w:rsidRDefault="00C46417" w:rsidP="00C46417">
      <w:pPr>
        <w:pStyle w:val="Heading4"/>
      </w:pPr>
      <w:r>
        <w:t>Program Flow Start</w:t>
      </w:r>
    </w:p>
    <w:p w:rsidR="00C46417" w:rsidRDefault="00C46417" w:rsidP="00C46417">
      <w:r>
        <w:t>None</w:t>
      </w:r>
    </w:p>
    <w:p w:rsidR="00C46417" w:rsidRDefault="00C46417" w:rsidP="00C46417">
      <w:pPr>
        <w:pStyle w:val="Heading4"/>
      </w:pPr>
      <w:r>
        <w:t>Store Module Inputs to Local copies</w:t>
      </w:r>
    </w:p>
    <w:p w:rsidR="00C46417" w:rsidRPr="008D49FD" w:rsidRDefault="00C46417" w:rsidP="00C46417">
      <w:r>
        <w:t>None</w:t>
      </w:r>
    </w:p>
    <w:p w:rsidR="00C46417" w:rsidRDefault="00C46417" w:rsidP="00C46417">
      <w:pPr>
        <w:pStyle w:val="Heading4"/>
      </w:pPr>
      <w:r>
        <w:t xml:space="preserve"> Nexteer Clear Trim Service</w:t>
      </w:r>
    </w:p>
    <w:p w:rsidR="00C46417" w:rsidRDefault="009E1BE1" w:rsidP="00C46417">
      <w:pPr>
        <w:jc w:val="center"/>
      </w:pPr>
      <w:r>
        <w:object w:dxaOrig="5724" w:dyaOrig="2516">
          <v:shape id="_x0000_i1039" type="#_x0000_t75" style="width:285.55pt;height:125.7pt" o:ole="">
            <v:imagedata r:id="rId37" o:title=""/>
          </v:shape>
          <o:OLEObject Type="Embed" ProgID="Visio.Drawing.11" ShapeID="_x0000_i1039" DrawAspect="Content" ObjectID="_1547298227" r:id="rId38"/>
        </w:object>
      </w:r>
    </w:p>
    <w:p w:rsidR="00C46417" w:rsidRDefault="00C46417" w:rsidP="00C46417">
      <w:pPr>
        <w:pStyle w:val="Heading4"/>
      </w:pPr>
      <w:r>
        <w:t>Store Local copy of outputs into Module Outputs</w:t>
      </w:r>
    </w:p>
    <w:p w:rsidR="00C46417" w:rsidRDefault="00C46417" w:rsidP="00C46417">
      <w:r>
        <w:t>None</w:t>
      </w:r>
    </w:p>
    <w:p w:rsidR="00C46417" w:rsidRDefault="00C46417" w:rsidP="00C46417">
      <w:pPr>
        <w:pStyle w:val="Heading4"/>
      </w:pPr>
      <w:r>
        <w:t>Program Flow End</w:t>
      </w:r>
    </w:p>
    <w:p w:rsidR="00C46417" w:rsidRDefault="00C46417" w:rsidP="00C46417">
      <w:r>
        <w:t>None</w:t>
      </w:r>
    </w:p>
    <w:p w:rsidR="00C46417" w:rsidRDefault="00C46417">
      <w:pPr>
        <w:spacing w:after="0"/>
      </w:pPr>
      <w:r>
        <w:br w:type="page"/>
      </w:r>
    </w:p>
    <w:p w:rsidR="00C46417" w:rsidRDefault="00C46417" w:rsidP="00636594">
      <w:pPr>
        <w:pStyle w:val="Heading3"/>
      </w:pPr>
      <w:proofErr w:type="spellStart"/>
      <w:r>
        <w:lastRenderedPageBreak/>
        <w:t>SComm</w:t>
      </w:r>
      <w:proofErr w:type="spellEnd"/>
      <w:r>
        <w:t xml:space="preserve">: </w:t>
      </w:r>
      <w:proofErr w:type="spellStart"/>
      <w:r w:rsidRPr="00C46417">
        <w:t>AbsHwPos_SCom_NxtSetTrim</w:t>
      </w:r>
      <w:proofErr w:type="spellEnd"/>
      <w:r w:rsidR="00636594">
        <w:t xml:space="preserve"> ()</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6"/>
        <w:gridCol w:w="3719"/>
        <w:gridCol w:w="1417"/>
        <w:gridCol w:w="608"/>
        <w:gridCol w:w="608"/>
        <w:gridCol w:w="600"/>
      </w:tblGrid>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Function Name</w:t>
            </w:r>
          </w:p>
        </w:tc>
        <w:tc>
          <w:tcPr>
            <w:tcW w:w="3727" w:type="dxa"/>
          </w:tcPr>
          <w:p w:rsidR="001C0B6A" w:rsidRDefault="001C0B6A" w:rsidP="001C0B6A">
            <w:pPr>
              <w:spacing w:before="60"/>
              <w:rPr>
                <w:rFonts w:ascii="Arial" w:hAnsi="Arial" w:cs="Arial"/>
                <w:sz w:val="16"/>
              </w:rPr>
            </w:pPr>
            <w:proofErr w:type="spellStart"/>
            <w:r>
              <w:t>AbsHwPos_SCom_NxtSet</w:t>
            </w:r>
            <w:r w:rsidRPr="008D49FD">
              <w:t>Trim</w:t>
            </w:r>
            <w:proofErr w:type="spellEnd"/>
          </w:p>
        </w:tc>
        <w:tc>
          <w:tcPr>
            <w:tcW w:w="1417"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Type</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Min</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Max</w:t>
            </w:r>
          </w:p>
        </w:tc>
        <w:tc>
          <w:tcPr>
            <w:tcW w:w="601" w:type="dxa"/>
            <w:tcBorders>
              <w:bottom w:val="single" w:sz="4" w:space="0" w:color="auto"/>
            </w:tcBorders>
            <w:shd w:val="pct30" w:color="FFFF00" w:fill="auto"/>
          </w:tcPr>
          <w:p w:rsidR="001C0B6A" w:rsidRDefault="001C0B6A" w:rsidP="001C0B6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 xml:space="preserve">Arguments Passed </w:t>
            </w:r>
          </w:p>
        </w:tc>
        <w:tc>
          <w:tcPr>
            <w:tcW w:w="3727" w:type="dxa"/>
          </w:tcPr>
          <w:p w:rsidR="001C0B6A" w:rsidRDefault="001C0B6A" w:rsidP="001C0B6A">
            <w:pPr>
              <w:spacing w:before="60"/>
              <w:rPr>
                <w:rFonts w:ascii="Arial" w:hAnsi="Arial" w:cs="Arial"/>
                <w:sz w:val="16"/>
              </w:rPr>
            </w:pPr>
            <w:r w:rsidRPr="00636594">
              <w:t>Offset_HwDeg_T_f32</w:t>
            </w:r>
          </w:p>
        </w:tc>
        <w:tc>
          <w:tcPr>
            <w:tcW w:w="1417" w:type="dxa"/>
          </w:tcPr>
          <w:p w:rsidR="001C0B6A" w:rsidRDefault="001C0B6A" w:rsidP="001C0B6A">
            <w:pPr>
              <w:spacing w:before="60"/>
              <w:rPr>
                <w:rFonts w:ascii="Arial" w:hAnsi="Arial" w:cs="Arial"/>
                <w:sz w:val="16"/>
              </w:rPr>
            </w:pPr>
            <w:r>
              <w:rPr>
                <w:rFonts w:ascii="Arial" w:hAnsi="Arial" w:cs="Arial"/>
                <w:sz w:val="16"/>
              </w:rPr>
              <w:t>Float</w:t>
            </w:r>
          </w:p>
        </w:tc>
        <w:tc>
          <w:tcPr>
            <w:tcW w:w="600" w:type="dxa"/>
          </w:tcPr>
          <w:p w:rsidR="001C0B6A" w:rsidRDefault="0064583E" w:rsidP="001C0B6A">
            <w:pPr>
              <w:spacing w:before="60"/>
              <w:rPr>
                <w:rFonts w:ascii="Arial" w:hAnsi="Arial" w:cs="Arial"/>
                <w:sz w:val="16"/>
              </w:rPr>
            </w:pPr>
            <w:r>
              <w:rPr>
                <w:rFonts w:ascii="Arial" w:hAnsi="Arial" w:cs="Arial"/>
                <w:sz w:val="16"/>
              </w:rPr>
              <w:t>FULL</w:t>
            </w:r>
          </w:p>
        </w:tc>
        <w:tc>
          <w:tcPr>
            <w:tcW w:w="600" w:type="dxa"/>
          </w:tcPr>
          <w:p w:rsidR="001C0B6A" w:rsidRDefault="0064583E" w:rsidP="001C0B6A">
            <w:pPr>
              <w:spacing w:before="60"/>
              <w:rPr>
                <w:rFonts w:ascii="Arial" w:hAnsi="Arial" w:cs="Arial"/>
                <w:sz w:val="16"/>
              </w:rPr>
            </w:pPr>
            <w:r>
              <w:rPr>
                <w:rFonts w:ascii="Arial" w:hAnsi="Arial" w:cs="Arial"/>
                <w:sz w:val="16"/>
              </w:rPr>
              <w:t>FULL</w:t>
            </w:r>
          </w:p>
        </w:tc>
        <w:tc>
          <w:tcPr>
            <w:tcW w:w="601" w:type="dxa"/>
            <w:shd w:val="pct15" w:color="auto" w:fill="auto"/>
          </w:tcPr>
          <w:p w:rsidR="001C0B6A" w:rsidRDefault="001C0B6A" w:rsidP="001C0B6A">
            <w:pPr>
              <w:spacing w:before="60"/>
              <w:rPr>
                <w:rFonts w:ascii="Arial" w:hAnsi="Arial" w:cs="Arial"/>
                <w:sz w:val="16"/>
              </w:rPr>
            </w:pPr>
            <w:r>
              <w:rPr>
                <w:rFonts w:ascii="Arial" w:hAnsi="Arial" w:cs="Arial"/>
                <w:sz w:val="16"/>
              </w:rPr>
              <w:t>n/a</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Return Value</w:t>
            </w:r>
          </w:p>
        </w:tc>
        <w:tc>
          <w:tcPr>
            <w:tcW w:w="3727" w:type="dxa"/>
          </w:tcPr>
          <w:p w:rsidR="001C0B6A" w:rsidRDefault="001C0B6A" w:rsidP="001C0B6A">
            <w:pPr>
              <w:spacing w:before="60"/>
              <w:rPr>
                <w:rFonts w:ascii="Arial" w:hAnsi="Arial" w:cs="Arial"/>
                <w:sz w:val="16"/>
              </w:rPr>
            </w:pPr>
          </w:p>
        </w:tc>
        <w:tc>
          <w:tcPr>
            <w:tcW w:w="1417" w:type="dxa"/>
          </w:tcPr>
          <w:p w:rsidR="001C0B6A" w:rsidRDefault="001C0B6A" w:rsidP="001C0B6A">
            <w:pPr>
              <w:spacing w:before="60"/>
              <w:rPr>
                <w:rFonts w:ascii="Arial" w:hAnsi="Arial" w:cs="Arial"/>
                <w:sz w:val="16"/>
              </w:rPr>
            </w:pPr>
            <w:proofErr w:type="spellStart"/>
            <w:r w:rsidRPr="001C0B6A">
              <w:rPr>
                <w:rFonts w:ascii="Arial" w:hAnsi="Arial" w:cs="Arial"/>
                <w:sz w:val="16"/>
              </w:rPr>
              <w:t>Std_ReturnType</w:t>
            </w:r>
            <w:proofErr w:type="spellEnd"/>
          </w:p>
        </w:tc>
        <w:tc>
          <w:tcPr>
            <w:tcW w:w="600" w:type="dxa"/>
          </w:tcPr>
          <w:p w:rsidR="001C0B6A" w:rsidRDefault="001C0B6A" w:rsidP="001C0B6A">
            <w:pPr>
              <w:spacing w:before="60"/>
              <w:rPr>
                <w:rFonts w:ascii="Arial" w:hAnsi="Arial" w:cs="Arial"/>
                <w:sz w:val="16"/>
              </w:rPr>
            </w:pPr>
            <w:r>
              <w:rPr>
                <w:rFonts w:ascii="Arial" w:hAnsi="Arial" w:cs="Arial"/>
                <w:sz w:val="16"/>
              </w:rPr>
              <w:t>0</w:t>
            </w:r>
          </w:p>
        </w:tc>
        <w:tc>
          <w:tcPr>
            <w:tcW w:w="600" w:type="dxa"/>
          </w:tcPr>
          <w:p w:rsidR="001C0B6A" w:rsidRDefault="001C0B6A" w:rsidP="001C0B6A">
            <w:pPr>
              <w:spacing w:before="60"/>
              <w:rPr>
                <w:rFonts w:ascii="Arial" w:hAnsi="Arial" w:cs="Arial"/>
                <w:sz w:val="16"/>
              </w:rPr>
            </w:pPr>
            <w:r>
              <w:rPr>
                <w:rFonts w:ascii="Arial" w:hAnsi="Arial" w:cs="Arial"/>
                <w:sz w:val="16"/>
              </w:rPr>
              <w:t>49</w:t>
            </w:r>
          </w:p>
        </w:tc>
        <w:tc>
          <w:tcPr>
            <w:tcW w:w="601" w:type="dxa"/>
          </w:tcPr>
          <w:p w:rsidR="001C0B6A" w:rsidRDefault="001C0B6A" w:rsidP="001C0B6A">
            <w:pPr>
              <w:spacing w:before="60"/>
              <w:rPr>
                <w:rFonts w:ascii="Arial" w:hAnsi="Arial" w:cs="Arial"/>
                <w:sz w:val="16"/>
              </w:rPr>
            </w:pPr>
            <w:r>
              <w:rPr>
                <w:rFonts w:ascii="Arial" w:hAnsi="Arial" w:cs="Arial"/>
                <w:sz w:val="16"/>
              </w:rPr>
              <w:t>0</w:t>
            </w:r>
          </w:p>
        </w:tc>
      </w:tr>
    </w:tbl>
    <w:p w:rsidR="00C46417" w:rsidRDefault="00C46417" w:rsidP="00C46417">
      <w:pPr>
        <w:pStyle w:val="Heading4"/>
      </w:pPr>
      <w:r>
        <w:t>Design Rationale</w:t>
      </w:r>
    </w:p>
    <w:p w:rsidR="00C46417" w:rsidRDefault="00C46417" w:rsidP="00C46417">
      <w:r>
        <w:t>None</w:t>
      </w:r>
    </w:p>
    <w:p w:rsidR="00C46417" w:rsidRDefault="00C46417" w:rsidP="00C46417">
      <w:pPr>
        <w:pStyle w:val="Heading4"/>
      </w:pPr>
      <w:r>
        <w:t>Program Flow Start</w:t>
      </w:r>
    </w:p>
    <w:p w:rsidR="00C46417" w:rsidRDefault="00C46417" w:rsidP="00C46417">
      <w:r>
        <w:t>None</w:t>
      </w:r>
    </w:p>
    <w:p w:rsidR="00C46417" w:rsidRDefault="00C46417" w:rsidP="00C46417">
      <w:pPr>
        <w:pStyle w:val="Heading4"/>
      </w:pPr>
      <w:r>
        <w:t>Store Module Inputs to Local copies</w:t>
      </w:r>
    </w:p>
    <w:p w:rsidR="0064583E" w:rsidRDefault="0064583E" w:rsidP="007666E7">
      <w:r w:rsidRPr="0064583E">
        <w:t>RespCode_Cnt_T_u08 = 0</w:t>
      </w:r>
    </w:p>
    <w:p w:rsidR="00654685" w:rsidRDefault="009B2D79" w:rsidP="007666E7">
      <w:r w:rsidRPr="009B2D79">
        <w:t>Rte_Read_TurnsCntrValidity_Cnt_u0</w:t>
      </w:r>
      <w:r>
        <w:t>8(&amp;TurnsCntrValidity_Cnt_T_u08)</w:t>
      </w:r>
    </w:p>
    <w:p w:rsidR="00C46417" w:rsidRDefault="00C46417" w:rsidP="00C46417">
      <w:pPr>
        <w:pStyle w:val="Heading4"/>
      </w:pPr>
      <w:r>
        <w:t>Nexteer Set Trim Service</w:t>
      </w:r>
    </w:p>
    <w:p w:rsidR="00C46417" w:rsidRDefault="00B54405" w:rsidP="00C46417">
      <w:pPr>
        <w:jc w:val="center"/>
      </w:pPr>
      <w:r>
        <w:object w:dxaOrig="7770" w:dyaOrig="6045">
          <v:shape id="_x0000_i1059" type="#_x0000_t75" style="width:390.1pt;height:303.05pt" o:ole="">
            <v:imagedata r:id="rId39" o:title=""/>
          </v:shape>
          <o:OLEObject Type="Embed" ProgID="Visio.Drawing.11" ShapeID="_x0000_i1059" DrawAspect="Content" ObjectID="_1547298228" r:id="rId40"/>
        </w:object>
      </w:r>
    </w:p>
    <w:p w:rsidR="00C46417" w:rsidRDefault="00C46417" w:rsidP="00C46417">
      <w:pPr>
        <w:pStyle w:val="Heading4"/>
      </w:pPr>
      <w:r>
        <w:lastRenderedPageBreak/>
        <w:t>Store Local copy of outputs into Module Outputs</w:t>
      </w:r>
    </w:p>
    <w:p w:rsidR="00C46417" w:rsidRDefault="00C46417" w:rsidP="00C46417">
      <w:r>
        <w:t>None</w:t>
      </w:r>
    </w:p>
    <w:p w:rsidR="00C46417" w:rsidRDefault="00C46417" w:rsidP="00C46417">
      <w:pPr>
        <w:pStyle w:val="Heading4"/>
      </w:pPr>
      <w:r>
        <w:t>Program Flow End</w:t>
      </w:r>
    </w:p>
    <w:p w:rsidR="00C46417" w:rsidRDefault="00C46417" w:rsidP="00C46417">
      <w:r>
        <w:t>None</w:t>
      </w:r>
    </w:p>
    <w:p w:rsidR="00C46417" w:rsidRDefault="00C46417"/>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Sequence of the Module</w:t>
      </w:r>
    </w:p>
    <w:p w:rsidR="004A781C" w:rsidRDefault="004A781C">
      <w:r>
        <w:t>(Describe in words relevant details about the execution sequence of the different sub modules.)</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897630" w:rsidP="00F957FA">
            <w:pPr>
              <w:spacing w:before="60"/>
              <w:rPr>
                <w:rFonts w:ascii="Arial" w:hAnsi="Arial" w:cs="Arial"/>
                <w:sz w:val="16"/>
                <w:szCs w:val="16"/>
              </w:rPr>
            </w:pPr>
            <w:r w:rsidRPr="00897630">
              <w:rPr>
                <w:rFonts w:ascii="Arial" w:hAnsi="Arial" w:cs="Arial"/>
                <w:sz w:val="16"/>
                <w:szCs w:val="16"/>
              </w:rPr>
              <w:t>AbsHwPos_Init1</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897630" w:rsidP="00F957FA">
            <w:pPr>
              <w:spacing w:before="60"/>
              <w:rPr>
                <w:rFonts w:ascii="Arial" w:hAnsi="Arial" w:cs="Arial"/>
                <w:sz w:val="16"/>
                <w:szCs w:val="16"/>
              </w:rPr>
            </w:pPr>
            <w:r>
              <w:rPr>
                <w:rFonts w:ascii="Arial" w:hAnsi="Arial" w:cs="Arial"/>
                <w:sz w:val="16"/>
                <w:szCs w:val="16"/>
              </w:rPr>
              <w:t>On Init</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897630" w:rsidP="00F957FA">
            <w:pPr>
              <w:spacing w:before="60"/>
              <w:rPr>
                <w:rFonts w:ascii="Arial" w:hAnsi="Arial" w:cs="Arial"/>
                <w:sz w:val="16"/>
                <w:szCs w:val="16"/>
              </w:rPr>
            </w:pPr>
            <w:r>
              <w:rPr>
                <w:rFonts w:ascii="Arial" w:hAnsi="Arial" w:cs="Arial"/>
                <w:sz w:val="16"/>
                <w:szCs w:val="16"/>
              </w:rPr>
              <w:t>Cold Init</w:t>
            </w:r>
          </w:p>
        </w:tc>
      </w:tr>
      <w:tr w:rsidR="00897630" w:rsidRPr="00381542" w:rsidTr="00B54697">
        <w:tc>
          <w:tcPr>
            <w:tcW w:w="3168"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szCs w:val="16"/>
              </w:rPr>
            </w:pPr>
            <w:r w:rsidRPr="00897630">
              <w:rPr>
                <w:rFonts w:ascii="Arial" w:hAnsi="Arial" w:cs="Arial"/>
                <w:sz w:val="16"/>
                <w:szCs w:val="16"/>
              </w:rPr>
              <w:t>AbsHwPos_Per1</w:t>
            </w:r>
          </w:p>
        </w:tc>
        <w:tc>
          <w:tcPr>
            <w:tcW w:w="2070" w:type="dxa"/>
            <w:tcBorders>
              <w:top w:val="single" w:sz="6" w:space="0" w:color="auto"/>
              <w:left w:val="single" w:sz="6" w:space="0" w:color="auto"/>
              <w:bottom w:val="single" w:sz="6" w:space="0" w:color="auto"/>
              <w:right w:val="single" w:sz="6" w:space="0" w:color="auto"/>
            </w:tcBorders>
          </w:tcPr>
          <w:p w:rsidR="00897630" w:rsidRPr="00381542" w:rsidRDefault="00897630" w:rsidP="00F957FA">
            <w:pPr>
              <w:spacing w:before="60"/>
              <w:rPr>
                <w:rFonts w:ascii="Arial" w:hAnsi="Arial" w:cs="Arial"/>
                <w:sz w:val="16"/>
                <w:szCs w:val="16"/>
              </w:rPr>
            </w:pPr>
            <w:r>
              <w:rPr>
                <w:rFonts w:ascii="Arial" w:hAnsi="Arial" w:cs="Arial"/>
                <w:sz w:val="16"/>
                <w:szCs w:val="16"/>
              </w:rPr>
              <w:t>2 ms</w:t>
            </w:r>
          </w:p>
        </w:tc>
        <w:tc>
          <w:tcPr>
            <w:tcW w:w="3690" w:type="dxa"/>
            <w:tcBorders>
              <w:top w:val="single" w:sz="6" w:space="0" w:color="auto"/>
              <w:left w:val="single" w:sz="6" w:space="0" w:color="auto"/>
              <w:bottom w:val="single" w:sz="6" w:space="0" w:color="auto"/>
              <w:right w:val="single" w:sz="6" w:space="0" w:color="auto"/>
            </w:tcBorders>
          </w:tcPr>
          <w:p w:rsidR="00897630" w:rsidRPr="00381542" w:rsidRDefault="00897630" w:rsidP="00F957FA">
            <w:pPr>
              <w:spacing w:before="60"/>
              <w:rPr>
                <w:rFonts w:ascii="Arial" w:hAnsi="Arial" w:cs="Arial"/>
                <w:sz w:val="16"/>
                <w:szCs w:val="16"/>
              </w:rPr>
            </w:pPr>
            <w:r>
              <w:rPr>
                <w:rFonts w:ascii="Arial" w:hAnsi="Arial" w:cs="Arial"/>
                <w:sz w:val="16"/>
                <w:szCs w:val="16"/>
              </w:rPr>
              <w:t>All</w:t>
            </w:r>
          </w:p>
        </w:tc>
      </w:tr>
      <w:tr w:rsidR="00EE651F" w:rsidRPr="00381542" w:rsidTr="00B54697">
        <w:tc>
          <w:tcPr>
            <w:tcW w:w="3168" w:type="dxa"/>
            <w:tcBorders>
              <w:top w:val="single" w:sz="6" w:space="0" w:color="auto"/>
              <w:left w:val="single" w:sz="6" w:space="0" w:color="auto"/>
              <w:bottom w:val="single" w:sz="6" w:space="0" w:color="auto"/>
              <w:right w:val="single" w:sz="6" w:space="0" w:color="auto"/>
            </w:tcBorders>
          </w:tcPr>
          <w:p w:rsidR="00EE651F" w:rsidRPr="00897630" w:rsidRDefault="00EE651F" w:rsidP="00F957FA">
            <w:pPr>
              <w:spacing w:before="60"/>
              <w:rPr>
                <w:rFonts w:ascii="Arial" w:hAnsi="Arial" w:cs="Arial"/>
                <w:sz w:val="16"/>
                <w:szCs w:val="16"/>
              </w:rPr>
            </w:pPr>
            <w:r>
              <w:rPr>
                <w:rFonts w:ascii="Arial" w:hAnsi="Arial" w:cs="Arial"/>
                <w:sz w:val="16"/>
                <w:szCs w:val="16"/>
              </w:rPr>
              <w:t>AbsHwPos_Per2</w:t>
            </w:r>
          </w:p>
        </w:tc>
        <w:tc>
          <w:tcPr>
            <w:tcW w:w="2070" w:type="dxa"/>
            <w:tcBorders>
              <w:top w:val="single" w:sz="6" w:space="0" w:color="auto"/>
              <w:left w:val="single" w:sz="6" w:space="0" w:color="auto"/>
              <w:bottom w:val="single" w:sz="6" w:space="0" w:color="auto"/>
              <w:right w:val="single" w:sz="6" w:space="0" w:color="auto"/>
            </w:tcBorders>
          </w:tcPr>
          <w:p w:rsidR="00EE651F" w:rsidRDefault="00EE651F" w:rsidP="00F957FA">
            <w:pPr>
              <w:spacing w:before="60"/>
              <w:rPr>
                <w:rFonts w:ascii="Arial" w:hAnsi="Arial" w:cs="Arial"/>
                <w:sz w:val="16"/>
                <w:szCs w:val="16"/>
              </w:rPr>
            </w:pPr>
            <w:r>
              <w:rPr>
                <w:rFonts w:ascii="Arial" w:hAnsi="Arial" w:cs="Arial"/>
                <w:sz w:val="16"/>
                <w:szCs w:val="16"/>
              </w:rPr>
              <w:t>2 ms</w:t>
            </w:r>
          </w:p>
        </w:tc>
        <w:tc>
          <w:tcPr>
            <w:tcW w:w="3690" w:type="dxa"/>
            <w:tcBorders>
              <w:top w:val="single" w:sz="6" w:space="0" w:color="auto"/>
              <w:left w:val="single" w:sz="6" w:space="0" w:color="auto"/>
              <w:bottom w:val="single" w:sz="6" w:space="0" w:color="auto"/>
              <w:right w:val="single" w:sz="6" w:space="0" w:color="auto"/>
            </w:tcBorders>
          </w:tcPr>
          <w:p w:rsidR="00EE651F" w:rsidRDefault="00EE651F" w:rsidP="00F957FA">
            <w:pPr>
              <w:spacing w:before="60"/>
              <w:rPr>
                <w:rFonts w:ascii="Arial" w:hAnsi="Arial" w:cs="Arial"/>
                <w:sz w:val="16"/>
                <w:szCs w:val="16"/>
              </w:rPr>
            </w:pPr>
            <w:r>
              <w:rPr>
                <w:rFonts w:ascii="Arial" w:hAnsi="Arial" w:cs="Arial"/>
                <w:sz w:val="16"/>
                <w:szCs w:val="16"/>
              </w:rPr>
              <w:t>All</w:t>
            </w:r>
          </w:p>
        </w:tc>
      </w:tr>
      <w:tr w:rsidR="00EE651F" w:rsidRPr="00381542" w:rsidTr="00B54697">
        <w:tc>
          <w:tcPr>
            <w:tcW w:w="3168" w:type="dxa"/>
            <w:tcBorders>
              <w:top w:val="single" w:sz="6" w:space="0" w:color="auto"/>
              <w:left w:val="single" w:sz="6" w:space="0" w:color="auto"/>
              <w:bottom w:val="single" w:sz="6" w:space="0" w:color="auto"/>
              <w:right w:val="single" w:sz="6" w:space="0" w:color="auto"/>
            </w:tcBorders>
          </w:tcPr>
          <w:p w:rsidR="00EE651F" w:rsidRDefault="00EE651F" w:rsidP="00F957FA">
            <w:pPr>
              <w:spacing w:before="60"/>
              <w:rPr>
                <w:rFonts w:ascii="Arial" w:hAnsi="Arial" w:cs="Arial"/>
                <w:sz w:val="16"/>
                <w:szCs w:val="16"/>
              </w:rPr>
            </w:pPr>
            <w:r w:rsidRPr="00897630">
              <w:rPr>
                <w:rFonts w:ascii="Arial" w:hAnsi="Arial" w:cs="Arial"/>
                <w:sz w:val="16"/>
                <w:szCs w:val="16"/>
              </w:rPr>
              <w:t>AbsHwPos_Per</w:t>
            </w:r>
            <w:r>
              <w:rPr>
                <w:rFonts w:ascii="Arial" w:hAnsi="Arial" w:cs="Arial"/>
                <w:sz w:val="16"/>
                <w:szCs w:val="16"/>
              </w:rPr>
              <w:t>3</w:t>
            </w:r>
          </w:p>
        </w:tc>
        <w:tc>
          <w:tcPr>
            <w:tcW w:w="2070" w:type="dxa"/>
            <w:tcBorders>
              <w:top w:val="single" w:sz="6" w:space="0" w:color="auto"/>
              <w:left w:val="single" w:sz="6" w:space="0" w:color="auto"/>
              <w:bottom w:val="single" w:sz="6" w:space="0" w:color="auto"/>
              <w:right w:val="single" w:sz="6" w:space="0" w:color="auto"/>
            </w:tcBorders>
          </w:tcPr>
          <w:p w:rsidR="00EE651F" w:rsidRPr="00381542" w:rsidRDefault="00EE651F" w:rsidP="00F957FA">
            <w:pPr>
              <w:spacing w:before="60"/>
              <w:rPr>
                <w:rFonts w:ascii="Arial" w:hAnsi="Arial" w:cs="Arial"/>
                <w:sz w:val="16"/>
                <w:szCs w:val="16"/>
              </w:rPr>
            </w:pPr>
            <w:r>
              <w:rPr>
                <w:rFonts w:ascii="Arial" w:hAnsi="Arial" w:cs="Arial"/>
                <w:sz w:val="16"/>
                <w:szCs w:val="16"/>
              </w:rPr>
              <w:t>4 ms</w:t>
            </w:r>
          </w:p>
        </w:tc>
        <w:tc>
          <w:tcPr>
            <w:tcW w:w="3690" w:type="dxa"/>
            <w:tcBorders>
              <w:top w:val="single" w:sz="6" w:space="0" w:color="auto"/>
              <w:left w:val="single" w:sz="6" w:space="0" w:color="auto"/>
              <w:bottom w:val="single" w:sz="6" w:space="0" w:color="auto"/>
              <w:right w:val="single" w:sz="6" w:space="0" w:color="auto"/>
            </w:tcBorders>
          </w:tcPr>
          <w:p w:rsidR="00EE651F" w:rsidRPr="00381542" w:rsidRDefault="00EE651F" w:rsidP="00F957FA">
            <w:pPr>
              <w:spacing w:before="60"/>
              <w:rPr>
                <w:rFonts w:ascii="Arial" w:hAnsi="Arial" w:cs="Arial"/>
                <w:sz w:val="16"/>
                <w:szCs w:val="16"/>
              </w:rPr>
            </w:pPr>
            <w:r>
              <w:rPr>
                <w:rFonts w:ascii="Arial" w:hAnsi="Arial" w:cs="Arial"/>
                <w:sz w:val="16"/>
                <w:szCs w:val="16"/>
              </w:rPr>
              <w:t>All</w:t>
            </w:r>
          </w:p>
        </w:tc>
      </w:tr>
      <w:tr w:rsidR="00EE651F" w:rsidRPr="00381542" w:rsidTr="00B54697">
        <w:tc>
          <w:tcPr>
            <w:tcW w:w="3168" w:type="dxa"/>
            <w:tcBorders>
              <w:top w:val="single" w:sz="6" w:space="0" w:color="auto"/>
              <w:left w:val="single" w:sz="6" w:space="0" w:color="auto"/>
              <w:bottom w:val="single" w:sz="6" w:space="0" w:color="auto"/>
              <w:right w:val="single" w:sz="6" w:space="0" w:color="auto"/>
            </w:tcBorders>
          </w:tcPr>
          <w:p w:rsidR="00EE651F" w:rsidRDefault="00EE651F" w:rsidP="00F957FA">
            <w:pPr>
              <w:spacing w:before="60"/>
              <w:rPr>
                <w:rFonts w:ascii="Arial" w:hAnsi="Arial" w:cs="Arial"/>
                <w:sz w:val="16"/>
                <w:szCs w:val="16"/>
              </w:rPr>
            </w:pPr>
            <w:r w:rsidRPr="00897630">
              <w:rPr>
                <w:rFonts w:ascii="Arial" w:hAnsi="Arial" w:cs="Arial"/>
                <w:sz w:val="16"/>
                <w:szCs w:val="16"/>
              </w:rPr>
              <w:t>AbsHwPos_Per</w:t>
            </w:r>
            <w:r>
              <w:rPr>
                <w:rFonts w:ascii="Arial" w:hAnsi="Arial" w:cs="Arial"/>
                <w:sz w:val="16"/>
                <w:szCs w:val="16"/>
              </w:rPr>
              <w:t>4</w:t>
            </w:r>
          </w:p>
        </w:tc>
        <w:tc>
          <w:tcPr>
            <w:tcW w:w="2070" w:type="dxa"/>
            <w:tcBorders>
              <w:top w:val="single" w:sz="6" w:space="0" w:color="auto"/>
              <w:left w:val="single" w:sz="6" w:space="0" w:color="auto"/>
              <w:bottom w:val="single" w:sz="6" w:space="0" w:color="auto"/>
              <w:right w:val="single" w:sz="6" w:space="0" w:color="auto"/>
            </w:tcBorders>
          </w:tcPr>
          <w:p w:rsidR="00EE651F" w:rsidRPr="00381542" w:rsidRDefault="00EE651F" w:rsidP="00F957FA">
            <w:pPr>
              <w:spacing w:before="60"/>
              <w:rPr>
                <w:rFonts w:ascii="Arial" w:hAnsi="Arial" w:cs="Arial"/>
                <w:sz w:val="16"/>
                <w:szCs w:val="16"/>
              </w:rPr>
            </w:pPr>
            <w:r>
              <w:rPr>
                <w:rFonts w:ascii="Arial" w:hAnsi="Arial" w:cs="Arial"/>
                <w:sz w:val="16"/>
                <w:szCs w:val="16"/>
              </w:rPr>
              <w:t>10 ms</w:t>
            </w:r>
          </w:p>
        </w:tc>
        <w:tc>
          <w:tcPr>
            <w:tcW w:w="3690" w:type="dxa"/>
            <w:tcBorders>
              <w:top w:val="single" w:sz="6" w:space="0" w:color="auto"/>
              <w:left w:val="single" w:sz="6" w:space="0" w:color="auto"/>
              <w:bottom w:val="single" w:sz="6" w:space="0" w:color="auto"/>
              <w:right w:val="single" w:sz="6" w:space="0" w:color="auto"/>
            </w:tcBorders>
          </w:tcPr>
          <w:p w:rsidR="00EE651F" w:rsidRPr="00381542" w:rsidRDefault="00EE651F" w:rsidP="00F957FA">
            <w:pPr>
              <w:spacing w:before="60"/>
              <w:rPr>
                <w:rFonts w:ascii="Arial" w:hAnsi="Arial" w:cs="Arial"/>
                <w:sz w:val="16"/>
                <w:szCs w:val="16"/>
              </w:rPr>
            </w:pPr>
            <w:r>
              <w:rPr>
                <w:rFonts w:ascii="Arial" w:hAnsi="Arial" w:cs="Arial"/>
                <w:sz w:val="16"/>
                <w:szCs w:val="16"/>
              </w:rPr>
              <w:t>All</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897630" w:rsidP="00F957FA">
            <w:pPr>
              <w:spacing w:before="60"/>
              <w:rPr>
                <w:rFonts w:ascii="Arial" w:hAnsi="Arial" w:cs="Arial"/>
                <w:sz w:val="16"/>
              </w:rPr>
            </w:pPr>
            <w:proofErr w:type="spellStart"/>
            <w:r w:rsidRPr="00897630">
              <w:rPr>
                <w:rFonts w:ascii="Arial" w:hAnsi="Arial" w:cs="Arial"/>
                <w:sz w:val="16"/>
                <w:szCs w:val="16"/>
              </w:rPr>
              <w:t>AbsHwPos_SCom_CustClrTrim</w:t>
            </w:r>
            <w:proofErr w:type="spellEnd"/>
          </w:p>
        </w:tc>
        <w:tc>
          <w:tcPr>
            <w:tcW w:w="5310" w:type="dxa"/>
            <w:tcBorders>
              <w:top w:val="single" w:sz="6" w:space="0" w:color="auto"/>
              <w:left w:val="single" w:sz="6" w:space="0" w:color="auto"/>
              <w:bottom w:val="single" w:sz="6" w:space="0" w:color="auto"/>
              <w:right w:val="single" w:sz="6" w:space="0" w:color="auto"/>
            </w:tcBorders>
          </w:tcPr>
          <w:p w:rsidR="007A69AC" w:rsidRDefault="00897630" w:rsidP="00F957FA">
            <w:pPr>
              <w:spacing w:before="60"/>
              <w:rPr>
                <w:rFonts w:ascii="Arial" w:hAnsi="Arial" w:cs="Arial"/>
                <w:sz w:val="16"/>
              </w:rPr>
            </w:pPr>
            <w:proofErr w:type="spellStart"/>
            <w:r>
              <w:rPr>
                <w:rFonts w:ascii="Arial" w:hAnsi="Arial" w:cs="Arial"/>
                <w:sz w:val="16"/>
              </w:rPr>
              <w:t>EPS_DiagSrvcs_ISO</w:t>
            </w:r>
            <w:proofErr w:type="spellEnd"/>
          </w:p>
        </w:tc>
      </w:tr>
      <w:tr w:rsidR="00897630" w:rsidTr="00F957FA">
        <w:tc>
          <w:tcPr>
            <w:tcW w:w="3618"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szCs w:val="16"/>
              </w:rPr>
            </w:pPr>
            <w:proofErr w:type="spellStart"/>
            <w:r w:rsidRPr="00897630">
              <w:rPr>
                <w:rFonts w:ascii="Arial" w:hAnsi="Arial" w:cs="Arial"/>
                <w:sz w:val="16"/>
                <w:szCs w:val="16"/>
              </w:rPr>
              <w:t>AbsHwPos_SCom_CustSetTrim</w:t>
            </w:r>
            <w:proofErr w:type="spellEnd"/>
          </w:p>
        </w:tc>
        <w:tc>
          <w:tcPr>
            <w:tcW w:w="5310"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rPr>
            </w:pPr>
            <w:proofErr w:type="spellStart"/>
            <w:r>
              <w:rPr>
                <w:rFonts w:ascii="Arial" w:hAnsi="Arial" w:cs="Arial"/>
                <w:sz w:val="16"/>
              </w:rPr>
              <w:t>EPS_DiagSrvcs_ISO</w:t>
            </w:r>
            <w:proofErr w:type="spellEnd"/>
          </w:p>
        </w:tc>
      </w:tr>
      <w:tr w:rsidR="00897630" w:rsidTr="00F957FA">
        <w:tc>
          <w:tcPr>
            <w:tcW w:w="3618"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szCs w:val="16"/>
              </w:rPr>
            </w:pPr>
            <w:proofErr w:type="spellStart"/>
            <w:r w:rsidRPr="00897630">
              <w:rPr>
                <w:rFonts w:ascii="Arial" w:hAnsi="Arial" w:cs="Arial"/>
                <w:sz w:val="16"/>
                <w:szCs w:val="16"/>
              </w:rPr>
              <w:t>AbsHwPos_SCom_NxtClearTrim</w:t>
            </w:r>
            <w:proofErr w:type="spellEnd"/>
          </w:p>
        </w:tc>
        <w:tc>
          <w:tcPr>
            <w:tcW w:w="5310"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rPr>
            </w:pPr>
            <w:proofErr w:type="spellStart"/>
            <w:r>
              <w:rPr>
                <w:rFonts w:ascii="Arial" w:hAnsi="Arial" w:cs="Arial"/>
                <w:sz w:val="16"/>
              </w:rPr>
              <w:t>EPS_DiagSrvcs_ISO</w:t>
            </w:r>
            <w:proofErr w:type="spellEnd"/>
          </w:p>
        </w:tc>
      </w:tr>
      <w:tr w:rsidR="00897630" w:rsidTr="00F957FA">
        <w:tc>
          <w:tcPr>
            <w:tcW w:w="3618"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szCs w:val="16"/>
              </w:rPr>
            </w:pPr>
            <w:proofErr w:type="spellStart"/>
            <w:r w:rsidRPr="00897630">
              <w:rPr>
                <w:rFonts w:ascii="Arial" w:hAnsi="Arial" w:cs="Arial"/>
                <w:sz w:val="16"/>
                <w:szCs w:val="16"/>
              </w:rPr>
              <w:t>AbsHwPos_SCom_NxtSetTrim</w:t>
            </w:r>
            <w:proofErr w:type="spellEnd"/>
          </w:p>
        </w:tc>
        <w:tc>
          <w:tcPr>
            <w:tcW w:w="5310"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rPr>
            </w:pPr>
            <w:proofErr w:type="spellStart"/>
            <w:r>
              <w:rPr>
                <w:rFonts w:ascii="Arial" w:hAnsi="Arial" w:cs="Arial"/>
                <w:sz w:val="16"/>
              </w:rPr>
              <w:t>EPS_DiagSrvcs_ISO</w:t>
            </w:r>
            <w:proofErr w:type="spellEnd"/>
          </w:p>
        </w:tc>
      </w:tr>
    </w:tbl>
    <w:p w:rsidR="004A781C" w:rsidRDefault="004A781C">
      <w:pPr>
        <w:pStyle w:val="Heading1"/>
        <w:numPr>
          <w:ilvl w:val="0"/>
          <w:numId w:val="0"/>
        </w:numPr>
      </w:pPr>
    </w:p>
    <w:p w:rsidR="004A781C" w:rsidRDefault="004A781C">
      <w:pPr>
        <w:pStyle w:val="Heading1"/>
      </w:pPr>
      <w:bookmarkStart w:id="20" w:name="_GoBack"/>
      <w:bookmarkEnd w:id="20"/>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Pr="00381542" w:rsidRDefault="00897630" w:rsidP="007E4EE6">
            <w:pPr>
              <w:spacing w:before="60"/>
              <w:rPr>
                <w:rFonts w:ascii="Arial" w:hAnsi="Arial" w:cs="Arial"/>
                <w:sz w:val="16"/>
                <w:szCs w:val="16"/>
              </w:rPr>
            </w:pPr>
            <w:r w:rsidRPr="00897630">
              <w:rPr>
                <w:rFonts w:ascii="Arial" w:hAnsi="Arial" w:cs="Arial"/>
                <w:sz w:val="16"/>
                <w:szCs w:val="16"/>
              </w:rPr>
              <w:t>AbsHwPos_Init1</w:t>
            </w:r>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Default="00897630" w:rsidP="007E4EE6">
            <w:pPr>
              <w:spacing w:before="60"/>
              <w:rPr>
                <w:rFonts w:ascii="Arial" w:hAnsi="Arial" w:cs="Arial"/>
                <w:sz w:val="16"/>
                <w:szCs w:val="16"/>
              </w:rPr>
            </w:pPr>
            <w:r w:rsidRPr="00897630">
              <w:rPr>
                <w:rFonts w:ascii="Arial" w:hAnsi="Arial" w:cs="Arial"/>
                <w:sz w:val="16"/>
                <w:szCs w:val="16"/>
              </w:rPr>
              <w:t>AbsHwPos_Per1</w:t>
            </w:r>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Default="00897630" w:rsidP="007E4EE6">
            <w:pPr>
              <w:spacing w:before="60"/>
              <w:rPr>
                <w:rFonts w:ascii="Arial" w:hAnsi="Arial" w:cs="Arial"/>
                <w:sz w:val="16"/>
                <w:szCs w:val="16"/>
              </w:rPr>
            </w:pPr>
            <w:r w:rsidRPr="00897630">
              <w:rPr>
                <w:rFonts w:ascii="Arial" w:hAnsi="Arial" w:cs="Arial"/>
                <w:sz w:val="16"/>
                <w:szCs w:val="16"/>
              </w:rPr>
              <w:t>AbsHwPos_Per2</w:t>
            </w:r>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EE651F" w:rsidTr="00F26D1C">
        <w:tc>
          <w:tcPr>
            <w:tcW w:w="4464" w:type="dxa"/>
            <w:tcBorders>
              <w:top w:val="single" w:sz="6" w:space="0" w:color="auto"/>
              <w:left w:val="single" w:sz="6" w:space="0" w:color="auto"/>
              <w:bottom w:val="single" w:sz="6" w:space="0" w:color="auto"/>
              <w:right w:val="single" w:sz="6" w:space="0" w:color="auto"/>
            </w:tcBorders>
          </w:tcPr>
          <w:p w:rsidR="00EE651F" w:rsidRPr="00897630" w:rsidRDefault="00EE651F" w:rsidP="00F26D1C">
            <w:pPr>
              <w:spacing w:before="60"/>
              <w:rPr>
                <w:rFonts w:ascii="Arial" w:hAnsi="Arial" w:cs="Arial"/>
                <w:sz w:val="16"/>
                <w:szCs w:val="16"/>
              </w:rPr>
            </w:pPr>
            <w:r w:rsidRPr="00897630">
              <w:rPr>
                <w:rFonts w:ascii="Arial" w:hAnsi="Arial" w:cs="Arial"/>
                <w:sz w:val="16"/>
                <w:szCs w:val="16"/>
              </w:rPr>
              <w:t>AbsHwPos_Per3</w:t>
            </w:r>
          </w:p>
        </w:tc>
        <w:tc>
          <w:tcPr>
            <w:tcW w:w="4464" w:type="dxa"/>
            <w:tcBorders>
              <w:top w:val="single" w:sz="6" w:space="0" w:color="auto"/>
              <w:left w:val="single" w:sz="6" w:space="0" w:color="auto"/>
              <w:bottom w:val="single" w:sz="6" w:space="0" w:color="auto"/>
              <w:right w:val="single" w:sz="6" w:space="0" w:color="auto"/>
            </w:tcBorders>
          </w:tcPr>
          <w:p w:rsidR="00EE651F" w:rsidRDefault="00EE651F" w:rsidP="00F26D1C">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Pr="00897630" w:rsidRDefault="00897630" w:rsidP="00EE651F">
            <w:pPr>
              <w:spacing w:before="60"/>
              <w:rPr>
                <w:rFonts w:ascii="Arial" w:hAnsi="Arial" w:cs="Arial"/>
                <w:sz w:val="16"/>
                <w:szCs w:val="16"/>
              </w:rPr>
            </w:pPr>
            <w:r w:rsidRPr="00897630">
              <w:rPr>
                <w:rFonts w:ascii="Arial" w:hAnsi="Arial" w:cs="Arial"/>
                <w:sz w:val="16"/>
                <w:szCs w:val="16"/>
              </w:rPr>
              <w:t>AbsHwPos_Per</w:t>
            </w:r>
            <w:r w:rsidR="00EE651F">
              <w:rPr>
                <w:rFonts w:ascii="Arial" w:hAnsi="Arial" w:cs="Arial"/>
                <w:sz w:val="16"/>
                <w:szCs w:val="16"/>
              </w:rPr>
              <w:t>4</w:t>
            </w:r>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Pr="00897630" w:rsidRDefault="00897630" w:rsidP="007E4EE6">
            <w:pPr>
              <w:spacing w:before="60"/>
              <w:rPr>
                <w:rFonts w:ascii="Arial" w:hAnsi="Arial" w:cs="Arial"/>
                <w:sz w:val="16"/>
                <w:szCs w:val="16"/>
              </w:rPr>
            </w:pPr>
            <w:proofErr w:type="spellStart"/>
            <w:r w:rsidRPr="00897630">
              <w:rPr>
                <w:rFonts w:ascii="Arial" w:hAnsi="Arial" w:cs="Arial"/>
                <w:sz w:val="16"/>
                <w:szCs w:val="16"/>
              </w:rPr>
              <w:t>AbsHwPos_SCom_CustClrTrim</w:t>
            </w:r>
            <w:proofErr w:type="spellEnd"/>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Pr="00897630" w:rsidRDefault="00897630" w:rsidP="007E4EE6">
            <w:pPr>
              <w:spacing w:before="60"/>
              <w:rPr>
                <w:rFonts w:ascii="Arial" w:hAnsi="Arial" w:cs="Arial"/>
                <w:sz w:val="16"/>
                <w:szCs w:val="16"/>
              </w:rPr>
            </w:pPr>
            <w:proofErr w:type="spellStart"/>
            <w:r w:rsidRPr="00897630">
              <w:rPr>
                <w:rFonts w:ascii="Arial" w:hAnsi="Arial" w:cs="Arial"/>
                <w:sz w:val="16"/>
                <w:szCs w:val="16"/>
              </w:rPr>
              <w:t>AbsHwPos_SCom_CustSetTrim</w:t>
            </w:r>
            <w:proofErr w:type="spellEnd"/>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Pr="00897630" w:rsidRDefault="00897630" w:rsidP="007E4EE6">
            <w:pPr>
              <w:spacing w:before="60"/>
              <w:rPr>
                <w:rFonts w:ascii="Arial" w:hAnsi="Arial" w:cs="Arial"/>
                <w:sz w:val="16"/>
                <w:szCs w:val="16"/>
              </w:rPr>
            </w:pPr>
            <w:proofErr w:type="spellStart"/>
            <w:r w:rsidRPr="00897630">
              <w:rPr>
                <w:rFonts w:ascii="Arial" w:hAnsi="Arial" w:cs="Arial"/>
                <w:sz w:val="16"/>
                <w:szCs w:val="16"/>
              </w:rPr>
              <w:t>AbsHwPos_SCom_NxtClearTrim</w:t>
            </w:r>
            <w:proofErr w:type="spellEnd"/>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Pr="00897630" w:rsidRDefault="00897630" w:rsidP="007E4EE6">
            <w:pPr>
              <w:spacing w:before="60"/>
              <w:rPr>
                <w:rFonts w:ascii="Arial" w:hAnsi="Arial" w:cs="Arial"/>
                <w:sz w:val="16"/>
                <w:szCs w:val="16"/>
              </w:rPr>
            </w:pPr>
            <w:proofErr w:type="spellStart"/>
            <w:r w:rsidRPr="00897630">
              <w:rPr>
                <w:rFonts w:ascii="Arial" w:hAnsi="Arial" w:cs="Arial"/>
                <w:sz w:val="16"/>
                <w:szCs w:val="16"/>
              </w:rPr>
              <w:t>AbsHwPos_SCom_NxtSetTrim</w:t>
            </w:r>
            <w:proofErr w:type="spellEnd"/>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897630">
            <w:pPr>
              <w:spacing w:before="60"/>
              <w:rPr>
                <w:rFonts w:ascii="Arial" w:hAnsi="Arial" w:cs="Arial"/>
                <w:sz w:val="16"/>
              </w:rPr>
            </w:pPr>
            <w:r>
              <w:rPr>
                <w:rFonts w:ascii="Arial" w:hAnsi="Arial" w:cs="Arial"/>
                <w:sz w:val="16"/>
              </w:rPr>
              <w:t>None</w:t>
            </w: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Known Issues / Limitations With Design</w:t>
      </w:r>
    </w:p>
    <w:p w:rsidR="00897630" w:rsidRDefault="00897630" w:rsidP="00897630">
      <w:pPr>
        <w:numPr>
          <w:ilvl w:val="0"/>
          <w:numId w:val="6"/>
        </w:numPr>
      </w:pPr>
      <w:r>
        <w:t xml:space="preserve">INLINE functions in </w:t>
      </w:r>
      <w:proofErr w:type="spellStart"/>
      <w:r>
        <w:t>GlobalMacro.h</w:t>
      </w:r>
      <w:proofErr w:type="spellEnd"/>
      <w:r>
        <w:t xml:space="preserve"> are not unit tested</w:t>
      </w:r>
    </w:p>
    <w:p w:rsidR="001A0847" w:rsidRDefault="001A0847" w:rsidP="001A0847">
      <w:pPr>
        <w:numPr>
          <w:ilvl w:val="0"/>
          <w:numId w:val="6"/>
        </w:numPr>
      </w:pPr>
      <w:r>
        <w:t>Because NVM updates are made from a periodic function, it is possible that the previous write will still be pending when a new write is desired.  When this happens, the new NVM write is not performed.</w:t>
      </w:r>
    </w:p>
    <w:p w:rsidR="001A0847" w:rsidRDefault="001A0847" w:rsidP="007666E7">
      <w:pPr>
        <w:ind w:left="720"/>
      </w:pPr>
    </w:p>
    <w:p w:rsidR="004A781C" w:rsidRDefault="004A781C" w:rsidP="00897630">
      <w:pPr>
        <w:pStyle w:val="Heading1"/>
        <w:numPr>
          <w:ilvl w:val="0"/>
          <w:numId w:val="0"/>
        </w:numPr>
        <w:ind w:left="432"/>
      </w:pPr>
      <w:r>
        <w:br w:type="page"/>
      </w:r>
      <w:r>
        <w:lastRenderedPageBreak/>
        <w:t>Revision Control Log</w:t>
      </w:r>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2"/>
        <w:gridCol w:w="6210"/>
        <w:gridCol w:w="1080"/>
        <w:gridCol w:w="1105"/>
      </w:tblGrid>
      <w:tr w:rsidR="00F953D0" w:rsidTr="007666E7">
        <w:tc>
          <w:tcPr>
            <w:tcW w:w="662" w:type="dxa"/>
          </w:tcPr>
          <w:p w:rsidR="00F953D0" w:rsidRDefault="00F953D0">
            <w:pPr>
              <w:spacing w:before="60"/>
              <w:rPr>
                <w:rFonts w:ascii="Arial" w:hAnsi="Arial" w:cs="Arial"/>
                <w:b/>
                <w:bCs/>
                <w:sz w:val="16"/>
              </w:rPr>
            </w:pPr>
            <w:r>
              <w:rPr>
                <w:rFonts w:ascii="Arial" w:hAnsi="Arial" w:cs="Arial"/>
                <w:b/>
                <w:bCs/>
                <w:sz w:val="16"/>
              </w:rPr>
              <w:t>Rev #</w:t>
            </w:r>
          </w:p>
        </w:tc>
        <w:tc>
          <w:tcPr>
            <w:tcW w:w="6210" w:type="dxa"/>
          </w:tcPr>
          <w:p w:rsidR="00F953D0" w:rsidRDefault="00F953D0">
            <w:pPr>
              <w:spacing w:before="60"/>
              <w:rPr>
                <w:rFonts w:ascii="Arial" w:hAnsi="Arial" w:cs="Arial"/>
                <w:b/>
                <w:bCs/>
                <w:sz w:val="16"/>
              </w:rPr>
            </w:pPr>
            <w:r>
              <w:rPr>
                <w:rFonts w:ascii="Arial" w:hAnsi="Arial" w:cs="Arial"/>
                <w:b/>
                <w:bCs/>
                <w:sz w:val="16"/>
              </w:rPr>
              <w:t>Change Description</w:t>
            </w:r>
          </w:p>
        </w:tc>
        <w:tc>
          <w:tcPr>
            <w:tcW w:w="1080" w:type="dxa"/>
          </w:tcPr>
          <w:p w:rsidR="00F953D0" w:rsidRDefault="00F953D0">
            <w:pPr>
              <w:spacing w:before="60"/>
              <w:rPr>
                <w:rFonts w:ascii="Arial" w:hAnsi="Arial" w:cs="Arial"/>
                <w:b/>
                <w:bCs/>
                <w:sz w:val="16"/>
              </w:rPr>
            </w:pPr>
            <w:r>
              <w:rPr>
                <w:rFonts w:ascii="Arial" w:hAnsi="Arial" w:cs="Arial"/>
                <w:b/>
                <w:bCs/>
                <w:sz w:val="16"/>
              </w:rPr>
              <w:t xml:space="preserve">Date </w:t>
            </w:r>
          </w:p>
        </w:tc>
        <w:tc>
          <w:tcPr>
            <w:tcW w:w="1105" w:type="dxa"/>
          </w:tcPr>
          <w:p w:rsidR="00F953D0" w:rsidRDefault="00F953D0">
            <w:pPr>
              <w:spacing w:before="60"/>
              <w:rPr>
                <w:rFonts w:ascii="Arial" w:hAnsi="Arial" w:cs="Arial"/>
                <w:b/>
                <w:bCs/>
                <w:sz w:val="16"/>
              </w:rPr>
            </w:pPr>
            <w:r>
              <w:rPr>
                <w:rFonts w:ascii="Arial" w:hAnsi="Arial" w:cs="Arial"/>
                <w:b/>
                <w:bCs/>
                <w:sz w:val="16"/>
              </w:rPr>
              <w:t>Author Initials</w:t>
            </w:r>
          </w:p>
        </w:tc>
      </w:tr>
      <w:tr w:rsidR="00F953D0" w:rsidTr="007666E7">
        <w:tc>
          <w:tcPr>
            <w:tcW w:w="662" w:type="dxa"/>
          </w:tcPr>
          <w:p w:rsidR="00F953D0" w:rsidRDefault="00F953D0">
            <w:pPr>
              <w:spacing w:before="60"/>
              <w:rPr>
                <w:rFonts w:ascii="Arial" w:hAnsi="Arial" w:cs="Arial"/>
                <w:sz w:val="16"/>
              </w:rPr>
            </w:pPr>
            <w:r>
              <w:rPr>
                <w:rFonts w:ascii="Arial" w:hAnsi="Arial" w:cs="Arial"/>
                <w:sz w:val="16"/>
              </w:rPr>
              <w:t>1</w:t>
            </w:r>
          </w:p>
        </w:tc>
        <w:tc>
          <w:tcPr>
            <w:tcW w:w="6210" w:type="dxa"/>
          </w:tcPr>
          <w:p w:rsidR="00F953D0" w:rsidRDefault="00F953D0">
            <w:pPr>
              <w:spacing w:before="60"/>
              <w:rPr>
                <w:rFonts w:ascii="Arial" w:hAnsi="Arial" w:cs="Arial"/>
                <w:sz w:val="16"/>
              </w:rPr>
            </w:pPr>
            <w:r>
              <w:rPr>
                <w:rFonts w:ascii="Arial" w:hAnsi="Arial" w:cs="Arial"/>
                <w:sz w:val="16"/>
              </w:rPr>
              <w:t>Initial component creation w/ FDD v002</w:t>
            </w:r>
          </w:p>
        </w:tc>
        <w:tc>
          <w:tcPr>
            <w:tcW w:w="1080" w:type="dxa"/>
          </w:tcPr>
          <w:p w:rsidR="00F953D0" w:rsidRDefault="00F953D0" w:rsidP="00926B3F">
            <w:pPr>
              <w:spacing w:before="60"/>
              <w:rPr>
                <w:rFonts w:ascii="Arial" w:hAnsi="Arial" w:cs="Arial"/>
                <w:sz w:val="16"/>
              </w:rPr>
            </w:pPr>
            <w:r>
              <w:rPr>
                <w:rFonts w:ascii="Arial" w:hAnsi="Arial" w:cs="Arial"/>
                <w:sz w:val="16"/>
              </w:rPr>
              <w:t>21-Jun-13</w:t>
            </w:r>
          </w:p>
        </w:tc>
        <w:tc>
          <w:tcPr>
            <w:tcW w:w="1105" w:type="dxa"/>
          </w:tcPr>
          <w:p w:rsidR="00F953D0" w:rsidRDefault="00F953D0">
            <w:pPr>
              <w:spacing w:before="60"/>
              <w:rPr>
                <w:rFonts w:ascii="Arial" w:hAnsi="Arial" w:cs="Arial"/>
                <w:sz w:val="16"/>
              </w:rPr>
            </w:pPr>
            <w:r>
              <w:rPr>
                <w:rFonts w:ascii="Arial" w:hAnsi="Arial" w:cs="Arial"/>
                <w:sz w:val="16"/>
              </w:rPr>
              <w:t>Jared</w:t>
            </w:r>
          </w:p>
        </w:tc>
      </w:tr>
      <w:tr w:rsidR="00F953D0" w:rsidTr="007666E7">
        <w:tc>
          <w:tcPr>
            <w:tcW w:w="662" w:type="dxa"/>
          </w:tcPr>
          <w:p w:rsidR="00F953D0" w:rsidRDefault="00F953D0">
            <w:pPr>
              <w:spacing w:before="60"/>
              <w:rPr>
                <w:rFonts w:ascii="Arial" w:hAnsi="Arial" w:cs="Arial"/>
                <w:sz w:val="16"/>
              </w:rPr>
            </w:pPr>
            <w:r>
              <w:rPr>
                <w:rFonts w:ascii="Arial" w:hAnsi="Arial" w:cs="Arial"/>
                <w:sz w:val="16"/>
              </w:rPr>
              <w:t>2</w:t>
            </w:r>
          </w:p>
        </w:tc>
        <w:tc>
          <w:tcPr>
            <w:tcW w:w="6210" w:type="dxa"/>
          </w:tcPr>
          <w:p w:rsidR="00F953D0" w:rsidRDefault="00F953D0">
            <w:pPr>
              <w:spacing w:before="60"/>
              <w:rPr>
                <w:rFonts w:ascii="Arial" w:hAnsi="Arial" w:cs="Arial"/>
                <w:sz w:val="16"/>
              </w:rPr>
            </w:pPr>
            <w:r>
              <w:rPr>
                <w:rFonts w:ascii="Arial" w:hAnsi="Arial" w:cs="Arial"/>
                <w:sz w:val="16"/>
              </w:rPr>
              <w:t xml:space="preserve">Updated port interface types to match </w:t>
            </w:r>
            <w:proofErr w:type="spellStart"/>
            <w:r>
              <w:rPr>
                <w:rFonts w:ascii="Arial" w:hAnsi="Arial" w:cs="Arial"/>
                <w:sz w:val="16"/>
              </w:rPr>
              <w:t>StdDef</w:t>
            </w:r>
            <w:proofErr w:type="spellEnd"/>
          </w:p>
        </w:tc>
        <w:tc>
          <w:tcPr>
            <w:tcW w:w="1080" w:type="dxa"/>
          </w:tcPr>
          <w:p w:rsidR="00F953D0" w:rsidRDefault="00F953D0" w:rsidP="00926B3F">
            <w:pPr>
              <w:spacing w:before="60"/>
              <w:rPr>
                <w:rFonts w:ascii="Arial" w:hAnsi="Arial" w:cs="Arial"/>
                <w:sz w:val="16"/>
              </w:rPr>
            </w:pPr>
            <w:r>
              <w:rPr>
                <w:rFonts w:ascii="Arial" w:hAnsi="Arial" w:cs="Arial"/>
                <w:sz w:val="16"/>
              </w:rPr>
              <w:t>7-Aug-13</w:t>
            </w:r>
          </w:p>
        </w:tc>
        <w:tc>
          <w:tcPr>
            <w:tcW w:w="1105" w:type="dxa"/>
          </w:tcPr>
          <w:p w:rsidR="00F953D0" w:rsidRDefault="00F953D0">
            <w:pPr>
              <w:spacing w:before="60"/>
              <w:rPr>
                <w:rFonts w:ascii="Arial" w:hAnsi="Arial" w:cs="Arial"/>
                <w:sz w:val="16"/>
              </w:rPr>
            </w:pPr>
            <w:r>
              <w:rPr>
                <w:rFonts w:ascii="Arial" w:hAnsi="Arial" w:cs="Arial"/>
                <w:sz w:val="16"/>
              </w:rPr>
              <w:t>Jared</w:t>
            </w:r>
          </w:p>
        </w:tc>
      </w:tr>
      <w:tr w:rsidR="00F953D0" w:rsidTr="007666E7">
        <w:tc>
          <w:tcPr>
            <w:tcW w:w="662" w:type="dxa"/>
          </w:tcPr>
          <w:p w:rsidR="00F953D0" w:rsidRDefault="00F953D0">
            <w:pPr>
              <w:spacing w:before="60"/>
              <w:rPr>
                <w:rFonts w:ascii="Arial" w:hAnsi="Arial" w:cs="Arial"/>
                <w:sz w:val="16"/>
              </w:rPr>
            </w:pPr>
            <w:r>
              <w:rPr>
                <w:rFonts w:ascii="Arial" w:hAnsi="Arial" w:cs="Arial"/>
                <w:sz w:val="16"/>
              </w:rPr>
              <w:t>3</w:t>
            </w:r>
          </w:p>
        </w:tc>
        <w:tc>
          <w:tcPr>
            <w:tcW w:w="6210" w:type="dxa"/>
          </w:tcPr>
          <w:p w:rsidR="00F953D0" w:rsidRDefault="00F953D0">
            <w:pPr>
              <w:spacing w:before="60"/>
              <w:rPr>
                <w:rFonts w:ascii="Arial" w:hAnsi="Arial" w:cs="Arial"/>
                <w:sz w:val="16"/>
              </w:rPr>
            </w:pPr>
            <w:r>
              <w:rPr>
                <w:rFonts w:ascii="Arial" w:hAnsi="Arial" w:cs="Arial"/>
                <w:sz w:val="16"/>
              </w:rPr>
              <w:t>Unit test range corrections</w:t>
            </w:r>
          </w:p>
        </w:tc>
        <w:tc>
          <w:tcPr>
            <w:tcW w:w="1080" w:type="dxa"/>
          </w:tcPr>
          <w:p w:rsidR="00F953D0" w:rsidRDefault="00F953D0" w:rsidP="00926B3F">
            <w:pPr>
              <w:spacing w:before="60"/>
              <w:rPr>
                <w:rFonts w:ascii="Arial" w:hAnsi="Arial" w:cs="Arial"/>
                <w:sz w:val="16"/>
              </w:rPr>
            </w:pPr>
            <w:r>
              <w:rPr>
                <w:rFonts w:ascii="Arial" w:hAnsi="Arial" w:cs="Arial"/>
                <w:sz w:val="16"/>
              </w:rPr>
              <w:t>5-Sep-13</w:t>
            </w:r>
          </w:p>
        </w:tc>
        <w:tc>
          <w:tcPr>
            <w:tcW w:w="1105" w:type="dxa"/>
          </w:tcPr>
          <w:p w:rsidR="00F953D0" w:rsidRDefault="00F953D0">
            <w:pPr>
              <w:spacing w:before="60"/>
              <w:rPr>
                <w:rFonts w:ascii="Arial" w:hAnsi="Arial" w:cs="Arial"/>
                <w:sz w:val="16"/>
              </w:rPr>
            </w:pPr>
            <w:r>
              <w:rPr>
                <w:rFonts w:ascii="Arial" w:hAnsi="Arial" w:cs="Arial"/>
                <w:sz w:val="16"/>
              </w:rPr>
              <w:t>Jared</w:t>
            </w:r>
          </w:p>
        </w:tc>
      </w:tr>
      <w:tr w:rsidR="00F953D0" w:rsidTr="007666E7">
        <w:tc>
          <w:tcPr>
            <w:tcW w:w="662" w:type="dxa"/>
          </w:tcPr>
          <w:p w:rsidR="00F953D0" w:rsidRDefault="00F953D0">
            <w:pPr>
              <w:spacing w:before="60"/>
              <w:rPr>
                <w:rFonts w:ascii="Arial" w:hAnsi="Arial" w:cs="Arial"/>
                <w:sz w:val="16"/>
              </w:rPr>
            </w:pPr>
            <w:r>
              <w:rPr>
                <w:rFonts w:ascii="Arial" w:hAnsi="Arial" w:cs="Arial"/>
                <w:sz w:val="16"/>
              </w:rPr>
              <w:t>4</w:t>
            </w:r>
          </w:p>
        </w:tc>
        <w:tc>
          <w:tcPr>
            <w:tcW w:w="6210" w:type="dxa"/>
          </w:tcPr>
          <w:p w:rsidR="00F953D0" w:rsidRDefault="00F953D0">
            <w:pPr>
              <w:spacing w:before="60"/>
              <w:rPr>
                <w:rFonts w:ascii="Arial" w:hAnsi="Arial" w:cs="Arial"/>
                <w:sz w:val="16"/>
              </w:rPr>
            </w:pPr>
            <w:r>
              <w:rPr>
                <w:rFonts w:ascii="Arial" w:hAnsi="Arial" w:cs="Arial"/>
                <w:sz w:val="16"/>
              </w:rPr>
              <w:t xml:space="preserve">Updated embedded constant values and </w:t>
            </w:r>
            <w:proofErr w:type="spellStart"/>
            <w:r>
              <w:rPr>
                <w:rFonts w:ascii="Arial" w:hAnsi="Arial" w:cs="Arial"/>
                <w:sz w:val="16"/>
              </w:rPr>
              <w:t>EOLHwPosTrimPerformed</w:t>
            </w:r>
            <w:proofErr w:type="spellEnd"/>
            <w:r>
              <w:rPr>
                <w:rFonts w:ascii="Arial" w:hAnsi="Arial" w:cs="Arial"/>
                <w:sz w:val="16"/>
              </w:rPr>
              <w:t xml:space="preserve"> logic to fix anomaly 5641 and 5643.  Replaced module level variable ranges with references to Data Dictionary.  Added limiting on global outputs.  Updated to show that the previous AbsHwPos_Per1 function has now been split into two functions, AbsHwPos_Per1 and AbsHwPos_Per2, which also caused the renaming of AbsHwPos_Per2 and AbsHwPos_Per3 to AbsHwPos_Per3 and AbsHwPos_Per4, respectively. </w:t>
            </w:r>
          </w:p>
        </w:tc>
        <w:tc>
          <w:tcPr>
            <w:tcW w:w="1080" w:type="dxa"/>
          </w:tcPr>
          <w:p w:rsidR="00F953D0" w:rsidRDefault="00F953D0" w:rsidP="00926B3F">
            <w:pPr>
              <w:spacing w:before="60"/>
              <w:rPr>
                <w:rFonts w:ascii="Arial" w:hAnsi="Arial" w:cs="Arial"/>
                <w:sz w:val="16"/>
              </w:rPr>
            </w:pPr>
            <w:r>
              <w:rPr>
                <w:rFonts w:ascii="Arial" w:hAnsi="Arial" w:cs="Arial"/>
                <w:sz w:val="16"/>
              </w:rPr>
              <w:t>22-Sep-13</w:t>
            </w:r>
          </w:p>
        </w:tc>
        <w:tc>
          <w:tcPr>
            <w:tcW w:w="1105" w:type="dxa"/>
          </w:tcPr>
          <w:p w:rsidR="00F953D0" w:rsidRDefault="00F953D0">
            <w:pPr>
              <w:spacing w:before="60"/>
              <w:rPr>
                <w:rFonts w:ascii="Arial" w:hAnsi="Arial" w:cs="Arial"/>
                <w:sz w:val="16"/>
              </w:rPr>
            </w:pPr>
            <w:r>
              <w:rPr>
                <w:rFonts w:ascii="Arial" w:hAnsi="Arial" w:cs="Arial"/>
                <w:sz w:val="16"/>
              </w:rPr>
              <w:t>KMC</w:t>
            </w:r>
          </w:p>
        </w:tc>
      </w:tr>
      <w:tr w:rsidR="00F953D0" w:rsidTr="007666E7">
        <w:tc>
          <w:tcPr>
            <w:tcW w:w="662" w:type="dxa"/>
          </w:tcPr>
          <w:p w:rsidR="00F953D0" w:rsidRDefault="00F953D0">
            <w:pPr>
              <w:spacing w:before="60"/>
              <w:rPr>
                <w:rFonts w:ascii="Arial" w:hAnsi="Arial" w:cs="Arial"/>
                <w:sz w:val="16"/>
              </w:rPr>
            </w:pPr>
            <w:r>
              <w:rPr>
                <w:rFonts w:ascii="Arial" w:hAnsi="Arial" w:cs="Arial"/>
                <w:sz w:val="16"/>
              </w:rPr>
              <w:t>5</w:t>
            </w:r>
          </w:p>
        </w:tc>
        <w:tc>
          <w:tcPr>
            <w:tcW w:w="6210" w:type="dxa"/>
          </w:tcPr>
          <w:p w:rsidR="00F953D0" w:rsidRDefault="00F953D0">
            <w:pPr>
              <w:spacing w:before="60"/>
              <w:rPr>
                <w:rFonts w:ascii="Arial" w:hAnsi="Arial" w:cs="Arial"/>
                <w:sz w:val="16"/>
              </w:rPr>
            </w:pPr>
            <w:r>
              <w:rPr>
                <w:rFonts w:ascii="Arial" w:hAnsi="Arial" w:cs="Arial"/>
                <w:sz w:val="16"/>
              </w:rPr>
              <w:t xml:space="preserve">Updated component diagram to match current component; </w:t>
            </w:r>
            <w:r w:rsidR="00654685">
              <w:rPr>
                <w:rFonts w:ascii="Arial" w:hAnsi="Arial" w:cs="Arial"/>
                <w:sz w:val="16"/>
              </w:rPr>
              <w:t xml:space="preserve"> changed name </w:t>
            </w:r>
            <w:proofErr w:type="spellStart"/>
            <w:r w:rsidR="00654685">
              <w:rPr>
                <w:rFonts w:ascii="Arial" w:hAnsi="Arial" w:cs="Arial"/>
                <w:sz w:val="16"/>
              </w:rPr>
              <w:t>TurnsCounterValidity</w:t>
            </w:r>
            <w:proofErr w:type="spellEnd"/>
            <w:r w:rsidR="00654685">
              <w:rPr>
                <w:rFonts w:ascii="Arial" w:hAnsi="Arial" w:cs="Arial"/>
                <w:sz w:val="16"/>
              </w:rPr>
              <w:t xml:space="preserve"> to </w:t>
            </w:r>
            <w:proofErr w:type="spellStart"/>
            <w:r w:rsidR="00654685">
              <w:rPr>
                <w:rFonts w:ascii="Arial" w:hAnsi="Arial" w:cs="Arial"/>
                <w:sz w:val="16"/>
              </w:rPr>
              <w:t>TurnsCntrValidity</w:t>
            </w:r>
            <w:proofErr w:type="spellEnd"/>
            <w:r w:rsidR="00654685">
              <w:rPr>
                <w:rFonts w:ascii="Arial" w:hAnsi="Arial" w:cs="Arial"/>
                <w:sz w:val="16"/>
              </w:rPr>
              <w:t xml:space="preserve"> to match FDD; added Design Rationale regarding use of </w:t>
            </w:r>
            <w:proofErr w:type="spellStart"/>
            <w:r w:rsidR="00654685">
              <w:rPr>
                <w:rFonts w:ascii="Arial" w:hAnsi="Arial" w:cs="Arial"/>
                <w:sz w:val="16"/>
              </w:rPr>
              <w:t>ManufMode</w:t>
            </w:r>
            <w:proofErr w:type="spellEnd"/>
            <w:r w:rsidR="00654685">
              <w:rPr>
                <w:rFonts w:ascii="Arial" w:hAnsi="Arial" w:cs="Arial"/>
                <w:sz w:val="16"/>
              </w:rPr>
              <w:t xml:space="preserve"> instead of </w:t>
            </w:r>
            <w:proofErr w:type="spellStart"/>
            <w:r w:rsidR="00654685">
              <w:rPr>
                <w:rFonts w:ascii="Arial" w:hAnsi="Arial" w:cs="Arial"/>
                <w:sz w:val="16"/>
              </w:rPr>
              <w:t>MECCounter</w:t>
            </w:r>
            <w:proofErr w:type="spellEnd"/>
            <w:r w:rsidR="00F26D1C">
              <w:rPr>
                <w:rFonts w:ascii="Arial" w:hAnsi="Arial" w:cs="Arial"/>
                <w:sz w:val="16"/>
              </w:rPr>
              <w:t>; changed names of module level variables to meet naming conventions;</w:t>
            </w:r>
            <w:r w:rsidR="001A0847">
              <w:rPr>
                <w:rFonts w:ascii="Arial" w:hAnsi="Arial" w:cs="Arial"/>
                <w:sz w:val="16"/>
              </w:rPr>
              <w:t xml:space="preserve"> </w:t>
            </w:r>
            <w:r w:rsidR="002E6E0B">
              <w:rPr>
                <w:rFonts w:ascii="Arial" w:hAnsi="Arial" w:cs="Arial"/>
                <w:sz w:val="16"/>
              </w:rPr>
              <w:t xml:space="preserve">updated flowcharts to show checks for NVM writes pending; </w:t>
            </w:r>
            <w:r w:rsidR="001A0847">
              <w:rPr>
                <w:rFonts w:ascii="Arial" w:hAnsi="Arial" w:cs="Arial"/>
                <w:sz w:val="16"/>
              </w:rPr>
              <w:t xml:space="preserve">added note in design limitations </w:t>
            </w:r>
            <w:r w:rsidR="00C312A0">
              <w:rPr>
                <w:rFonts w:ascii="Arial" w:hAnsi="Arial" w:cs="Arial"/>
                <w:sz w:val="16"/>
              </w:rPr>
              <w:t>about</w:t>
            </w:r>
            <w:r w:rsidR="001A0847">
              <w:rPr>
                <w:rFonts w:ascii="Arial" w:hAnsi="Arial" w:cs="Arial"/>
                <w:sz w:val="16"/>
              </w:rPr>
              <w:t xml:space="preserve"> periodic NVM writes</w:t>
            </w:r>
            <w:r w:rsidR="00C753A6">
              <w:rPr>
                <w:rFonts w:ascii="Arial" w:hAnsi="Arial" w:cs="Arial"/>
                <w:sz w:val="16"/>
              </w:rPr>
              <w:t xml:space="preserve">; minor flowchart </w:t>
            </w:r>
            <w:r w:rsidR="00871A5D">
              <w:rPr>
                <w:rFonts w:ascii="Arial" w:hAnsi="Arial" w:cs="Arial"/>
                <w:sz w:val="16"/>
              </w:rPr>
              <w:t xml:space="preserve">and text </w:t>
            </w:r>
            <w:r w:rsidR="00C753A6">
              <w:rPr>
                <w:rFonts w:ascii="Arial" w:hAnsi="Arial" w:cs="Arial"/>
                <w:sz w:val="16"/>
              </w:rPr>
              <w:t>corrections;</w:t>
            </w:r>
            <w:r w:rsidR="00FE3C32">
              <w:rPr>
                <w:rFonts w:ascii="Arial" w:hAnsi="Arial" w:cs="Arial"/>
                <w:sz w:val="16"/>
              </w:rPr>
              <w:t xml:space="preserve"> updated “sensor invalid” state logic for fix of anomaly 5864; added periodic </w:t>
            </w:r>
            <w:r w:rsidR="00FC4EB2">
              <w:rPr>
                <w:rFonts w:ascii="Arial" w:hAnsi="Arial" w:cs="Arial"/>
                <w:sz w:val="16"/>
              </w:rPr>
              <w:t xml:space="preserve">and cold </w:t>
            </w:r>
            <w:proofErr w:type="spellStart"/>
            <w:r w:rsidR="00FC4EB2">
              <w:rPr>
                <w:rFonts w:ascii="Arial" w:hAnsi="Arial" w:cs="Arial"/>
                <w:sz w:val="16"/>
              </w:rPr>
              <w:t>init</w:t>
            </w:r>
            <w:proofErr w:type="spellEnd"/>
            <w:r w:rsidR="00FC4EB2">
              <w:rPr>
                <w:rFonts w:ascii="Arial" w:hAnsi="Arial" w:cs="Arial"/>
                <w:sz w:val="16"/>
              </w:rPr>
              <w:t xml:space="preserve"> </w:t>
            </w:r>
            <w:r w:rsidR="00FE3C32">
              <w:rPr>
                <w:rFonts w:ascii="Arial" w:hAnsi="Arial" w:cs="Arial"/>
                <w:sz w:val="16"/>
              </w:rPr>
              <w:t>processing of “trim not performed” diagnostic for fix of anomaly 5863.</w:t>
            </w:r>
          </w:p>
        </w:tc>
        <w:tc>
          <w:tcPr>
            <w:tcW w:w="1080" w:type="dxa"/>
          </w:tcPr>
          <w:p w:rsidR="00F953D0" w:rsidRDefault="00FE3C32" w:rsidP="00926B3F">
            <w:pPr>
              <w:spacing w:before="60"/>
              <w:rPr>
                <w:rFonts w:ascii="Arial" w:hAnsi="Arial" w:cs="Arial"/>
                <w:sz w:val="16"/>
              </w:rPr>
            </w:pPr>
            <w:r>
              <w:rPr>
                <w:rFonts w:ascii="Arial" w:hAnsi="Arial" w:cs="Arial"/>
                <w:sz w:val="16"/>
              </w:rPr>
              <w:t>25</w:t>
            </w:r>
            <w:r w:rsidR="00F953D0">
              <w:rPr>
                <w:rFonts w:ascii="Arial" w:hAnsi="Arial" w:cs="Arial"/>
                <w:sz w:val="16"/>
              </w:rPr>
              <w:t>-Nov-13</w:t>
            </w:r>
          </w:p>
        </w:tc>
        <w:tc>
          <w:tcPr>
            <w:tcW w:w="1105" w:type="dxa"/>
          </w:tcPr>
          <w:p w:rsidR="00F953D0" w:rsidRDefault="00F953D0">
            <w:pPr>
              <w:spacing w:before="60"/>
              <w:rPr>
                <w:rFonts w:ascii="Arial" w:hAnsi="Arial" w:cs="Arial"/>
                <w:sz w:val="16"/>
              </w:rPr>
            </w:pPr>
            <w:r>
              <w:rPr>
                <w:rFonts w:ascii="Arial" w:hAnsi="Arial" w:cs="Arial"/>
                <w:sz w:val="16"/>
              </w:rPr>
              <w:t>KMC</w:t>
            </w:r>
          </w:p>
        </w:tc>
      </w:tr>
      <w:tr w:rsidR="00CD2E65" w:rsidTr="007666E7">
        <w:tc>
          <w:tcPr>
            <w:tcW w:w="662" w:type="dxa"/>
          </w:tcPr>
          <w:p w:rsidR="00CD2E65" w:rsidRDefault="00CD2E65">
            <w:pPr>
              <w:spacing w:before="60"/>
              <w:rPr>
                <w:rFonts w:ascii="Arial" w:hAnsi="Arial" w:cs="Arial"/>
                <w:sz w:val="16"/>
              </w:rPr>
            </w:pPr>
            <w:r>
              <w:rPr>
                <w:rFonts w:ascii="Arial" w:hAnsi="Arial" w:cs="Arial"/>
                <w:sz w:val="16"/>
              </w:rPr>
              <w:t>6</w:t>
            </w:r>
          </w:p>
        </w:tc>
        <w:tc>
          <w:tcPr>
            <w:tcW w:w="6210" w:type="dxa"/>
          </w:tcPr>
          <w:p w:rsidR="00CD2E65" w:rsidRDefault="00CD2E65" w:rsidP="00CD2E65">
            <w:pPr>
              <w:spacing w:before="60"/>
              <w:rPr>
                <w:rFonts w:ascii="Arial" w:hAnsi="Arial" w:cs="Arial"/>
                <w:sz w:val="16"/>
              </w:rPr>
            </w:pPr>
            <w:r w:rsidRPr="00CD2E65">
              <w:rPr>
                <w:rFonts w:ascii="Arial" w:hAnsi="Arial" w:cs="Arial"/>
                <w:sz w:val="16"/>
              </w:rPr>
              <w:t xml:space="preserve">A#6439 fix </w:t>
            </w:r>
            <w:r>
              <w:rPr>
                <w:rFonts w:ascii="Arial" w:hAnsi="Arial" w:cs="Arial"/>
                <w:sz w:val="16"/>
              </w:rPr>
              <w:t>–</w:t>
            </w:r>
            <w:r w:rsidRPr="00CD2E65">
              <w:rPr>
                <w:rFonts w:ascii="Arial" w:hAnsi="Arial" w:cs="Arial"/>
                <w:sz w:val="16"/>
              </w:rPr>
              <w:t xml:space="preserve"> </w:t>
            </w:r>
            <w:r>
              <w:rPr>
                <w:rFonts w:ascii="Arial" w:hAnsi="Arial" w:cs="Arial"/>
                <w:sz w:val="16"/>
              </w:rPr>
              <w:t>Change in Section 6.3.2.8 flow chart and 6.3.2.9 flow chart where &lt;</w:t>
            </w:r>
            <w:r w:rsidRPr="00CD2E65">
              <w:rPr>
                <w:rFonts w:ascii="Arial" w:hAnsi="Arial" w:cs="Arial"/>
                <w:sz w:val="16"/>
              </w:rPr>
              <w:t>FLT_EPSILON</w:t>
            </w:r>
            <w:r>
              <w:rPr>
                <w:rFonts w:ascii="Arial" w:hAnsi="Arial" w:cs="Arial"/>
                <w:sz w:val="16"/>
              </w:rPr>
              <w:t xml:space="preserve"> </w:t>
            </w:r>
            <w:proofErr w:type="spellStart"/>
            <w:r>
              <w:rPr>
                <w:rFonts w:ascii="Arial" w:hAnsi="Arial" w:cs="Arial"/>
                <w:sz w:val="16"/>
              </w:rPr>
              <w:t>hase</w:t>
            </w:r>
            <w:proofErr w:type="spellEnd"/>
            <w:r>
              <w:rPr>
                <w:rFonts w:ascii="Arial" w:hAnsi="Arial" w:cs="Arial"/>
                <w:sz w:val="16"/>
              </w:rPr>
              <w:t xml:space="preserve"> been replaced by </w:t>
            </w:r>
            <w:r w:rsidRPr="00CD2E65">
              <w:rPr>
                <w:rFonts w:ascii="Arial" w:hAnsi="Arial" w:cs="Arial"/>
                <w:sz w:val="16"/>
              </w:rPr>
              <w:t>&gt;= FLT_EPSILON</w:t>
            </w:r>
            <w:r>
              <w:rPr>
                <w:rFonts w:ascii="Arial" w:hAnsi="Arial" w:cs="Arial"/>
                <w:sz w:val="16"/>
              </w:rPr>
              <w:t xml:space="preserve"> in both charts.</w:t>
            </w:r>
          </w:p>
        </w:tc>
        <w:tc>
          <w:tcPr>
            <w:tcW w:w="1080" w:type="dxa"/>
          </w:tcPr>
          <w:p w:rsidR="00CD2E65" w:rsidRDefault="00CD2E65" w:rsidP="00926B3F">
            <w:pPr>
              <w:spacing w:before="60"/>
              <w:rPr>
                <w:rFonts w:ascii="Arial" w:hAnsi="Arial" w:cs="Arial"/>
                <w:sz w:val="16"/>
              </w:rPr>
            </w:pPr>
            <w:r>
              <w:rPr>
                <w:rFonts w:ascii="Arial" w:hAnsi="Arial" w:cs="Arial"/>
                <w:sz w:val="16"/>
              </w:rPr>
              <w:t>04/17/2014</w:t>
            </w:r>
          </w:p>
        </w:tc>
        <w:tc>
          <w:tcPr>
            <w:tcW w:w="1105" w:type="dxa"/>
          </w:tcPr>
          <w:p w:rsidR="00CD2E65" w:rsidRDefault="00CD2E65">
            <w:pPr>
              <w:spacing w:before="60"/>
              <w:rPr>
                <w:rFonts w:ascii="Arial" w:hAnsi="Arial" w:cs="Arial"/>
                <w:sz w:val="16"/>
              </w:rPr>
            </w:pPr>
            <w:r>
              <w:rPr>
                <w:rFonts w:ascii="Arial" w:hAnsi="Arial" w:cs="Arial"/>
                <w:sz w:val="16"/>
              </w:rPr>
              <w:t>LK</w:t>
            </w:r>
          </w:p>
        </w:tc>
      </w:tr>
      <w:tr w:rsidR="00A5625C" w:rsidTr="007666E7">
        <w:tc>
          <w:tcPr>
            <w:tcW w:w="662" w:type="dxa"/>
          </w:tcPr>
          <w:p w:rsidR="00A5625C" w:rsidRDefault="00A5625C">
            <w:pPr>
              <w:spacing w:before="60"/>
              <w:rPr>
                <w:rFonts w:ascii="Arial" w:hAnsi="Arial" w:cs="Arial"/>
                <w:sz w:val="16"/>
              </w:rPr>
            </w:pPr>
            <w:r>
              <w:rPr>
                <w:rFonts w:ascii="Arial" w:hAnsi="Arial" w:cs="Arial"/>
                <w:sz w:val="16"/>
              </w:rPr>
              <w:t>7</w:t>
            </w:r>
          </w:p>
        </w:tc>
        <w:tc>
          <w:tcPr>
            <w:tcW w:w="6210" w:type="dxa"/>
          </w:tcPr>
          <w:p w:rsidR="00A5625C" w:rsidRPr="00CD2E65" w:rsidRDefault="00A5625C" w:rsidP="00CD2E65">
            <w:pPr>
              <w:spacing w:before="60"/>
              <w:rPr>
                <w:rFonts w:ascii="Arial" w:hAnsi="Arial" w:cs="Arial"/>
                <w:sz w:val="16"/>
              </w:rPr>
            </w:pPr>
            <w:r>
              <w:rPr>
                <w:rFonts w:ascii="Arial" w:hAnsi="Arial" w:cs="Arial"/>
                <w:sz w:val="16"/>
              </w:rPr>
              <w:t xml:space="preserve">Anomaly Fix – </w:t>
            </w:r>
            <w:proofErr w:type="spellStart"/>
            <w:r>
              <w:rPr>
                <w:rFonts w:ascii="Arial" w:hAnsi="Arial" w:cs="Arial"/>
                <w:sz w:val="16"/>
              </w:rPr>
              <w:t>Anom</w:t>
            </w:r>
            <w:proofErr w:type="spellEnd"/>
            <w:r>
              <w:rPr>
                <w:rFonts w:ascii="Arial" w:hAnsi="Arial" w:cs="Arial"/>
                <w:sz w:val="16"/>
              </w:rPr>
              <w:t># 6633 – Modified the Flow Chart  for “</w:t>
            </w:r>
            <w:r w:rsidRPr="00A5625C">
              <w:rPr>
                <w:rFonts w:ascii="Arial" w:hAnsi="Arial" w:cs="Arial"/>
                <w:sz w:val="16"/>
              </w:rPr>
              <w:t>Trim Not Performed Diagnostic</w:t>
            </w:r>
            <w:r>
              <w:rPr>
                <w:rFonts w:ascii="Arial" w:hAnsi="Arial" w:cs="Arial"/>
                <w:sz w:val="16"/>
              </w:rPr>
              <w:t xml:space="preserve">” </w:t>
            </w:r>
          </w:p>
        </w:tc>
        <w:tc>
          <w:tcPr>
            <w:tcW w:w="1080" w:type="dxa"/>
          </w:tcPr>
          <w:p w:rsidR="00A5625C" w:rsidRDefault="00A5625C" w:rsidP="00926B3F">
            <w:pPr>
              <w:spacing w:before="60"/>
              <w:rPr>
                <w:rFonts w:ascii="Arial" w:hAnsi="Arial" w:cs="Arial"/>
                <w:sz w:val="16"/>
              </w:rPr>
            </w:pPr>
            <w:r>
              <w:rPr>
                <w:rFonts w:ascii="Arial" w:hAnsi="Arial" w:cs="Arial"/>
                <w:sz w:val="16"/>
              </w:rPr>
              <w:t>05/01/2014</w:t>
            </w:r>
          </w:p>
        </w:tc>
        <w:tc>
          <w:tcPr>
            <w:tcW w:w="1105" w:type="dxa"/>
          </w:tcPr>
          <w:p w:rsidR="00A5625C" w:rsidRDefault="00A5625C">
            <w:pPr>
              <w:spacing w:before="60"/>
              <w:rPr>
                <w:rFonts w:ascii="Arial" w:hAnsi="Arial" w:cs="Arial"/>
                <w:sz w:val="16"/>
              </w:rPr>
            </w:pPr>
            <w:r>
              <w:rPr>
                <w:rFonts w:ascii="Arial" w:hAnsi="Arial" w:cs="Arial"/>
                <w:sz w:val="16"/>
              </w:rPr>
              <w:t>SB</w:t>
            </w:r>
          </w:p>
        </w:tc>
      </w:tr>
      <w:tr w:rsidR="00A75748" w:rsidTr="007666E7">
        <w:tc>
          <w:tcPr>
            <w:tcW w:w="662" w:type="dxa"/>
          </w:tcPr>
          <w:p w:rsidR="00A75748" w:rsidRDefault="00A75748">
            <w:pPr>
              <w:spacing w:before="60"/>
              <w:rPr>
                <w:rFonts w:ascii="Arial" w:hAnsi="Arial" w:cs="Arial"/>
                <w:sz w:val="16"/>
              </w:rPr>
            </w:pPr>
            <w:r>
              <w:rPr>
                <w:rFonts w:ascii="Arial" w:hAnsi="Arial" w:cs="Arial"/>
                <w:sz w:val="16"/>
              </w:rPr>
              <w:t>8</w:t>
            </w:r>
          </w:p>
        </w:tc>
        <w:tc>
          <w:tcPr>
            <w:tcW w:w="6210" w:type="dxa"/>
          </w:tcPr>
          <w:p w:rsidR="00A75748" w:rsidRDefault="00A75748" w:rsidP="00CD2E65">
            <w:pPr>
              <w:spacing w:before="60"/>
              <w:rPr>
                <w:rFonts w:ascii="Arial" w:hAnsi="Arial" w:cs="Arial"/>
                <w:sz w:val="16"/>
              </w:rPr>
            </w:pPr>
            <w:r>
              <w:rPr>
                <w:rFonts w:ascii="Arial" w:hAnsi="Arial" w:cs="Arial"/>
                <w:sz w:val="16"/>
              </w:rPr>
              <w:t>Update NTC 0x75 algorithm per ES-056 v6</w:t>
            </w:r>
          </w:p>
        </w:tc>
        <w:tc>
          <w:tcPr>
            <w:tcW w:w="1080" w:type="dxa"/>
          </w:tcPr>
          <w:p w:rsidR="00A75748" w:rsidRDefault="00A75748" w:rsidP="00926B3F">
            <w:pPr>
              <w:spacing w:before="60"/>
              <w:rPr>
                <w:rFonts w:ascii="Arial" w:hAnsi="Arial" w:cs="Arial"/>
                <w:sz w:val="16"/>
              </w:rPr>
            </w:pPr>
            <w:r>
              <w:rPr>
                <w:rFonts w:ascii="Arial" w:hAnsi="Arial" w:cs="Arial"/>
                <w:sz w:val="16"/>
              </w:rPr>
              <w:t>07/01/2014</w:t>
            </w:r>
          </w:p>
        </w:tc>
        <w:tc>
          <w:tcPr>
            <w:tcW w:w="1105" w:type="dxa"/>
          </w:tcPr>
          <w:p w:rsidR="00A75748" w:rsidRDefault="00A75748">
            <w:pPr>
              <w:spacing w:before="60"/>
              <w:rPr>
                <w:rFonts w:ascii="Arial" w:hAnsi="Arial" w:cs="Arial"/>
                <w:sz w:val="16"/>
              </w:rPr>
            </w:pPr>
            <w:r>
              <w:rPr>
                <w:rFonts w:ascii="Arial" w:hAnsi="Arial" w:cs="Arial"/>
                <w:sz w:val="16"/>
              </w:rPr>
              <w:t>BWL</w:t>
            </w:r>
          </w:p>
        </w:tc>
      </w:tr>
      <w:tr w:rsidR="009C3E8A" w:rsidTr="007666E7">
        <w:tc>
          <w:tcPr>
            <w:tcW w:w="662" w:type="dxa"/>
          </w:tcPr>
          <w:p w:rsidR="009C3E8A" w:rsidRDefault="009C3E8A">
            <w:pPr>
              <w:spacing w:before="60"/>
              <w:rPr>
                <w:rFonts w:ascii="Arial" w:hAnsi="Arial" w:cs="Arial"/>
                <w:sz w:val="16"/>
              </w:rPr>
            </w:pPr>
            <w:r>
              <w:rPr>
                <w:rFonts w:ascii="Arial" w:hAnsi="Arial" w:cs="Arial"/>
                <w:sz w:val="16"/>
              </w:rPr>
              <w:t>9</w:t>
            </w:r>
          </w:p>
        </w:tc>
        <w:tc>
          <w:tcPr>
            <w:tcW w:w="6210" w:type="dxa"/>
          </w:tcPr>
          <w:p w:rsidR="009C3E8A" w:rsidRDefault="009C3E8A" w:rsidP="009C3E8A">
            <w:pPr>
              <w:spacing w:before="60"/>
              <w:rPr>
                <w:rFonts w:ascii="Arial" w:hAnsi="Arial" w:cs="Arial"/>
                <w:sz w:val="16"/>
              </w:rPr>
            </w:pPr>
            <w:r>
              <w:rPr>
                <w:rFonts w:ascii="Arial" w:hAnsi="Arial" w:cs="Arial"/>
                <w:sz w:val="16"/>
                <w:szCs w:val="16"/>
              </w:rPr>
              <w:t xml:space="preserve">Updated per ES-5G AbsHwPos_TcI2cVd rev 006 FDD - Renamed the inputs </w:t>
            </w:r>
            <w:proofErr w:type="spellStart"/>
            <w:r>
              <w:rPr>
                <w:rFonts w:ascii="Arial" w:hAnsi="Arial" w:cs="Arial"/>
                <w:sz w:val="16"/>
                <w:szCs w:val="16"/>
              </w:rPr>
              <w:t>VD_HwPos</w:t>
            </w:r>
            <w:proofErr w:type="spellEnd"/>
            <w:r>
              <w:rPr>
                <w:rFonts w:ascii="Arial" w:hAnsi="Arial" w:cs="Arial"/>
                <w:sz w:val="16"/>
                <w:szCs w:val="16"/>
              </w:rPr>
              <w:t xml:space="preserve"> and </w:t>
            </w:r>
            <w:proofErr w:type="spellStart"/>
            <w:r>
              <w:rPr>
                <w:rFonts w:ascii="Arial" w:hAnsi="Arial" w:cs="Arial"/>
                <w:sz w:val="16"/>
                <w:szCs w:val="16"/>
              </w:rPr>
              <w:t>VD_Authority</w:t>
            </w:r>
            <w:proofErr w:type="spellEnd"/>
            <w:r>
              <w:rPr>
                <w:rFonts w:ascii="Arial" w:hAnsi="Arial" w:cs="Arial"/>
                <w:sz w:val="16"/>
                <w:szCs w:val="16"/>
              </w:rPr>
              <w:t xml:space="preserve"> to </w:t>
            </w:r>
            <w:proofErr w:type="spellStart"/>
            <w:r>
              <w:rPr>
                <w:rFonts w:ascii="Arial" w:hAnsi="Arial" w:cs="Arial"/>
                <w:sz w:val="16"/>
                <w:szCs w:val="16"/>
              </w:rPr>
              <w:t>Snsrless_HwPos</w:t>
            </w:r>
            <w:proofErr w:type="spellEnd"/>
            <w:r>
              <w:rPr>
                <w:rFonts w:ascii="Arial" w:hAnsi="Arial" w:cs="Arial"/>
                <w:sz w:val="16"/>
                <w:szCs w:val="16"/>
              </w:rPr>
              <w:t xml:space="preserve"> and </w:t>
            </w:r>
            <w:proofErr w:type="spellStart"/>
            <w:r>
              <w:rPr>
                <w:rFonts w:ascii="Arial" w:hAnsi="Arial" w:cs="Arial"/>
                <w:sz w:val="16"/>
                <w:szCs w:val="16"/>
              </w:rPr>
              <w:t>Snsrless_Authority</w:t>
            </w:r>
            <w:proofErr w:type="spellEnd"/>
            <w:r>
              <w:rPr>
                <w:rFonts w:ascii="Arial" w:hAnsi="Arial" w:cs="Arial"/>
                <w:sz w:val="16"/>
                <w:szCs w:val="16"/>
              </w:rPr>
              <w:t xml:space="preserve">;  Added new calibrations to replace existing calibrations shared with SF-42 and make them ES 5G specific – </w:t>
            </w:r>
            <w:proofErr w:type="spellStart"/>
            <w:r>
              <w:rPr>
                <w:rFonts w:ascii="Arial" w:hAnsi="Arial" w:cs="Arial"/>
                <w:sz w:val="16"/>
                <w:szCs w:val="16"/>
              </w:rPr>
              <w:t>k_Min_SensorlessAuthority</w:t>
            </w:r>
            <w:proofErr w:type="spellEnd"/>
            <w:r>
              <w:rPr>
                <w:rFonts w:ascii="Arial" w:hAnsi="Arial" w:cs="Arial"/>
                <w:sz w:val="16"/>
                <w:szCs w:val="16"/>
              </w:rPr>
              <w:t xml:space="preserve"> and </w:t>
            </w:r>
            <w:proofErr w:type="spellStart"/>
            <w:r>
              <w:rPr>
                <w:rFonts w:ascii="Arial" w:hAnsi="Arial" w:cs="Arial"/>
                <w:sz w:val="16"/>
                <w:szCs w:val="16"/>
              </w:rPr>
              <w:t>k_Max_SensorlessAuthority</w:t>
            </w:r>
            <w:proofErr w:type="spellEnd"/>
            <w:r>
              <w:rPr>
                <w:rFonts w:ascii="Arial" w:hAnsi="Arial" w:cs="Arial"/>
                <w:sz w:val="16"/>
                <w:szCs w:val="16"/>
              </w:rPr>
              <w:br/>
            </w:r>
          </w:p>
        </w:tc>
        <w:tc>
          <w:tcPr>
            <w:tcW w:w="1080" w:type="dxa"/>
          </w:tcPr>
          <w:p w:rsidR="009C3E8A" w:rsidRDefault="009C3E8A" w:rsidP="00926B3F">
            <w:pPr>
              <w:spacing w:before="60"/>
              <w:rPr>
                <w:rFonts w:ascii="Arial" w:hAnsi="Arial" w:cs="Arial"/>
                <w:sz w:val="16"/>
              </w:rPr>
            </w:pPr>
            <w:r>
              <w:rPr>
                <w:rFonts w:ascii="Arial" w:hAnsi="Arial" w:cs="Arial"/>
                <w:sz w:val="16"/>
              </w:rPr>
              <w:t>08/22/2014</w:t>
            </w:r>
          </w:p>
        </w:tc>
        <w:tc>
          <w:tcPr>
            <w:tcW w:w="1105" w:type="dxa"/>
          </w:tcPr>
          <w:p w:rsidR="009C3E8A" w:rsidRDefault="009C3E8A">
            <w:pPr>
              <w:spacing w:before="60"/>
              <w:rPr>
                <w:rFonts w:ascii="Arial" w:hAnsi="Arial" w:cs="Arial"/>
                <w:sz w:val="16"/>
              </w:rPr>
            </w:pPr>
            <w:r>
              <w:rPr>
                <w:rFonts w:ascii="Arial" w:hAnsi="Arial" w:cs="Arial"/>
                <w:sz w:val="16"/>
              </w:rPr>
              <w:t>SB</w:t>
            </w:r>
          </w:p>
        </w:tc>
      </w:tr>
      <w:tr w:rsidR="00F826E9" w:rsidTr="007666E7">
        <w:tc>
          <w:tcPr>
            <w:tcW w:w="662" w:type="dxa"/>
          </w:tcPr>
          <w:p w:rsidR="00F826E9" w:rsidRDefault="00F826E9">
            <w:pPr>
              <w:spacing w:before="60"/>
              <w:rPr>
                <w:rFonts w:ascii="Arial" w:hAnsi="Arial" w:cs="Arial"/>
                <w:sz w:val="16"/>
              </w:rPr>
            </w:pPr>
            <w:r>
              <w:rPr>
                <w:rFonts w:ascii="Arial" w:hAnsi="Arial" w:cs="Arial"/>
                <w:sz w:val="16"/>
              </w:rPr>
              <w:t>10</w:t>
            </w:r>
          </w:p>
        </w:tc>
        <w:tc>
          <w:tcPr>
            <w:tcW w:w="6210" w:type="dxa"/>
          </w:tcPr>
          <w:p w:rsidR="00F826E9" w:rsidRDefault="00F826E9" w:rsidP="009C3E8A">
            <w:pPr>
              <w:spacing w:before="60"/>
              <w:rPr>
                <w:rFonts w:ascii="Arial" w:hAnsi="Arial" w:cs="Arial"/>
                <w:sz w:val="16"/>
                <w:szCs w:val="16"/>
              </w:rPr>
            </w:pPr>
            <w:r>
              <w:rPr>
                <w:rFonts w:ascii="Arial" w:hAnsi="Arial" w:cs="Arial"/>
                <w:sz w:val="16"/>
                <w:szCs w:val="16"/>
              </w:rPr>
              <w:t>Unit Testing Finding Fixes</w:t>
            </w:r>
          </w:p>
        </w:tc>
        <w:tc>
          <w:tcPr>
            <w:tcW w:w="1080" w:type="dxa"/>
          </w:tcPr>
          <w:p w:rsidR="00F826E9" w:rsidRDefault="00F826E9" w:rsidP="00926B3F">
            <w:pPr>
              <w:spacing w:before="60"/>
              <w:rPr>
                <w:rFonts w:ascii="Arial" w:hAnsi="Arial" w:cs="Arial"/>
                <w:sz w:val="16"/>
              </w:rPr>
            </w:pPr>
            <w:r>
              <w:rPr>
                <w:rFonts w:ascii="Arial" w:hAnsi="Arial" w:cs="Arial"/>
                <w:sz w:val="16"/>
              </w:rPr>
              <w:t>09/01/2014</w:t>
            </w:r>
          </w:p>
        </w:tc>
        <w:tc>
          <w:tcPr>
            <w:tcW w:w="1105" w:type="dxa"/>
          </w:tcPr>
          <w:p w:rsidR="00F826E9" w:rsidRDefault="00F826E9">
            <w:pPr>
              <w:spacing w:before="60"/>
              <w:rPr>
                <w:rFonts w:ascii="Arial" w:hAnsi="Arial" w:cs="Arial"/>
                <w:sz w:val="16"/>
              </w:rPr>
            </w:pPr>
            <w:r>
              <w:rPr>
                <w:rFonts w:ascii="Arial" w:hAnsi="Arial" w:cs="Arial"/>
                <w:sz w:val="16"/>
              </w:rPr>
              <w:t>KPIT-PM</w:t>
            </w:r>
          </w:p>
        </w:tc>
      </w:tr>
      <w:tr w:rsidR="0012622B" w:rsidTr="007666E7">
        <w:trPr>
          <w:ins w:id="21" w:author="Krishna Anne" w:date="2017-01-26T14:47:00Z"/>
        </w:trPr>
        <w:tc>
          <w:tcPr>
            <w:tcW w:w="662" w:type="dxa"/>
          </w:tcPr>
          <w:p w:rsidR="0012622B" w:rsidRDefault="0012622B">
            <w:pPr>
              <w:spacing w:before="60"/>
              <w:rPr>
                <w:ins w:id="22" w:author="Krishna Anne" w:date="2017-01-26T14:47:00Z"/>
                <w:rFonts w:ascii="Arial" w:hAnsi="Arial" w:cs="Arial"/>
                <w:sz w:val="16"/>
              </w:rPr>
            </w:pPr>
            <w:ins w:id="23" w:author="Krishna Anne" w:date="2017-01-26T14:47:00Z">
              <w:r>
                <w:rPr>
                  <w:rFonts w:ascii="Arial" w:hAnsi="Arial" w:cs="Arial"/>
                  <w:sz w:val="16"/>
                </w:rPr>
                <w:t>11</w:t>
              </w:r>
            </w:ins>
          </w:p>
        </w:tc>
        <w:tc>
          <w:tcPr>
            <w:tcW w:w="6210" w:type="dxa"/>
          </w:tcPr>
          <w:p w:rsidR="0012622B" w:rsidRDefault="0012622B" w:rsidP="009C3E8A">
            <w:pPr>
              <w:spacing w:before="60"/>
              <w:rPr>
                <w:ins w:id="24" w:author="Krishna Anne" w:date="2017-01-26T14:47:00Z"/>
                <w:rFonts w:ascii="Arial" w:hAnsi="Arial" w:cs="Arial"/>
                <w:sz w:val="16"/>
                <w:szCs w:val="16"/>
              </w:rPr>
            </w:pPr>
            <w:ins w:id="25" w:author="Krishna Anne" w:date="2017-01-26T14:48:00Z">
              <w:r>
                <w:rPr>
                  <w:rFonts w:ascii="Arial" w:hAnsi="Arial" w:cs="Arial"/>
                  <w:sz w:val="16"/>
                  <w:szCs w:val="16"/>
                </w:rPr>
                <w:t>Updated as per V007 of FDD</w:t>
              </w:r>
            </w:ins>
          </w:p>
        </w:tc>
        <w:tc>
          <w:tcPr>
            <w:tcW w:w="1080" w:type="dxa"/>
          </w:tcPr>
          <w:p w:rsidR="0012622B" w:rsidRDefault="0012622B" w:rsidP="00926B3F">
            <w:pPr>
              <w:spacing w:before="60"/>
              <w:rPr>
                <w:ins w:id="26" w:author="Krishna Anne" w:date="2017-01-26T14:47:00Z"/>
                <w:rFonts w:ascii="Arial" w:hAnsi="Arial" w:cs="Arial"/>
                <w:sz w:val="16"/>
              </w:rPr>
            </w:pPr>
            <w:ins w:id="27" w:author="Krishna Anne" w:date="2017-01-26T14:48:00Z">
              <w:r>
                <w:rPr>
                  <w:rFonts w:ascii="Arial" w:hAnsi="Arial" w:cs="Arial"/>
                  <w:sz w:val="16"/>
                </w:rPr>
                <w:t>01/26/17</w:t>
              </w:r>
            </w:ins>
          </w:p>
        </w:tc>
        <w:tc>
          <w:tcPr>
            <w:tcW w:w="1105" w:type="dxa"/>
          </w:tcPr>
          <w:p w:rsidR="0012622B" w:rsidRDefault="0012622B">
            <w:pPr>
              <w:spacing w:before="60"/>
              <w:rPr>
                <w:ins w:id="28" w:author="Krishna Anne" w:date="2017-01-26T14:47:00Z"/>
                <w:rFonts w:ascii="Arial" w:hAnsi="Arial" w:cs="Arial"/>
                <w:sz w:val="16"/>
              </w:rPr>
            </w:pPr>
            <w:ins w:id="29" w:author="Krishna Anne" w:date="2017-01-26T14:48:00Z">
              <w:r>
                <w:rPr>
                  <w:rFonts w:ascii="Arial" w:hAnsi="Arial" w:cs="Arial"/>
                  <w:sz w:val="16"/>
                </w:rPr>
                <w:t>KK</w:t>
              </w:r>
            </w:ins>
          </w:p>
        </w:tc>
      </w:tr>
    </w:tbl>
    <w:p w:rsidR="00107819" w:rsidRDefault="00107819"/>
    <w:sectPr w:rsidR="00107819" w:rsidSect="00937013">
      <w:headerReference w:type="default" r:id="rId41"/>
      <w:footerReference w:type="default" r:id="rId4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113A" w:rsidRDefault="00CD113A">
      <w:r>
        <w:separator/>
      </w:r>
    </w:p>
  </w:endnote>
  <w:endnote w:type="continuationSeparator" w:id="0">
    <w:p w:rsidR="00CD113A" w:rsidRDefault="00CD11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28A" w:rsidRDefault="005D528A">
    <w:pPr>
      <w:pStyle w:val="Footer"/>
    </w:pPr>
    <w:r>
      <w:rPr>
        <w:snapToGrid w:val="0"/>
      </w:rPr>
      <w:tab/>
    </w:r>
    <w:fldSimple w:instr=" DOCPROPERTY &quot;Company&quot;  \* MERGEFORMAT ">
      <w:r w:rsidRPr="004F2F06">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113A" w:rsidRDefault="00CD113A">
      <w:r>
        <w:separator/>
      </w:r>
    </w:p>
  </w:footnote>
  <w:footnote w:type="continuationSeparator" w:id="0">
    <w:p w:rsidR="00CD113A" w:rsidRDefault="00CD11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28A" w:rsidRDefault="005D528A">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5D528A">
      <w:trPr>
        <w:cantSplit/>
      </w:trPr>
      <w:tc>
        <w:tcPr>
          <w:tcW w:w="990" w:type="dxa"/>
        </w:tcPr>
        <w:p w:rsidR="005D528A" w:rsidRDefault="005D528A">
          <w:pPr>
            <w:pStyle w:val="Header"/>
          </w:pPr>
          <w:r>
            <w:t>Title:</w:t>
          </w:r>
        </w:p>
      </w:tc>
      <w:tc>
        <w:tcPr>
          <w:tcW w:w="5400" w:type="dxa"/>
          <w:gridSpan w:val="3"/>
          <w:vMerge w:val="restart"/>
        </w:tcPr>
        <w:p w:rsidR="005D528A" w:rsidRDefault="005D528A">
          <w:pPr>
            <w:pStyle w:val="Header"/>
          </w:pPr>
          <w:fldSimple w:instr=" DOCPROPERTY &quot;Document Title&quot;  \* MERGEFORMAT ">
            <w:r>
              <w:t>Absolute Handwheel Position TcI2cVd</w:t>
            </w:r>
          </w:fldSimple>
        </w:p>
        <w:p w:rsidR="005D528A" w:rsidRDefault="005D528A" w:rsidP="001A574F">
          <w:pPr>
            <w:pStyle w:val="Header"/>
            <w:tabs>
              <w:tab w:val="clear" w:pos="4320"/>
              <w:tab w:val="clear" w:pos="8640"/>
              <w:tab w:val="center" w:pos="2592"/>
            </w:tabs>
          </w:pPr>
          <w:fldSimple w:instr=" DOCPROPERTY &quot;Product Line&quot;  \* MERGEFORMAT ">
            <w:r>
              <w:t>Gen II+ EPS EA3</w:t>
            </w:r>
          </w:fldSimple>
          <w:r>
            <w:tab/>
          </w:r>
        </w:p>
      </w:tc>
      <w:tc>
        <w:tcPr>
          <w:tcW w:w="1170" w:type="dxa"/>
        </w:tcPr>
        <w:p w:rsidR="005D528A" w:rsidRDefault="005D528A">
          <w:pPr>
            <w:pStyle w:val="Header"/>
          </w:pPr>
          <w:r>
            <w:t>Revision:</w:t>
          </w:r>
        </w:p>
      </w:tc>
      <w:tc>
        <w:tcPr>
          <w:tcW w:w="1350" w:type="dxa"/>
        </w:tcPr>
        <w:p w:rsidR="005D528A" w:rsidRDefault="005D528A">
          <w:pPr>
            <w:pStyle w:val="Header"/>
          </w:pPr>
          <w:r>
            <w:t>1</w:t>
          </w:r>
          <w:del w:id="30" w:author="Krishna Anne" w:date="2017-01-26T14:41:00Z">
            <w:r w:rsidDel="0012622B">
              <w:delText>0</w:delText>
            </w:r>
          </w:del>
          <w:ins w:id="31" w:author="Krishna Anne" w:date="2017-01-26T14:41:00Z">
            <w:r>
              <w:t>1</w:t>
            </w:r>
          </w:ins>
        </w:p>
      </w:tc>
    </w:tr>
    <w:tr w:rsidR="005D528A">
      <w:trPr>
        <w:cantSplit/>
      </w:trPr>
      <w:tc>
        <w:tcPr>
          <w:tcW w:w="990" w:type="dxa"/>
        </w:tcPr>
        <w:p w:rsidR="005D528A" w:rsidRDefault="005D528A">
          <w:pPr>
            <w:pStyle w:val="Header"/>
          </w:pPr>
          <w:r>
            <w:t xml:space="preserve">Product:     </w:t>
          </w:r>
        </w:p>
      </w:tc>
      <w:tc>
        <w:tcPr>
          <w:tcW w:w="5400" w:type="dxa"/>
          <w:gridSpan w:val="3"/>
          <w:vMerge/>
        </w:tcPr>
        <w:p w:rsidR="005D528A" w:rsidRDefault="005D528A">
          <w:pPr>
            <w:pStyle w:val="Header"/>
            <w:jc w:val="center"/>
          </w:pPr>
        </w:p>
      </w:tc>
      <w:tc>
        <w:tcPr>
          <w:tcW w:w="1170" w:type="dxa"/>
        </w:tcPr>
        <w:p w:rsidR="005D528A" w:rsidRDefault="005D528A">
          <w:pPr>
            <w:pStyle w:val="Header"/>
          </w:pPr>
          <w:r>
            <w:t>Rev. Date:</w:t>
          </w:r>
        </w:p>
      </w:tc>
      <w:tc>
        <w:tcPr>
          <w:tcW w:w="1350" w:type="dxa"/>
        </w:tcPr>
        <w:p w:rsidR="005D528A" w:rsidRDefault="005D528A" w:rsidP="00E35558">
          <w:pPr>
            <w:pStyle w:val="Header"/>
          </w:pPr>
          <w:ins w:id="32" w:author="Krishna Anne" w:date="2017-01-26T14:41:00Z">
            <w:r>
              <w:t>01</w:t>
            </w:r>
          </w:ins>
          <w:del w:id="33" w:author="Krishna Anne" w:date="2017-01-26T14:41:00Z">
            <w:r w:rsidDel="0012622B">
              <w:delText>9</w:delText>
            </w:r>
          </w:del>
          <w:r>
            <w:t>/</w:t>
          </w:r>
          <w:del w:id="34" w:author="Krishna Anne" w:date="2017-01-26T14:42:00Z">
            <w:r w:rsidDel="0012622B">
              <w:delText>1</w:delText>
            </w:r>
          </w:del>
          <w:ins w:id="35" w:author="Krishna Anne" w:date="2017-01-26T14:42:00Z">
            <w:r>
              <w:t>26</w:t>
            </w:r>
          </w:ins>
          <w:r>
            <w:t>/201</w:t>
          </w:r>
          <w:ins w:id="36" w:author="Krishna Anne" w:date="2017-01-26T14:42:00Z">
            <w:r>
              <w:t>7</w:t>
            </w:r>
          </w:ins>
          <w:del w:id="37" w:author="Krishna Anne" w:date="2017-01-26T14:42:00Z">
            <w:r w:rsidDel="0012622B">
              <w:delText>4</w:delText>
            </w:r>
          </w:del>
        </w:p>
      </w:tc>
    </w:tr>
    <w:tr w:rsidR="005D528A">
      <w:trPr>
        <w:cantSplit/>
      </w:trPr>
      <w:tc>
        <w:tcPr>
          <w:tcW w:w="990" w:type="dxa"/>
        </w:tcPr>
        <w:p w:rsidR="005D528A" w:rsidRDefault="005D528A">
          <w:pPr>
            <w:pStyle w:val="Header"/>
          </w:pPr>
          <w:r>
            <w:t>Group:</w:t>
          </w:r>
        </w:p>
      </w:tc>
      <w:tc>
        <w:tcPr>
          <w:tcW w:w="1530" w:type="dxa"/>
        </w:tcPr>
        <w:p w:rsidR="005D528A" w:rsidRDefault="005D528A">
          <w:pPr>
            <w:pStyle w:val="Header"/>
          </w:pPr>
          <w:r>
            <w:t>ESG</w:t>
          </w:r>
        </w:p>
      </w:tc>
      <w:tc>
        <w:tcPr>
          <w:tcW w:w="1260" w:type="dxa"/>
        </w:tcPr>
        <w:p w:rsidR="005D528A" w:rsidRDefault="005D528A">
          <w:pPr>
            <w:pStyle w:val="Header"/>
          </w:pPr>
          <w:r>
            <w:t>Originator:</w:t>
          </w:r>
        </w:p>
      </w:tc>
      <w:tc>
        <w:tcPr>
          <w:tcW w:w="2610" w:type="dxa"/>
        </w:tcPr>
        <w:p w:rsidR="005D528A" w:rsidRDefault="005D528A">
          <w:pPr>
            <w:pStyle w:val="Header"/>
          </w:pPr>
          <w:del w:id="38" w:author="Krishna Anne" w:date="2017-01-26T14:41:00Z">
            <w:r w:rsidDel="0012622B">
              <w:delText>Spandana Balani</w:delText>
            </w:r>
          </w:del>
          <w:ins w:id="39" w:author="Krishna Anne" w:date="2017-01-26T14:41:00Z">
            <w:r>
              <w:t>Krishna Anne</w:t>
            </w:r>
          </w:ins>
        </w:p>
      </w:tc>
      <w:tc>
        <w:tcPr>
          <w:tcW w:w="1170" w:type="dxa"/>
        </w:tcPr>
        <w:p w:rsidR="005D528A" w:rsidRDefault="005D528A">
          <w:pPr>
            <w:pStyle w:val="Header"/>
          </w:pPr>
          <w:r>
            <w:t>Page:</w:t>
          </w:r>
        </w:p>
      </w:tc>
      <w:tc>
        <w:tcPr>
          <w:tcW w:w="1350" w:type="dxa"/>
        </w:tcPr>
        <w:p w:rsidR="005D528A" w:rsidRDefault="005D528A">
          <w:pPr>
            <w:pStyle w:val="Header"/>
          </w:pPr>
          <w:r>
            <w:rPr>
              <w:rStyle w:val="PageNumber"/>
            </w:rPr>
            <w:fldChar w:fldCharType="begin"/>
          </w:r>
          <w:r>
            <w:rPr>
              <w:rStyle w:val="PageNumber"/>
            </w:rPr>
            <w:instrText xml:space="preserve"> PAGE </w:instrText>
          </w:r>
          <w:r>
            <w:rPr>
              <w:rStyle w:val="PageNumber"/>
            </w:rPr>
            <w:fldChar w:fldCharType="separate"/>
          </w:r>
          <w:r w:rsidR="00B54405">
            <w:rPr>
              <w:rStyle w:val="PageNumber"/>
              <w:noProof/>
            </w:rPr>
            <w:t>40</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B54405">
            <w:rPr>
              <w:rStyle w:val="PageNumber"/>
              <w:noProof/>
            </w:rPr>
            <w:t>42</w:t>
          </w:r>
          <w:r>
            <w:rPr>
              <w:rStyle w:val="PageNumber"/>
            </w:rPr>
            <w:fldChar w:fldCharType="end"/>
          </w:r>
        </w:p>
      </w:tc>
    </w:tr>
  </w:tbl>
  <w:p w:rsidR="005D528A" w:rsidRDefault="005D528A">
    <w:pPr>
      <w:pStyle w:val="Header"/>
      <w:pBdr>
        <w:top w:val="single" w:sz="4" w:space="1" w:color="auto"/>
      </w:pBdr>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15:restartNumberingAfterBreak="0">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15:restartNumberingAfterBreak="0">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15:restartNumberingAfterBreak="0">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rishna Anne">
    <w15:presenceInfo w15:providerId="AD" w15:userId="S-1-5-21-1993528211-2586143117-3253031534-293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4"/>
  <w:proofState w:spelling="clean" w:grammar="clean"/>
  <w:attachedTemplate r:id="rId1"/>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8C0"/>
    <w:rsid w:val="000026DD"/>
    <w:rsid w:val="000056A7"/>
    <w:rsid w:val="00014168"/>
    <w:rsid w:val="000235EA"/>
    <w:rsid w:val="000273BE"/>
    <w:rsid w:val="000347B9"/>
    <w:rsid w:val="00040135"/>
    <w:rsid w:val="000442DD"/>
    <w:rsid w:val="0004729D"/>
    <w:rsid w:val="000720E3"/>
    <w:rsid w:val="00075E4D"/>
    <w:rsid w:val="00096B49"/>
    <w:rsid w:val="000A63F4"/>
    <w:rsid w:val="000D3390"/>
    <w:rsid w:val="000D5D8A"/>
    <w:rsid w:val="000D6DBC"/>
    <w:rsid w:val="000E6356"/>
    <w:rsid w:val="000F6F09"/>
    <w:rsid w:val="00107819"/>
    <w:rsid w:val="0012182B"/>
    <w:rsid w:val="0012622B"/>
    <w:rsid w:val="0013328A"/>
    <w:rsid w:val="001830CB"/>
    <w:rsid w:val="001907E7"/>
    <w:rsid w:val="001A0306"/>
    <w:rsid w:val="001A0847"/>
    <w:rsid w:val="001A2358"/>
    <w:rsid w:val="001A574F"/>
    <w:rsid w:val="001A6867"/>
    <w:rsid w:val="001B60DF"/>
    <w:rsid w:val="001C0B6A"/>
    <w:rsid w:val="001C5FC5"/>
    <w:rsid w:val="001C67B5"/>
    <w:rsid w:val="001D0F41"/>
    <w:rsid w:val="001E17F8"/>
    <w:rsid w:val="001F09B2"/>
    <w:rsid w:val="0020722A"/>
    <w:rsid w:val="002279EA"/>
    <w:rsid w:val="00240DDF"/>
    <w:rsid w:val="00241224"/>
    <w:rsid w:val="00251AC0"/>
    <w:rsid w:val="00267301"/>
    <w:rsid w:val="002674E9"/>
    <w:rsid w:val="00274715"/>
    <w:rsid w:val="00276129"/>
    <w:rsid w:val="002962A1"/>
    <w:rsid w:val="002C03D8"/>
    <w:rsid w:val="002E6E0B"/>
    <w:rsid w:val="00301903"/>
    <w:rsid w:val="00315335"/>
    <w:rsid w:val="003524A3"/>
    <w:rsid w:val="00354435"/>
    <w:rsid w:val="00357308"/>
    <w:rsid w:val="00357877"/>
    <w:rsid w:val="00360ED0"/>
    <w:rsid w:val="00370C22"/>
    <w:rsid w:val="00382BDB"/>
    <w:rsid w:val="003C4D3F"/>
    <w:rsid w:val="00400A85"/>
    <w:rsid w:val="00411555"/>
    <w:rsid w:val="004208F9"/>
    <w:rsid w:val="00422F0D"/>
    <w:rsid w:val="00441FFB"/>
    <w:rsid w:val="0046151E"/>
    <w:rsid w:val="00467A36"/>
    <w:rsid w:val="004969CD"/>
    <w:rsid w:val="004A55B5"/>
    <w:rsid w:val="004A781C"/>
    <w:rsid w:val="004F2F06"/>
    <w:rsid w:val="00501005"/>
    <w:rsid w:val="00540414"/>
    <w:rsid w:val="005460BB"/>
    <w:rsid w:val="005A5A91"/>
    <w:rsid w:val="005D528A"/>
    <w:rsid w:val="005D5FE4"/>
    <w:rsid w:val="0061485E"/>
    <w:rsid w:val="006163E1"/>
    <w:rsid w:val="00616853"/>
    <w:rsid w:val="00636594"/>
    <w:rsid w:val="00636AA8"/>
    <w:rsid w:val="0064583E"/>
    <w:rsid w:val="00654685"/>
    <w:rsid w:val="00670A72"/>
    <w:rsid w:val="00674ADF"/>
    <w:rsid w:val="006934E9"/>
    <w:rsid w:val="006948EC"/>
    <w:rsid w:val="00695386"/>
    <w:rsid w:val="006A5545"/>
    <w:rsid w:val="006C1156"/>
    <w:rsid w:val="006D33CC"/>
    <w:rsid w:val="006D7F38"/>
    <w:rsid w:val="006F01A3"/>
    <w:rsid w:val="00701CC4"/>
    <w:rsid w:val="00706174"/>
    <w:rsid w:val="0073367F"/>
    <w:rsid w:val="00750508"/>
    <w:rsid w:val="00751F31"/>
    <w:rsid w:val="0075330A"/>
    <w:rsid w:val="007666E7"/>
    <w:rsid w:val="0079127B"/>
    <w:rsid w:val="007A69AC"/>
    <w:rsid w:val="007D11B2"/>
    <w:rsid w:val="007D372F"/>
    <w:rsid w:val="007E4EE6"/>
    <w:rsid w:val="00800000"/>
    <w:rsid w:val="008242F0"/>
    <w:rsid w:val="00837F7B"/>
    <w:rsid w:val="00852A34"/>
    <w:rsid w:val="008535B2"/>
    <w:rsid w:val="00871A5D"/>
    <w:rsid w:val="00884F20"/>
    <w:rsid w:val="00897630"/>
    <w:rsid w:val="008B2EEA"/>
    <w:rsid w:val="008B3E94"/>
    <w:rsid w:val="008D49FD"/>
    <w:rsid w:val="008D518D"/>
    <w:rsid w:val="008F6DBB"/>
    <w:rsid w:val="00900C04"/>
    <w:rsid w:val="009019D3"/>
    <w:rsid w:val="00926B3F"/>
    <w:rsid w:val="0093684D"/>
    <w:rsid w:val="00937013"/>
    <w:rsid w:val="00943FFD"/>
    <w:rsid w:val="00955F6A"/>
    <w:rsid w:val="00957470"/>
    <w:rsid w:val="009578C0"/>
    <w:rsid w:val="009B20B2"/>
    <w:rsid w:val="009B2D79"/>
    <w:rsid w:val="009B464F"/>
    <w:rsid w:val="009B6FCD"/>
    <w:rsid w:val="009C11FA"/>
    <w:rsid w:val="009C3E8A"/>
    <w:rsid w:val="009D40FD"/>
    <w:rsid w:val="009E1BE1"/>
    <w:rsid w:val="009E5E26"/>
    <w:rsid w:val="009F0B07"/>
    <w:rsid w:val="009F5C6F"/>
    <w:rsid w:val="00A05387"/>
    <w:rsid w:val="00A16369"/>
    <w:rsid w:val="00A206BF"/>
    <w:rsid w:val="00A22DC0"/>
    <w:rsid w:val="00A30271"/>
    <w:rsid w:val="00A36FEA"/>
    <w:rsid w:val="00A5625C"/>
    <w:rsid w:val="00A75748"/>
    <w:rsid w:val="00A870C5"/>
    <w:rsid w:val="00AC191D"/>
    <w:rsid w:val="00AC3DF8"/>
    <w:rsid w:val="00AC7A9C"/>
    <w:rsid w:val="00AD716E"/>
    <w:rsid w:val="00AD731B"/>
    <w:rsid w:val="00AD7A54"/>
    <w:rsid w:val="00AF5E68"/>
    <w:rsid w:val="00B24328"/>
    <w:rsid w:val="00B4236E"/>
    <w:rsid w:val="00B54405"/>
    <w:rsid w:val="00B54697"/>
    <w:rsid w:val="00B61464"/>
    <w:rsid w:val="00B63642"/>
    <w:rsid w:val="00B828B3"/>
    <w:rsid w:val="00BB1B4A"/>
    <w:rsid w:val="00BB40E8"/>
    <w:rsid w:val="00BC3A29"/>
    <w:rsid w:val="00BD008B"/>
    <w:rsid w:val="00BD15D2"/>
    <w:rsid w:val="00BD38D4"/>
    <w:rsid w:val="00BD3DFF"/>
    <w:rsid w:val="00BF364D"/>
    <w:rsid w:val="00C11182"/>
    <w:rsid w:val="00C14CC1"/>
    <w:rsid w:val="00C175CC"/>
    <w:rsid w:val="00C267B9"/>
    <w:rsid w:val="00C30D50"/>
    <w:rsid w:val="00C312A0"/>
    <w:rsid w:val="00C35BD3"/>
    <w:rsid w:val="00C37A25"/>
    <w:rsid w:val="00C4397D"/>
    <w:rsid w:val="00C46417"/>
    <w:rsid w:val="00C5220C"/>
    <w:rsid w:val="00C65C66"/>
    <w:rsid w:val="00C71E49"/>
    <w:rsid w:val="00C72C9B"/>
    <w:rsid w:val="00C72FFA"/>
    <w:rsid w:val="00C753A6"/>
    <w:rsid w:val="00C909A6"/>
    <w:rsid w:val="00C9752F"/>
    <w:rsid w:val="00CA77C9"/>
    <w:rsid w:val="00CD113A"/>
    <w:rsid w:val="00CD2E65"/>
    <w:rsid w:val="00CF3040"/>
    <w:rsid w:val="00D1082F"/>
    <w:rsid w:val="00D21128"/>
    <w:rsid w:val="00D379C5"/>
    <w:rsid w:val="00D42B8D"/>
    <w:rsid w:val="00D46027"/>
    <w:rsid w:val="00D56B3B"/>
    <w:rsid w:val="00D76387"/>
    <w:rsid w:val="00D80E84"/>
    <w:rsid w:val="00D94BDD"/>
    <w:rsid w:val="00DA5676"/>
    <w:rsid w:val="00DC7E08"/>
    <w:rsid w:val="00DE4889"/>
    <w:rsid w:val="00DE6007"/>
    <w:rsid w:val="00DF3A8B"/>
    <w:rsid w:val="00E35558"/>
    <w:rsid w:val="00E5472B"/>
    <w:rsid w:val="00E560D7"/>
    <w:rsid w:val="00E57C42"/>
    <w:rsid w:val="00E77AD1"/>
    <w:rsid w:val="00EC7CC2"/>
    <w:rsid w:val="00ED61F5"/>
    <w:rsid w:val="00EE651F"/>
    <w:rsid w:val="00EF1C4D"/>
    <w:rsid w:val="00F066D4"/>
    <w:rsid w:val="00F213E8"/>
    <w:rsid w:val="00F23823"/>
    <w:rsid w:val="00F26D1C"/>
    <w:rsid w:val="00F4012A"/>
    <w:rsid w:val="00F527F7"/>
    <w:rsid w:val="00F648ED"/>
    <w:rsid w:val="00F75920"/>
    <w:rsid w:val="00F826E9"/>
    <w:rsid w:val="00F82E8E"/>
    <w:rsid w:val="00F94D2F"/>
    <w:rsid w:val="00F953D0"/>
    <w:rsid w:val="00F957FA"/>
    <w:rsid w:val="00FA786F"/>
    <w:rsid w:val="00FB2942"/>
    <w:rsid w:val="00FB432D"/>
    <w:rsid w:val="00FC0F88"/>
    <w:rsid w:val="00FC4EB2"/>
    <w:rsid w:val="00FE3C32"/>
    <w:rsid w:val="00FE7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552ADA0-69D6-46D1-86F4-74FC8772F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54685"/>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9578C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8C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2868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9.emf"/><Relationship Id="rId34" Type="http://schemas.openxmlformats.org/officeDocument/2006/relationships/oleObject" Target="embeddings/oleObject13.bin"/><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5.bin"/><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3.emf"/><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emf"/><Relationship Id="rId40" Type="http://schemas.openxmlformats.org/officeDocument/2006/relationships/oleObject" Target="embeddings/oleObject16.bin"/><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image" Target="media/image14.emf"/><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emf"/><Relationship Id="rId30" Type="http://schemas.openxmlformats.org/officeDocument/2006/relationships/oleObject" Target="embeddings/oleObject11.bin"/><Relationship Id="rId35" Type="http://schemas.openxmlformats.org/officeDocument/2006/relationships/image" Target="media/image16.emf"/><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zdyfh\Desktop\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MDD Template EA3.dotx</Template>
  <TotalTime>1130</TotalTime>
  <Pages>1</Pages>
  <Words>2824</Words>
  <Characters>16098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18885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Jared Julien (kzdyfh)</dc:creator>
  <cp:lastModifiedBy>Krishna Anne</cp:lastModifiedBy>
  <cp:revision>28</cp:revision>
  <cp:lastPrinted>2011-03-21T13:34:00Z</cp:lastPrinted>
  <dcterms:created xsi:type="dcterms:W3CDTF">2014-04-17T18:08:00Z</dcterms:created>
  <dcterms:modified xsi:type="dcterms:W3CDTF">2017-01-30T21:17:00Z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Absolute Handwheel Position TcI2cVd</vt:lpwstr>
  </property>
  <property fmtid="{D5CDD505-2E9C-101B-9397-08002B2CF9AE}" pid="3" name="MDDRevNum">
    <vt:lpwstr>2</vt:lpwstr>
  </property>
  <property fmtid="{D5CDD505-2E9C-101B-9397-08002B2CF9AE}" pid="4" name="Module Layer">
    <vt:lpwstr>0</vt:lpwstr>
  </property>
  <property fmtid="{D5CDD505-2E9C-101B-9397-08002B2CF9AE}" pid="5" name="Module Name">
    <vt:lpwstr>AbsHwPos_TcI2cVd</vt:lpwstr>
  </property>
  <property fmtid="{D5CDD505-2E9C-101B-9397-08002B2CF9AE}" pid="6" name="Product Line">
    <vt:lpwstr>Gen II+ EPS EA3</vt:lpwstr>
  </property>
</Properties>
</file>