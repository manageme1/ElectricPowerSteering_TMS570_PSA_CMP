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bookmarkStart w:id="0" w:name="_GoBack"/>
      <w:bookmarkEnd w:id="0"/>
      <w:r>
        <w:t xml:space="preserve">Module -- </w:t>
      </w:r>
      <w:fldSimple w:instr=" DOCPROPERTY &quot;Document Title&quot;  \* MERGEFORMAT ">
        <w:r w:rsidR="003801EF">
          <w:t>End of Travel Actuator Management</w:t>
        </w:r>
      </w:fldSimple>
    </w:p>
    <w:p w:rsidR="004A781C" w:rsidRDefault="004A781C">
      <w:pPr>
        <w:pStyle w:val="Heading1"/>
      </w:pPr>
      <w:r>
        <w:t>High-Level Description</w:t>
      </w:r>
    </w:p>
    <w:p w:rsidR="004A781C" w:rsidRDefault="00047D85">
      <w:r>
        <w:t xml:space="preserve">The end of travel actuator management limit reduces the level of assist from the motor as the steering system approaches the mechanical end of stop of the system. </w:t>
      </w:r>
    </w:p>
    <w:p w:rsidR="004A781C" w:rsidRDefault="004A781C">
      <w:pPr>
        <w:pStyle w:val="Heading1"/>
      </w:pPr>
      <w:r>
        <w:t>Figures</w:t>
      </w:r>
    </w:p>
    <w:p w:rsidR="00E93F72" w:rsidRDefault="00E93F72">
      <w:pPr>
        <w:pStyle w:val="Heading2"/>
      </w:pPr>
      <w:r>
        <w:t xml:space="preserve">Diagram – Component </w:t>
      </w:r>
    </w:p>
    <w:p w:rsidR="0004723A" w:rsidRDefault="00FF1060" w:rsidP="0004723A">
      <w:pPr>
        <w:pStyle w:val="Heading2"/>
        <w:numPr>
          <w:ilvl w:val="0"/>
          <w:numId w:val="0"/>
        </w:numPr>
        <w:ind w:left="576" w:hanging="576"/>
        <w:jc w:val="center"/>
      </w:pPr>
      <w:r>
        <w:rPr>
          <w:noProof/>
        </w:rPr>
        <w:drawing>
          <wp:inline distT="0" distB="0" distL="0" distR="0">
            <wp:extent cx="2783205" cy="350647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3205" cy="3506470"/>
                    </a:xfrm>
                    <a:prstGeom prst="rect">
                      <a:avLst/>
                    </a:prstGeom>
                    <a:noFill/>
                    <a:ln>
                      <a:noFill/>
                    </a:ln>
                  </pic:spPr>
                </pic:pic>
              </a:graphicData>
            </a:graphic>
          </wp:inline>
        </w:drawing>
      </w:r>
    </w:p>
    <w:p w:rsidR="004A781C" w:rsidRDefault="004A781C">
      <w:pPr>
        <w:pStyle w:val="Heading2"/>
      </w:pPr>
      <w:r>
        <w:t>Diagram – Function Data Sharing</w:t>
      </w:r>
    </w:p>
    <w:p w:rsidR="004A781C" w:rsidRDefault="00E93F72">
      <w:r>
        <w:t>N/A</w:t>
      </w:r>
    </w:p>
    <w:p w:rsidR="0004723A" w:rsidRDefault="0004723A">
      <w:pPr>
        <w:spacing w:after="0"/>
      </w:pPr>
      <w:r>
        <w:br w:type="page"/>
      </w:r>
    </w:p>
    <w:p w:rsidR="0004723A" w:rsidRDefault="0004723A"/>
    <w:p w:rsidR="004A781C" w:rsidRDefault="004A781C" w:rsidP="00E93F72">
      <w:pPr>
        <w:pStyle w:val="Heading3"/>
      </w:pPr>
      <w:r>
        <w:t>Diagram – Function (</w:t>
      </w:r>
      <w:fldSimple w:instr=" DOCPROPERTY &quot;Module Name&quot;  \* MERGEFORMAT ">
        <w:r w:rsidR="003801EF">
          <w:t>EOTActuatorMng</w:t>
        </w:r>
      </w:fldSimple>
      <w:r w:rsidR="00E93F72">
        <w:t>_Per1</w:t>
      </w:r>
      <w:r>
        <w:t>)</w:t>
      </w:r>
    </w:p>
    <w:p w:rsidR="00E93F72" w:rsidRPr="00E93F72" w:rsidRDefault="00E93F72" w:rsidP="00E93F72">
      <w:r>
        <w:t xml:space="preserve">Note: The state control block needs to be evaluated  prior to completing the End of Travel (Soft End Stops) block. More information contained within the MDD. </w:t>
      </w:r>
    </w:p>
    <w:p w:rsidR="004A781C" w:rsidRDefault="004A781C"/>
    <w:p w:rsidR="004A781C" w:rsidRDefault="004A781C"/>
    <w:p w:rsidR="004A781C" w:rsidRDefault="004A781C"/>
    <w:p w:rsidR="00967ED2" w:rsidRDefault="00967ED2">
      <w:pPr>
        <w:pStyle w:val="Heading1"/>
        <w:numPr>
          <w:ilvl w:val="0"/>
          <w:numId w:val="0"/>
        </w:numPr>
        <w:ind w:left="432"/>
        <w:rPr>
          <w:ins w:id="1" w:author="Sengottaiyan, Selva" w:date="2014-01-24T09:56:00Z"/>
        </w:rPr>
        <w:pPrChange w:id="2" w:author="Sengottaiyan, Selva" w:date="2014-01-24T09:56:00Z">
          <w:pPr>
            <w:pStyle w:val="Heading1"/>
          </w:pPr>
        </w:pPrChange>
      </w:pPr>
      <w:r>
        <w:object w:dxaOrig="10254" w:dyaOrig="7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274.85pt" o:ole="">
            <v:imagedata r:id="rId11" o:title=""/>
          </v:shape>
          <o:OLEObject Type="Embed" ProgID="Visio.Drawing.11" ShapeID="_x0000_i1025" DrawAspect="Content" ObjectID="_1465205015" r:id="rId12"/>
        </w:object>
      </w:r>
    </w:p>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(Note: All global variables including End Of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HwTorque_HwNm_f32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AssistEOTLimit_MtrNm_f32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CwEOT_HwDeg_f32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AssistEOTGain_Uls_f32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CcwEOT_HwDeg_f32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AssistEOTDamping_MtrNm_f32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CwFound_Cnt_lgc</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CcwFound_Cnt_lgc</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HandWheelPos_HwDeg_f32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HandWheelAuth_Uls_f32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CRFMotorVel_MtrRadpS_f32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VehicleSpeed_Kph_f32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PreLimitTorque_MtrNm_f32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CC5E4B"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C5E4B" w:rsidRDefault="00E9015F" w:rsidP="00E93F72">
            <w:pPr>
              <w:rPr>
                <w:rFonts w:ascii="Arial" w:hAnsi="Arial" w:cs="Arial"/>
                <w:sz w:val="16"/>
                <w:szCs w:val="16"/>
              </w:rPr>
            </w:pPr>
            <w:r>
              <w:rPr>
                <w:rFonts w:ascii="Arial" w:hAnsi="Arial" w:cs="Arial"/>
                <w:sz w:val="16"/>
                <w:szCs w:val="16"/>
              </w:rPr>
              <w:t>EOT</w:t>
            </w:r>
            <w:r w:rsidR="00657AEE">
              <w:rPr>
                <w:rFonts w:ascii="Arial" w:hAnsi="Arial" w:cs="Arial"/>
                <w:sz w:val="16"/>
                <w:szCs w:val="16"/>
              </w:rPr>
              <w:t>Disable_Cnt</w:t>
            </w:r>
            <w:r w:rsidR="00CC5E4B" w:rsidRPr="00CC5E4B">
              <w:rPr>
                <w:rFonts w:ascii="Arial" w:hAnsi="Arial" w:cs="Arial"/>
                <w:sz w:val="16"/>
                <w:szCs w:val="16"/>
              </w:rPr>
              <w:t>_lgc</w:t>
            </w:r>
          </w:p>
        </w:tc>
        <w:tc>
          <w:tcPr>
            <w:tcW w:w="4455" w:type="dxa"/>
            <w:vAlign w:val="center"/>
          </w:tcPr>
          <w:p w:rsidR="00CC5E4B" w:rsidRDefault="00CC5E4B" w:rsidP="00E93F72">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08"/>
        <w:gridCol w:w="1440"/>
        <w:gridCol w:w="1215"/>
        <w:gridCol w:w="1215"/>
        <w:gridCol w:w="2250"/>
        <w:tblGridChange w:id="3">
          <w:tblGrid>
            <w:gridCol w:w="2808"/>
            <w:gridCol w:w="1440"/>
            <w:gridCol w:w="1215"/>
            <w:gridCol w:w="1215"/>
            <w:gridCol w:w="2250"/>
          </w:tblGrid>
        </w:tblGridChange>
      </w:tblGrid>
      <w:tr w:rsidR="00BD008B" w:rsidTr="0036579B">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Legal Range</w:t>
            </w:r>
          </w:p>
          <w:p w:rsidR="00BD008B" w:rsidRDefault="00BD008B" w:rsidP="0036579B">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Legal Range</w:t>
            </w:r>
          </w:p>
          <w:p w:rsidR="00BD008B" w:rsidRDefault="00BD008B" w:rsidP="0036579B">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Software Segment</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Default="00B075CF" w:rsidP="0036579B">
            <w:pPr>
              <w:spacing w:before="60"/>
              <w:rPr>
                <w:rFonts w:ascii="Arial" w:hAnsi="Arial" w:cs="Arial"/>
                <w:sz w:val="16"/>
              </w:rPr>
            </w:pPr>
            <w:ins w:id="4" w:author="Madhuparna Duarah" w:date="2014-02-12T20:50:00Z">
              <w:r w:rsidRPr="00B075CF">
                <w:rPr>
                  <w:rFonts w:ascii="Arial" w:hAnsi="Arial" w:cs="Arial"/>
                  <w:color w:val="FF0000"/>
                  <w:sz w:val="16"/>
                  <w:rPrChange w:id="5" w:author="Madhuparna Duarah" w:date="2014-02-12T20:51:00Z">
                    <w:rPr>
                      <w:rFonts w:ascii="Arial" w:hAnsi="Arial" w:cs="Arial"/>
                      <w:sz w:val="16"/>
                    </w:rPr>
                  </w:rPrChange>
                </w:rPr>
                <w:t>EOTActuatorMng</w:t>
              </w:r>
            </w:ins>
            <w:ins w:id="6" w:author="Madhuparna Duarah" w:date="2014-02-12T20:51:00Z">
              <w:r w:rsidRPr="00B075CF">
                <w:rPr>
                  <w:rFonts w:ascii="Arial" w:hAnsi="Arial" w:cs="Arial"/>
                  <w:color w:val="FF0000"/>
                  <w:sz w:val="16"/>
                  <w:rPrChange w:id="7" w:author="Madhuparna Duarah" w:date="2014-02-12T20:51:00Z">
                    <w:rPr>
                      <w:rFonts w:ascii="Arial" w:hAnsi="Arial" w:cs="Arial"/>
                      <w:sz w:val="16"/>
                    </w:rPr>
                  </w:rPrChange>
                </w:rPr>
                <w:t>_</w:t>
              </w:r>
            </w:ins>
            <w:r w:rsidR="00A1018C">
              <w:rPr>
                <w:rFonts w:ascii="Arial" w:hAnsi="Arial" w:cs="Arial"/>
                <w:sz w:val="16"/>
              </w:rPr>
              <w:t>EOTImpactPos_HwDeg_M_f32</w:t>
            </w:r>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9D30CF">
              <w:t>EOTACTUATORMNG_START_SEC_VAR_CLEARED_32</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Default="00B075CF" w:rsidP="0036579B">
            <w:pPr>
              <w:spacing w:before="60"/>
              <w:rPr>
                <w:rFonts w:ascii="Arial" w:hAnsi="Arial" w:cs="Arial"/>
                <w:sz w:val="16"/>
              </w:rPr>
            </w:pPr>
            <w:ins w:id="8" w:author="Madhuparna Duarah" w:date="2014-02-12T20:51:00Z">
              <w:r w:rsidRPr="00B60B0A">
                <w:rPr>
                  <w:rFonts w:ascii="Arial" w:hAnsi="Arial" w:cs="Arial"/>
                  <w:color w:val="FF0000"/>
                  <w:sz w:val="16"/>
                </w:rPr>
                <w:t>EOTActuatorMng_</w:t>
              </w:r>
            </w:ins>
            <w:r w:rsidR="00A1018C" w:rsidRPr="004400B6">
              <w:rPr>
                <w:rFonts w:ascii="Arial" w:hAnsi="Arial" w:cs="Arial"/>
                <w:sz w:val="16"/>
              </w:rPr>
              <w:t>PrevEOTGain_Uls_M_f32</w:t>
            </w:r>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9D30CF">
              <w:t>EOTACTUATORMNG_START_SEC_VAR_CLEARED_32</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Pr="004400B6" w:rsidRDefault="00B075CF" w:rsidP="0036579B">
            <w:pPr>
              <w:spacing w:before="60"/>
              <w:rPr>
                <w:rFonts w:ascii="Arial" w:hAnsi="Arial" w:cs="Arial"/>
                <w:sz w:val="16"/>
              </w:rPr>
            </w:pPr>
            <w:ins w:id="9" w:author="Madhuparna Duarah" w:date="2014-02-12T20:51:00Z">
              <w:r w:rsidRPr="00B60B0A">
                <w:rPr>
                  <w:rFonts w:ascii="Arial" w:hAnsi="Arial" w:cs="Arial"/>
                  <w:color w:val="FF0000"/>
                  <w:sz w:val="16"/>
                </w:rPr>
                <w:t>EOTActuatorMng_</w:t>
              </w:r>
            </w:ins>
            <w:r w:rsidR="00A1018C" w:rsidRPr="00E2044C">
              <w:rPr>
                <w:rFonts w:ascii="Arial" w:hAnsi="Arial" w:cs="Arial"/>
                <w:sz w:val="16"/>
              </w:rPr>
              <w:t>FiltHWTrqSV_HwNm_</w:t>
            </w:r>
            <w:r w:rsidR="00A1018C">
              <w:rPr>
                <w:rFonts w:ascii="Arial" w:hAnsi="Arial" w:cs="Arial"/>
                <w:sz w:val="16"/>
              </w:rPr>
              <w:t>M_</w:t>
            </w:r>
            <w:r w:rsidR="00A1018C" w:rsidRPr="00E2044C">
              <w:rPr>
                <w:rFonts w:ascii="Arial" w:hAnsi="Arial" w:cs="Arial"/>
                <w:sz w:val="16"/>
              </w:rPr>
              <w:t>s7p24</w:t>
            </w:r>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Pr>
                <w:rFonts w:ascii="Arial" w:hAnsi="Arial" w:cs="Arial"/>
                <w:sz w:val="16"/>
              </w:rPr>
              <w:t>p</w:t>
            </w:r>
            <w:r w:rsidRPr="00E2044C">
              <w:rPr>
                <w:rFonts w:ascii="Arial" w:hAnsi="Arial" w:cs="Arial"/>
                <w:sz w:val="16"/>
                <w:vertAlign w:val="superscript"/>
              </w:rPr>
              <w:t>-24</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9D30CF">
              <w:t>EOTACTUATORMNG_START_SEC_VAR_CLEARED_32</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Pr="00D61EAE" w:rsidRDefault="00B075CF" w:rsidP="0036579B">
            <w:pPr>
              <w:spacing w:before="60"/>
              <w:rPr>
                <w:rFonts w:ascii="Arial" w:hAnsi="Arial" w:cs="Arial"/>
                <w:sz w:val="16"/>
                <w:szCs w:val="16"/>
              </w:rPr>
            </w:pPr>
            <w:ins w:id="10" w:author="Madhuparna Duarah" w:date="2014-02-12T20:51:00Z">
              <w:r w:rsidRPr="00B60B0A">
                <w:rPr>
                  <w:rFonts w:ascii="Arial" w:hAnsi="Arial" w:cs="Arial"/>
                  <w:color w:val="FF0000"/>
                  <w:sz w:val="16"/>
                </w:rPr>
                <w:t>EOTActuatorMng_</w:t>
              </w:r>
            </w:ins>
            <w:r w:rsidR="00A1018C" w:rsidRPr="00D61EAE">
              <w:rPr>
                <w:rFonts w:ascii="Arial" w:hAnsi="Arial" w:cs="Arial"/>
                <w:color w:val="000000"/>
                <w:sz w:val="16"/>
                <w:szCs w:val="16"/>
              </w:rPr>
              <w:t>SESState_Uls_M_enum</w:t>
            </w:r>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Pr>
                <w:rFonts w:ascii="Arial" w:hAnsi="Arial" w:cs="Arial"/>
                <w:sz w:val="16"/>
              </w:rPr>
              <w:t>Enum (see typedef table)</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87BDA">
            <w:pPr>
              <w:spacing w:before="60"/>
              <w:rPr>
                <w:rFonts w:ascii="Arial" w:hAnsi="Arial" w:cs="Arial"/>
                <w:sz w:val="16"/>
              </w:rPr>
            </w:pPr>
            <w:r w:rsidRPr="009D30CF">
              <w:t>EOTACTUATORMNG_START_SEC_VAR_CLEARED_</w:t>
            </w:r>
            <w:r>
              <w:t>UNSPECIFIE</w:t>
            </w:r>
            <w:r>
              <w:lastRenderedPageBreak/>
              <w:t>D</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Pr="00D61EAE" w:rsidRDefault="00B075CF" w:rsidP="0036579B">
            <w:pPr>
              <w:spacing w:before="60"/>
              <w:rPr>
                <w:rFonts w:ascii="Arial" w:hAnsi="Arial" w:cs="Arial"/>
                <w:color w:val="000000"/>
                <w:sz w:val="16"/>
                <w:szCs w:val="16"/>
              </w:rPr>
            </w:pPr>
            <w:ins w:id="11" w:author="Madhuparna Duarah" w:date="2014-02-12T20:51:00Z">
              <w:r w:rsidRPr="00B60B0A">
                <w:rPr>
                  <w:rFonts w:ascii="Arial" w:hAnsi="Arial" w:cs="Arial"/>
                  <w:color w:val="FF0000"/>
                  <w:sz w:val="16"/>
                </w:rPr>
                <w:lastRenderedPageBreak/>
                <w:t>EOTActuatorMng_</w:t>
              </w:r>
            </w:ins>
            <w:r w:rsidR="00A1018C" w:rsidRPr="00156423">
              <w:rPr>
                <w:rFonts w:ascii="Arial" w:hAnsi="Arial" w:cs="Arial"/>
                <w:color w:val="000000"/>
                <w:sz w:val="16"/>
                <w:szCs w:val="16"/>
              </w:rPr>
              <w:t>FiltEOTGainSV_HwNm_M_u1p31</w:t>
            </w:r>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156423">
            <w:pPr>
              <w:spacing w:before="60"/>
              <w:rPr>
                <w:rFonts w:ascii="Arial" w:hAnsi="Arial" w:cs="Arial"/>
                <w:sz w:val="16"/>
              </w:rPr>
            </w:pPr>
            <w:r>
              <w:rPr>
                <w:rFonts w:ascii="Arial" w:hAnsi="Arial" w:cs="Arial"/>
                <w:sz w:val="16"/>
              </w:rPr>
              <w:t>p</w:t>
            </w:r>
            <w:r w:rsidRPr="00E2044C">
              <w:rPr>
                <w:rFonts w:ascii="Arial" w:hAnsi="Arial" w:cs="Arial"/>
                <w:sz w:val="16"/>
                <w:vertAlign w:val="superscript"/>
              </w:rPr>
              <w:t>-</w:t>
            </w:r>
            <w:r>
              <w:rPr>
                <w:rFonts w:ascii="Arial" w:hAnsi="Arial" w:cs="Arial"/>
                <w:sz w:val="16"/>
                <w:vertAlign w:val="superscript"/>
              </w:rPr>
              <w:t>31</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87BDA">
            <w:pPr>
              <w:spacing w:before="60"/>
              <w:rPr>
                <w:rFonts w:ascii="Arial" w:hAnsi="Arial" w:cs="Arial"/>
                <w:sz w:val="16"/>
              </w:rPr>
            </w:pPr>
            <w:r w:rsidRPr="009D30CF">
              <w:t>EOTACTUATORMNG_START_SEC_VAR_CLEARED_</w:t>
            </w:r>
            <w:r>
              <w:t>32</w:t>
            </w:r>
          </w:p>
        </w:tc>
      </w:tr>
      <w:tr w:rsidR="00967ED2" w:rsidTr="00967ED2">
        <w:tblPrEx>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ExChange w:id="12" w:author="Sengottaiyan, Selva" w:date="2014-01-24T10:04:00Z">
            <w:tblPrEx>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Ex>
          </w:tblPrExChange>
        </w:tblPrEx>
        <w:trPr>
          <w:ins w:id="13" w:author="Sengottaiyan, Selva" w:date="2014-01-24T10:03:00Z"/>
        </w:trPr>
        <w:tc>
          <w:tcPr>
            <w:tcW w:w="2808" w:type="dxa"/>
            <w:tcBorders>
              <w:top w:val="single" w:sz="6" w:space="0" w:color="auto"/>
              <w:left w:val="single" w:sz="6" w:space="0" w:color="auto"/>
              <w:bottom w:val="single" w:sz="6" w:space="0" w:color="auto"/>
              <w:right w:val="single" w:sz="6" w:space="0" w:color="auto"/>
            </w:tcBorders>
            <w:tcPrChange w:id="14" w:author="Sengottaiyan, Selva" w:date="2014-01-24T10:04:00Z">
              <w:tcPr>
                <w:tcW w:w="2808" w:type="dxa"/>
                <w:tcBorders>
                  <w:top w:val="single" w:sz="6" w:space="0" w:color="auto"/>
                  <w:left w:val="single" w:sz="6" w:space="0" w:color="auto"/>
                  <w:bottom w:val="single" w:sz="6" w:space="0" w:color="auto"/>
                  <w:right w:val="single" w:sz="6" w:space="0" w:color="auto"/>
                </w:tcBorders>
              </w:tcPr>
            </w:tcPrChange>
          </w:tcPr>
          <w:p w:rsidR="00967ED2" w:rsidRPr="00967ED2" w:rsidRDefault="00B075CF" w:rsidP="0036579B">
            <w:pPr>
              <w:spacing w:before="60"/>
              <w:rPr>
                <w:ins w:id="15" w:author="Sengottaiyan, Selva" w:date="2014-01-24T10:03:00Z"/>
                <w:rFonts w:ascii="Arial" w:hAnsi="Arial" w:cs="Arial"/>
                <w:color w:val="000000"/>
                <w:sz w:val="16"/>
                <w:szCs w:val="16"/>
              </w:rPr>
            </w:pPr>
            <w:ins w:id="16" w:author="Madhuparna Duarah" w:date="2014-02-12T20:51:00Z">
              <w:r w:rsidRPr="00B60B0A">
                <w:rPr>
                  <w:rFonts w:ascii="Arial" w:hAnsi="Arial" w:cs="Arial"/>
                  <w:color w:val="FF0000"/>
                  <w:sz w:val="16"/>
                </w:rPr>
                <w:t>EOTActuatorMng_</w:t>
              </w:r>
            </w:ins>
            <w:ins w:id="17" w:author="Sengottaiyan, Selva" w:date="2014-01-24T10:03:00Z">
              <w:r w:rsidR="00967ED2" w:rsidRPr="00967ED2">
                <w:rPr>
                  <w:rFonts w:ascii="Arial" w:hAnsi="Arial" w:cs="Arial"/>
                  <w:color w:val="000000"/>
                  <w:sz w:val="16"/>
                  <w:szCs w:val="16"/>
                </w:rPr>
                <w:t>Damping_MtrNm_M_f32</w:t>
              </w:r>
            </w:ins>
          </w:p>
        </w:tc>
        <w:tc>
          <w:tcPr>
            <w:tcW w:w="1440" w:type="dxa"/>
            <w:tcBorders>
              <w:top w:val="single" w:sz="6" w:space="0" w:color="auto"/>
              <w:left w:val="single" w:sz="6" w:space="0" w:color="auto"/>
              <w:bottom w:val="single" w:sz="6" w:space="0" w:color="auto"/>
              <w:right w:val="single" w:sz="6" w:space="0" w:color="auto"/>
            </w:tcBorders>
            <w:vAlign w:val="center"/>
            <w:tcPrChange w:id="18" w:author="Sengottaiyan, Selva" w:date="2014-01-24T10:04:00Z">
              <w:tcPr>
                <w:tcW w:w="1440" w:type="dxa"/>
                <w:tcBorders>
                  <w:top w:val="single" w:sz="6" w:space="0" w:color="auto"/>
                  <w:left w:val="single" w:sz="6" w:space="0" w:color="auto"/>
                  <w:bottom w:val="single" w:sz="6" w:space="0" w:color="auto"/>
                  <w:right w:val="single" w:sz="6" w:space="0" w:color="auto"/>
                </w:tcBorders>
              </w:tcPr>
            </w:tcPrChange>
          </w:tcPr>
          <w:p w:rsidR="00967ED2" w:rsidRDefault="00967ED2" w:rsidP="00156423">
            <w:pPr>
              <w:spacing w:before="60"/>
              <w:rPr>
                <w:ins w:id="19" w:author="Sengottaiyan, Selva" w:date="2014-01-24T10:03:00Z"/>
                <w:rFonts w:ascii="Arial" w:hAnsi="Arial" w:cs="Arial"/>
                <w:sz w:val="16"/>
              </w:rPr>
            </w:pPr>
            <w:ins w:id="20" w:author="Sengottaiyan, Selva" w:date="2014-01-24T10:04:00Z">
              <w:r w:rsidRPr="00530B59">
                <w:rPr>
                  <w:rFonts w:ascii="Arial" w:hAnsi="Arial" w:cs="Arial"/>
                  <w:sz w:val="16"/>
                </w:rPr>
                <w:t>Single Precision Floating Point</w:t>
              </w:r>
            </w:ins>
          </w:p>
        </w:tc>
        <w:tc>
          <w:tcPr>
            <w:tcW w:w="1215" w:type="dxa"/>
            <w:tcBorders>
              <w:top w:val="single" w:sz="6" w:space="0" w:color="auto"/>
              <w:left w:val="single" w:sz="6" w:space="0" w:color="auto"/>
              <w:bottom w:val="single" w:sz="6" w:space="0" w:color="auto"/>
              <w:right w:val="single" w:sz="6" w:space="0" w:color="auto"/>
            </w:tcBorders>
            <w:tcPrChange w:id="21" w:author="Sengottaiyan, Selva" w:date="2014-01-24T10:04:00Z">
              <w:tcPr>
                <w:tcW w:w="1215" w:type="dxa"/>
                <w:tcBorders>
                  <w:top w:val="single" w:sz="6" w:space="0" w:color="auto"/>
                  <w:left w:val="single" w:sz="6" w:space="0" w:color="auto"/>
                  <w:bottom w:val="single" w:sz="6" w:space="0" w:color="auto"/>
                  <w:right w:val="single" w:sz="6" w:space="0" w:color="auto"/>
                </w:tcBorders>
              </w:tcPr>
            </w:tcPrChange>
          </w:tcPr>
          <w:p w:rsidR="00967ED2" w:rsidRPr="00CB0B1C" w:rsidRDefault="00967ED2" w:rsidP="0036579B">
            <w:pPr>
              <w:spacing w:before="60"/>
              <w:rPr>
                <w:ins w:id="22" w:author="Sengottaiyan, Selva" w:date="2014-01-24T10:03:00Z"/>
                <w:rFonts w:ascii="Arial" w:hAnsi="Arial" w:cs="Arial"/>
                <w:sz w:val="16"/>
              </w:rPr>
            </w:pPr>
            <w:ins w:id="23" w:author="Sengottaiyan, Selva" w:date="2014-01-24T10:04:00Z">
              <w:r w:rsidRPr="001415A2">
                <w:rPr>
                  <w:rFonts w:ascii="Arial" w:hAnsi="Arial" w:cs="Arial"/>
                  <w:sz w:val="16"/>
                </w:rPr>
                <w:t>see data dictionary</w:t>
              </w:r>
            </w:ins>
          </w:p>
        </w:tc>
        <w:tc>
          <w:tcPr>
            <w:tcW w:w="1215" w:type="dxa"/>
            <w:tcBorders>
              <w:top w:val="single" w:sz="6" w:space="0" w:color="auto"/>
              <w:left w:val="single" w:sz="6" w:space="0" w:color="auto"/>
              <w:bottom w:val="single" w:sz="6" w:space="0" w:color="auto"/>
              <w:right w:val="single" w:sz="6" w:space="0" w:color="auto"/>
            </w:tcBorders>
            <w:tcPrChange w:id="24" w:author="Sengottaiyan, Selva" w:date="2014-01-24T10:04:00Z">
              <w:tcPr>
                <w:tcW w:w="1215" w:type="dxa"/>
                <w:tcBorders>
                  <w:top w:val="single" w:sz="6" w:space="0" w:color="auto"/>
                  <w:left w:val="single" w:sz="6" w:space="0" w:color="auto"/>
                  <w:bottom w:val="single" w:sz="6" w:space="0" w:color="auto"/>
                  <w:right w:val="single" w:sz="6" w:space="0" w:color="auto"/>
                </w:tcBorders>
              </w:tcPr>
            </w:tcPrChange>
          </w:tcPr>
          <w:p w:rsidR="00967ED2" w:rsidRPr="00CB0B1C" w:rsidRDefault="00967ED2" w:rsidP="0036579B">
            <w:pPr>
              <w:spacing w:before="60"/>
              <w:rPr>
                <w:ins w:id="25" w:author="Sengottaiyan, Selva" w:date="2014-01-24T10:03:00Z"/>
                <w:rFonts w:ascii="Arial" w:hAnsi="Arial" w:cs="Arial"/>
                <w:sz w:val="16"/>
              </w:rPr>
            </w:pPr>
            <w:ins w:id="26" w:author="Sengottaiyan, Selva" w:date="2014-01-24T10:04:00Z">
              <w:r w:rsidRPr="001415A2">
                <w:rPr>
                  <w:rFonts w:ascii="Arial" w:hAnsi="Arial" w:cs="Arial"/>
                  <w:sz w:val="16"/>
                </w:rPr>
                <w:t>see data dictionary</w:t>
              </w:r>
            </w:ins>
          </w:p>
        </w:tc>
        <w:tc>
          <w:tcPr>
            <w:tcW w:w="2250" w:type="dxa"/>
            <w:tcBorders>
              <w:top w:val="single" w:sz="6" w:space="0" w:color="auto"/>
              <w:left w:val="single" w:sz="6" w:space="0" w:color="auto"/>
              <w:bottom w:val="single" w:sz="6" w:space="0" w:color="auto"/>
              <w:right w:val="single" w:sz="6" w:space="0" w:color="auto"/>
            </w:tcBorders>
            <w:tcPrChange w:id="27" w:author="Sengottaiyan, Selva" w:date="2014-01-24T10:04:00Z">
              <w:tcPr>
                <w:tcW w:w="2250" w:type="dxa"/>
                <w:tcBorders>
                  <w:top w:val="single" w:sz="6" w:space="0" w:color="auto"/>
                  <w:left w:val="single" w:sz="6" w:space="0" w:color="auto"/>
                  <w:bottom w:val="single" w:sz="6" w:space="0" w:color="auto"/>
                  <w:right w:val="single" w:sz="6" w:space="0" w:color="auto"/>
                </w:tcBorders>
              </w:tcPr>
            </w:tcPrChange>
          </w:tcPr>
          <w:p w:rsidR="00967ED2" w:rsidRPr="009D30CF" w:rsidRDefault="00967ED2" w:rsidP="00387BDA">
            <w:pPr>
              <w:spacing w:before="60"/>
              <w:rPr>
                <w:ins w:id="28" w:author="Sengottaiyan, Selva" w:date="2014-01-24T10:03:00Z"/>
              </w:rPr>
            </w:pPr>
            <w:ins w:id="29" w:author="Sengottaiyan, Selva" w:date="2014-01-24T10:04:00Z">
              <w:r w:rsidRPr="0004177E">
                <w:t>EOTACTUATORMNG_START_SEC_VAR_CLEARED_32</w:t>
              </w:r>
            </w:ins>
          </w:p>
        </w:tc>
      </w:tr>
    </w:tbl>
    <w:p w:rsidR="00BD008B" w:rsidRDefault="00BD008B"/>
    <w:p w:rsidR="00DF5E96" w:rsidRDefault="00DF5E96"/>
    <w:p w:rsidR="00DF5E96" w:rsidRDefault="00DF5E96"/>
    <w:p w:rsidR="00DF5E96" w:rsidRDefault="00DF5E96"/>
    <w:p w:rsidR="00DF5E96" w:rsidRDefault="00DF5E96"/>
    <w:p w:rsidR="00DF5E96" w:rsidRDefault="00DF5E96"/>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36579B">
        <w:tc>
          <w:tcPr>
            <w:tcW w:w="3348"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Legal Range</w:t>
            </w:r>
          </w:p>
          <w:p w:rsidR="003C4D3F" w:rsidRDefault="003C4D3F" w:rsidP="0036579B">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Legal Range</w:t>
            </w:r>
          </w:p>
          <w:p w:rsidR="003C4D3F" w:rsidRDefault="003C4D3F" w:rsidP="0036579B">
            <w:pPr>
              <w:spacing w:before="60"/>
              <w:jc w:val="center"/>
              <w:rPr>
                <w:rFonts w:ascii="Arial" w:hAnsi="Arial" w:cs="Arial"/>
                <w:sz w:val="16"/>
              </w:rPr>
            </w:pPr>
            <w:r>
              <w:rPr>
                <w:rFonts w:ascii="Arial" w:hAnsi="Arial" w:cs="Arial"/>
                <w:sz w:val="16"/>
              </w:rPr>
              <w:t>(max)</w:t>
            </w:r>
          </w:p>
        </w:tc>
      </w:tr>
      <w:tr w:rsidR="00E93F72" w:rsidTr="0036579B">
        <w:tc>
          <w:tcPr>
            <w:tcW w:w="3348" w:type="dxa"/>
          </w:tcPr>
          <w:p w:rsidR="00E93F72" w:rsidRDefault="00E93F72" w:rsidP="0036579B">
            <w:pPr>
              <w:spacing w:before="60"/>
              <w:rPr>
                <w:rFonts w:ascii="Arial" w:hAnsi="Arial" w:cs="Arial"/>
                <w:sz w:val="16"/>
              </w:rPr>
            </w:pPr>
            <w:r w:rsidRPr="00E93F72">
              <w:rPr>
                <w:rFonts w:ascii="Arial" w:hAnsi="Arial" w:cs="Arial"/>
                <w:sz w:val="16"/>
              </w:rPr>
              <w:t xml:space="preserve">typedef enum _sesState </w:t>
            </w:r>
            <w:r>
              <w:rPr>
                <w:rFonts w:ascii="Arial" w:hAnsi="Arial" w:cs="Arial"/>
                <w:sz w:val="16"/>
              </w:rPr>
              <w:t xml:space="preserve">{} </w:t>
            </w:r>
            <w:r w:rsidRPr="00E93F72">
              <w:rPr>
                <w:rFonts w:ascii="Arial" w:hAnsi="Arial" w:cs="Arial"/>
                <w:sz w:val="16"/>
              </w:rPr>
              <w:t>sesState_T;</w:t>
            </w:r>
          </w:p>
        </w:tc>
        <w:tc>
          <w:tcPr>
            <w:tcW w:w="2160" w:type="dxa"/>
          </w:tcPr>
          <w:p w:rsidR="00E93F72" w:rsidRDefault="00E93F72" w:rsidP="0036579B">
            <w:pPr>
              <w:spacing w:before="60"/>
              <w:rPr>
                <w:rFonts w:ascii="Arial" w:hAnsi="Arial" w:cs="Arial"/>
                <w:sz w:val="16"/>
              </w:rPr>
            </w:pPr>
            <w:r>
              <w:rPr>
                <w:rFonts w:ascii="Arial" w:hAnsi="Arial" w:cs="Arial"/>
                <w:sz w:val="16"/>
              </w:rPr>
              <w:t>DISABLED</w:t>
            </w:r>
          </w:p>
        </w:tc>
        <w:tc>
          <w:tcPr>
            <w:tcW w:w="1440" w:type="dxa"/>
          </w:tcPr>
          <w:p w:rsidR="00E93F72" w:rsidRDefault="00E93F72" w:rsidP="00E93F72">
            <w:pPr>
              <w:spacing w:before="60"/>
              <w:jc w:val="center"/>
              <w:rPr>
                <w:rFonts w:ascii="Arial" w:hAnsi="Arial" w:cs="Arial"/>
                <w:sz w:val="16"/>
              </w:rPr>
            </w:pPr>
            <w:r>
              <w:rPr>
                <w:rFonts w:ascii="Arial" w:hAnsi="Arial" w:cs="Arial"/>
                <w:sz w:val="16"/>
              </w:rPr>
              <w:t>Uls</w:t>
            </w:r>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0</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ENTERING</w:t>
            </w:r>
          </w:p>
        </w:tc>
        <w:tc>
          <w:tcPr>
            <w:tcW w:w="1440" w:type="dxa"/>
          </w:tcPr>
          <w:p w:rsidR="00E93F72" w:rsidRDefault="00E93F72" w:rsidP="00E93F72">
            <w:pPr>
              <w:jc w:val="center"/>
            </w:pPr>
            <w:r w:rsidRPr="00AF5F95">
              <w:rPr>
                <w:rFonts w:ascii="Arial" w:hAnsi="Arial" w:cs="Arial"/>
                <w:sz w:val="16"/>
              </w:rPr>
              <w:t>Uls</w:t>
            </w:r>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1</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NORMAL</w:t>
            </w:r>
          </w:p>
        </w:tc>
        <w:tc>
          <w:tcPr>
            <w:tcW w:w="1440" w:type="dxa"/>
          </w:tcPr>
          <w:p w:rsidR="00E93F72" w:rsidRDefault="00E93F72" w:rsidP="00E93F72">
            <w:pPr>
              <w:jc w:val="center"/>
            </w:pPr>
            <w:r w:rsidRPr="00AF5F95">
              <w:rPr>
                <w:rFonts w:ascii="Arial" w:hAnsi="Arial" w:cs="Arial"/>
                <w:sz w:val="16"/>
              </w:rPr>
              <w:t>Uls</w:t>
            </w:r>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2</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EXITING</w:t>
            </w:r>
          </w:p>
        </w:tc>
        <w:tc>
          <w:tcPr>
            <w:tcW w:w="1440" w:type="dxa"/>
          </w:tcPr>
          <w:p w:rsidR="00E93F72" w:rsidRDefault="00E93F72" w:rsidP="00E93F72">
            <w:pPr>
              <w:jc w:val="center"/>
            </w:pPr>
            <w:r w:rsidRPr="00AF5F95">
              <w:rPr>
                <w:rFonts w:ascii="Arial" w:hAnsi="Arial" w:cs="Arial"/>
                <w:sz w:val="16"/>
              </w:rPr>
              <w:t>Uls</w:t>
            </w:r>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3</w:t>
            </w:r>
          </w:p>
        </w:tc>
      </w:tr>
    </w:tbl>
    <w:p w:rsidR="00894CB2" w:rsidRDefault="00894CB2" w:rsidP="00894CB2">
      <w:pPr>
        <w:pStyle w:val="Heading2"/>
      </w:pPr>
      <w:r>
        <w:t>Module Display Variables</w:t>
      </w:r>
    </w:p>
    <w:p w:rsidR="00894CB2" w:rsidRDefault="00894CB2" w:rsidP="00894CB2">
      <w:r>
        <w:t xml:space="preserve">This section identifies the name, range and resolutions for </w:t>
      </w:r>
      <w:r w:rsidR="00DA2707">
        <w:t xml:space="preserve">display </w:t>
      </w:r>
      <w:r>
        <w:t xml:space="preserve">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08"/>
        <w:gridCol w:w="1440"/>
        <w:gridCol w:w="1215"/>
        <w:gridCol w:w="1143"/>
        <w:gridCol w:w="72"/>
        <w:gridCol w:w="2178"/>
        <w:gridCol w:w="72"/>
      </w:tblGrid>
      <w:tr w:rsidR="00894CB2" w:rsidTr="0036579B">
        <w:tc>
          <w:tcPr>
            <w:tcW w:w="2808"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Legal Range</w:t>
            </w:r>
          </w:p>
          <w:p w:rsidR="00894CB2" w:rsidRDefault="00894CB2" w:rsidP="0036579B">
            <w:pPr>
              <w:spacing w:before="60"/>
              <w:jc w:val="center"/>
              <w:rPr>
                <w:rFonts w:ascii="Arial" w:hAnsi="Arial" w:cs="Arial"/>
                <w:sz w:val="16"/>
              </w:rPr>
            </w:pPr>
            <w:r>
              <w:rPr>
                <w:rFonts w:ascii="Arial" w:hAnsi="Arial" w:cs="Arial"/>
                <w:sz w:val="16"/>
              </w:rPr>
              <w:t>(min)</w:t>
            </w:r>
          </w:p>
        </w:tc>
        <w:tc>
          <w:tcPr>
            <w:tcW w:w="1215" w:type="dxa"/>
            <w:gridSpan w:val="2"/>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Legal Range</w:t>
            </w:r>
          </w:p>
          <w:p w:rsidR="00894CB2" w:rsidRDefault="00894CB2" w:rsidP="0036579B">
            <w:pPr>
              <w:spacing w:before="60"/>
              <w:jc w:val="center"/>
              <w:rPr>
                <w:rFonts w:ascii="Arial" w:hAnsi="Arial" w:cs="Arial"/>
                <w:sz w:val="16"/>
              </w:rPr>
            </w:pPr>
            <w:r>
              <w:rPr>
                <w:rFonts w:ascii="Arial" w:hAnsi="Arial" w:cs="Arial"/>
                <w:sz w:val="16"/>
              </w:rPr>
              <w:t>(max)</w:t>
            </w:r>
          </w:p>
        </w:tc>
        <w:tc>
          <w:tcPr>
            <w:tcW w:w="2250" w:type="dxa"/>
            <w:gridSpan w:val="2"/>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Software Segment</w:t>
            </w:r>
          </w:p>
        </w:tc>
      </w:tr>
      <w:tr w:rsidR="00E61076" w:rsidTr="00967ED2">
        <w:trPr>
          <w:gridAfter w:val="1"/>
          <w:wAfter w:w="72" w:type="dxa"/>
        </w:trPr>
        <w:tc>
          <w:tcPr>
            <w:tcW w:w="2808" w:type="dxa"/>
            <w:tcBorders>
              <w:top w:val="single" w:sz="6" w:space="0" w:color="auto"/>
              <w:left w:val="single" w:sz="6" w:space="0" w:color="auto"/>
              <w:bottom w:val="single" w:sz="6" w:space="0" w:color="auto"/>
              <w:right w:val="single" w:sz="6" w:space="0" w:color="auto"/>
            </w:tcBorders>
            <w:vAlign w:val="center"/>
          </w:tcPr>
          <w:p w:rsidR="00E61076" w:rsidRDefault="00711DFA">
            <w:pPr>
              <w:rPr>
                <w:rFonts w:ascii="Arial" w:hAnsi="Arial" w:cs="Arial"/>
                <w:sz w:val="16"/>
                <w:szCs w:val="16"/>
              </w:rPr>
            </w:pPr>
            <w:ins w:id="30" w:author="Madhuparna Duarah" w:date="2014-02-12T20:41:00Z">
              <w:r>
                <w:rPr>
                  <w:rFonts w:ascii="Arial" w:hAnsi="Arial" w:cs="Arial"/>
                  <w:color w:val="FF0000"/>
                  <w:sz w:val="16"/>
                  <w:szCs w:val="16"/>
                </w:rPr>
                <w:t>EOTActuatorMng_</w:t>
              </w:r>
            </w:ins>
            <w:ins w:id="31" w:author="Sengottaiyan, Selva" w:date="2014-01-24T10:03:00Z">
              <w:del w:id="32" w:author="Madhuparna Duarah" w:date="2014-02-12T20:39:00Z">
                <w:r w:rsidR="00967ED2" w:rsidRPr="00711DFA" w:rsidDel="00711DFA">
                  <w:rPr>
                    <w:rFonts w:ascii="Arial" w:hAnsi="Arial" w:cs="Arial"/>
                    <w:color w:val="FF0000"/>
                    <w:sz w:val="16"/>
                    <w:szCs w:val="16"/>
                    <w:rPrChange w:id="33" w:author="Madhuparna Duarah" w:date="2014-02-12T20:39:00Z">
                      <w:rPr>
                        <w:rFonts w:ascii="Arial" w:hAnsi="Arial" w:cs="Arial"/>
                        <w:sz w:val="16"/>
                        <w:szCs w:val="16"/>
                      </w:rPr>
                    </w:rPrChange>
                  </w:rPr>
                  <w:delText xml:space="preserve">EOTActuatorMng_ </w:delText>
                </w:r>
              </w:del>
            </w:ins>
            <w:r w:rsidR="00E61076" w:rsidRPr="00711DFA">
              <w:rPr>
                <w:rFonts w:ascii="Arial" w:hAnsi="Arial" w:cs="Arial"/>
                <w:sz w:val="16"/>
                <w:szCs w:val="16"/>
              </w:rPr>
              <w:t>EOTDet</w:t>
            </w:r>
            <w:r w:rsidR="00E61076">
              <w:rPr>
                <w:rFonts w:ascii="Arial" w:hAnsi="Arial" w:cs="Arial"/>
                <w:sz w:val="16"/>
                <w:szCs w:val="16"/>
              </w:rPr>
              <w:t>_Cnt_D_lgc</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A1018C" w:rsidP="00DF5E96">
            <w:pPr>
              <w:spacing w:before="60"/>
              <w:rPr>
                <w:rFonts w:ascii="Arial" w:hAnsi="Arial" w:cs="Arial"/>
                <w:sz w:val="16"/>
              </w:rPr>
            </w:pPr>
            <w:r>
              <w:rPr>
                <w:rFonts w:ascii="Arial" w:hAnsi="Arial" w:cs="Arial"/>
                <w:sz w:val="16"/>
              </w:rPr>
              <w:t>see data dictionary</w:t>
            </w:r>
          </w:p>
        </w:tc>
        <w:tc>
          <w:tcPr>
            <w:tcW w:w="1143" w:type="dxa"/>
            <w:tcBorders>
              <w:top w:val="single" w:sz="6" w:space="0" w:color="auto"/>
              <w:left w:val="single" w:sz="6" w:space="0" w:color="auto"/>
              <w:bottom w:val="single" w:sz="6" w:space="0" w:color="auto"/>
              <w:right w:val="single" w:sz="6" w:space="0" w:color="auto"/>
            </w:tcBorders>
            <w:vAlign w:val="center"/>
          </w:tcPr>
          <w:p w:rsidR="00E61076" w:rsidRDefault="00A1018C" w:rsidP="00DF5E96">
            <w:pPr>
              <w:spacing w:before="60"/>
              <w:rPr>
                <w:rFonts w:ascii="Arial" w:hAnsi="Arial" w:cs="Arial"/>
                <w:sz w:val="16"/>
              </w:rPr>
            </w:pPr>
            <w:r>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E61076" w:rsidRDefault="00E61076" w:rsidP="00E61076">
            <w:pPr>
              <w:spacing w:before="60"/>
              <w:rPr>
                <w:rFonts w:ascii="Arial" w:hAnsi="Arial" w:cs="Arial"/>
                <w:sz w:val="16"/>
              </w:rPr>
            </w:pPr>
            <w:r w:rsidRPr="0004177E">
              <w:t>EOTACTUATORMNG_START_SEC_VAR_CLEARED_</w:t>
            </w:r>
            <w:r>
              <w:t>BOOLEAN</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711DFA" w:rsidP="00DF5E96">
            <w:pPr>
              <w:rPr>
                <w:rFonts w:ascii="Arial" w:hAnsi="Arial" w:cs="Arial"/>
                <w:sz w:val="16"/>
                <w:szCs w:val="16"/>
              </w:rPr>
            </w:pPr>
            <w:ins w:id="34" w:author="Madhuparna Duarah" w:date="2014-02-12T20:42:00Z">
              <w:r>
                <w:rPr>
                  <w:rFonts w:ascii="Arial" w:hAnsi="Arial" w:cs="Arial"/>
                  <w:color w:val="FF0000"/>
                  <w:sz w:val="16"/>
                  <w:szCs w:val="16"/>
                </w:rPr>
                <w:t>EOTActuatorMng_</w:t>
              </w:r>
            </w:ins>
            <w:ins w:id="35" w:author="Sengottaiyan, Selva" w:date="2014-01-24T10:03:00Z">
              <w:del w:id="36" w:author="Madhuparna Duarah" w:date="2014-02-12T20:41:00Z">
                <w:r w:rsidR="00967ED2" w:rsidRPr="00967ED2" w:rsidDel="00711DFA">
                  <w:rPr>
                    <w:rFonts w:ascii="Arial" w:hAnsi="Arial" w:cs="Arial"/>
                    <w:sz w:val="16"/>
                    <w:szCs w:val="16"/>
                  </w:rPr>
                  <w:delText>EO</w:delText>
                </w:r>
              </w:del>
              <w:del w:id="37" w:author="Madhuparna Duarah" w:date="2014-02-12T20:40:00Z">
                <w:r w:rsidR="00967ED2" w:rsidRPr="00967ED2" w:rsidDel="00711DFA">
                  <w:rPr>
                    <w:rFonts w:ascii="Arial" w:hAnsi="Arial" w:cs="Arial"/>
                    <w:sz w:val="16"/>
                    <w:szCs w:val="16"/>
                  </w:rPr>
                  <w:delText xml:space="preserve">TActuatorMng_ </w:delText>
                </w:r>
              </w:del>
            </w:ins>
            <w:r w:rsidR="00E61076">
              <w:rPr>
                <w:rFonts w:ascii="Arial" w:hAnsi="Arial" w:cs="Arial"/>
                <w:sz w:val="16"/>
                <w:szCs w:val="16"/>
              </w:rPr>
              <w:t>EOTImpact_HwDeg_D_f32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A1018C" w:rsidP="00DF5E96">
            <w:pPr>
              <w:spacing w:before="60"/>
              <w:rPr>
                <w:rFonts w:ascii="Arial" w:hAnsi="Arial" w:cs="Arial"/>
                <w:sz w:val="16"/>
              </w:rPr>
            </w:pPr>
            <w:r>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vAlign w:val="center"/>
          </w:tcPr>
          <w:p w:rsidR="00E61076" w:rsidRDefault="00A1018C" w:rsidP="00DF5E96">
            <w:pPr>
              <w:spacing w:before="60"/>
              <w:rPr>
                <w:rFonts w:ascii="Arial" w:hAnsi="Arial" w:cs="Arial"/>
                <w:sz w:val="16"/>
              </w:rPr>
            </w:pPr>
            <w:r>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A1018C"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Default="00711DFA" w:rsidP="00DF5E96">
            <w:pPr>
              <w:rPr>
                <w:rFonts w:ascii="Arial" w:hAnsi="Arial" w:cs="Arial"/>
                <w:sz w:val="16"/>
                <w:szCs w:val="16"/>
              </w:rPr>
            </w:pPr>
            <w:ins w:id="38" w:author="Madhuparna Duarah" w:date="2014-02-12T20:43:00Z">
              <w:r>
                <w:rPr>
                  <w:rFonts w:ascii="Arial" w:hAnsi="Arial" w:cs="Arial"/>
                  <w:color w:val="FF0000"/>
                  <w:sz w:val="16"/>
                  <w:szCs w:val="16"/>
                </w:rPr>
                <w:t>EOTActuatorMng_</w:t>
              </w:r>
            </w:ins>
            <w:ins w:id="39" w:author="Sengottaiyan, Selva" w:date="2014-01-24T10:03:00Z">
              <w:del w:id="40" w:author="Madhuparna Duarah" w:date="2014-02-12T20:43:00Z">
                <w:r w:rsidR="00967ED2" w:rsidRPr="00967ED2" w:rsidDel="00711DFA">
                  <w:rPr>
                    <w:rFonts w:ascii="Arial" w:hAnsi="Arial" w:cs="Arial"/>
                    <w:sz w:val="16"/>
                    <w:szCs w:val="16"/>
                  </w:rPr>
                  <w:delText xml:space="preserve">EOTActuatorMng_ </w:delText>
                </w:r>
              </w:del>
            </w:ins>
            <w:r w:rsidR="00A1018C">
              <w:rPr>
                <w:rFonts w:ascii="Arial" w:hAnsi="Arial" w:cs="Arial"/>
                <w:sz w:val="16"/>
                <w:szCs w:val="16"/>
              </w:rPr>
              <w:t>LimitPosition_HwDeg_D_f32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Default="00A1018C"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DF5E96">
            <w:pPr>
              <w:spacing w:before="60"/>
              <w:rPr>
                <w:rFonts w:ascii="Arial" w:hAnsi="Arial" w:cs="Arial"/>
                <w:sz w:val="16"/>
              </w:rPr>
            </w:pPr>
            <w:r w:rsidRPr="001415A2">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Default="00A1018C" w:rsidP="00DF5E96">
            <w:pPr>
              <w:spacing w:before="60"/>
              <w:rPr>
                <w:rFonts w:ascii="Arial" w:hAnsi="Arial" w:cs="Arial"/>
                <w:sz w:val="16"/>
              </w:rPr>
            </w:pPr>
            <w:r w:rsidRPr="001415A2">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Default="00A1018C" w:rsidP="00DF5E96">
            <w:r w:rsidRPr="0004177E">
              <w:t>EOTACTUATORMNG_START_SEC_VAR_C</w:t>
            </w:r>
            <w:r w:rsidRPr="0004177E">
              <w:lastRenderedPageBreak/>
              <w:t>LEARED_32</w:t>
            </w:r>
          </w:p>
        </w:tc>
      </w:tr>
      <w:tr w:rsidR="00A1018C"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Default="0012587B" w:rsidP="00DF5E96">
            <w:pPr>
              <w:rPr>
                <w:rFonts w:ascii="Arial" w:hAnsi="Arial" w:cs="Arial"/>
                <w:sz w:val="16"/>
                <w:szCs w:val="16"/>
              </w:rPr>
            </w:pPr>
            <w:ins w:id="41" w:author="Madhuparna Duarah" w:date="2014-02-12T20:45:00Z">
              <w:r>
                <w:rPr>
                  <w:rFonts w:ascii="Arial" w:hAnsi="Arial" w:cs="Arial"/>
                  <w:color w:val="FF0000"/>
                  <w:sz w:val="16"/>
                  <w:szCs w:val="16"/>
                </w:rPr>
                <w:lastRenderedPageBreak/>
                <w:t>EOTActuatorMng_</w:t>
              </w:r>
            </w:ins>
            <w:ins w:id="42" w:author="Sengottaiyan, Selva" w:date="2014-01-24T10:03:00Z">
              <w:del w:id="43" w:author="Madhuparna Duarah" w:date="2014-02-12T20:45:00Z">
                <w:r w:rsidR="00967ED2" w:rsidRPr="00967ED2" w:rsidDel="0012587B">
                  <w:rPr>
                    <w:rFonts w:ascii="Arial" w:hAnsi="Arial" w:cs="Arial"/>
                    <w:sz w:val="16"/>
                    <w:szCs w:val="16"/>
                  </w:rPr>
                  <w:delText xml:space="preserve">EOTActuatorMng_ </w:delText>
                </w:r>
              </w:del>
            </w:ins>
            <w:r w:rsidR="00A1018C">
              <w:rPr>
                <w:rFonts w:ascii="Arial" w:hAnsi="Arial" w:cs="Arial"/>
                <w:sz w:val="16"/>
                <w:szCs w:val="16"/>
              </w:rPr>
              <w:t>EOTEnterGain_Uls_D_f32`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Default="00A1018C"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DF5E96">
            <w:pPr>
              <w:spacing w:before="60"/>
              <w:rPr>
                <w:rFonts w:ascii="Arial" w:hAnsi="Arial" w:cs="Arial"/>
                <w:sz w:val="16"/>
              </w:rPr>
            </w:pPr>
            <w:r w:rsidRPr="001415A2">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Default="00A1018C" w:rsidP="00DF5E96">
            <w:pPr>
              <w:spacing w:before="60"/>
              <w:rPr>
                <w:rFonts w:ascii="Arial" w:hAnsi="Arial" w:cs="Arial"/>
                <w:sz w:val="16"/>
              </w:rPr>
            </w:pPr>
            <w:r w:rsidRPr="001415A2">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Default="00A1018C" w:rsidP="00DF5E96">
            <w:r w:rsidRPr="0004177E">
              <w:t>EOTACTUATORMNG_START_SEC_VAR_CLEARED_32</w:t>
            </w:r>
          </w:p>
        </w:tc>
      </w:tr>
      <w:tr w:rsidR="00A1018C"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Default="00967ED2">
            <w:pPr>
              <w:rPr>
                <w:rFonts w:ascii="Arial" w:hAnsi="Arial" w:cs="Arial"/>
                <w:sz w:val="16"/>
                <w:szCs w:val="16"/>
              </w:rPr>
            </w:pPr>
            <w:ins w:id="44" w:author="Sengottaiyan, Selva" w:date="2014-01-24T10:03:00Z">
              <w:del w:id="45" w:author="Madhuparna Duarah" w:date="2014-02-12T20:44:00Z">
                <w:r w:rsidRPr="00711DFA" w:rsidDel="00711DFA">
                  <w:rPr>
                    <w:rFonts w:ascii="Arial" w:hAnsi="Arial" w:cs="Arial"/>
                    <w:color w:val="FF0000"/>
                    <w:sz w:val="16"/>
                    <w:szCs w:val="16"/>
                    <w:rPrChange w:id="46" w:author="Madhuparna Duarah" w:date="2014-02-12T20:44:00Z">
                      <w:rPr>
                        <w:rFonts w:ascii="Arial" w:hAnsi="Arial" w:cs="Arial"/>
                        <w:sz w:val="16"/>
                        <w:szCs w:val="16"/>
                      </w:rPr>
                    </w:rPrChange>
                  </w:rPr>
                  <w:delText xml:space="preserve">EOTActuatorMng_ </w:delText>
                </w:r>
              </w:del>
            </w:ins>
            <w:ins w:id="47" w:author="Madhuparna Duarah" w:date="2014-02-12T20:44:00Z">
              <w:r w:rsidR="00711DFA">
                <w:rPr>
                  <w:rFonts w:ascii="Arial" w:hAnsi="Arial" w:cs="Arial"/>
                  <w:color w:val="FF0000"/>
                  <w:sz w:val="16"/>
                  <w:szCs w:val="16"/>
                </w:rPr>
                <w:t>EOTActuatorMng_</w:t>
              </w:r>
            </w:ins>
            <w:r w:rsidR="00A1018C" w:rsidRPr="00711DFA">
              <w:rPr>
                <w:rFonts w:ascii="Arial" w:hAnsi="Arial" w:cs="Arial"/>
                <w:sz w:val="16"/>
                <w:szCs w:val="16"/>
              </w:rPr>
              <w:t>EOTExitgain</w:t>
            </w:r>
            <w:r w:rsidR="00A1018C">
              <w:rPr>
                <w:rFonts w:ascii="Arial" w:hAnsi="Arial" w:cs="Arial"/>
                <w:sz w:val="16"/>
                <w:szCs w:val="16"/>
              </w:rPr>
              <w:t>_Uls_D_f32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Default="00A1018C"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DF5E96">
            <w:r w:rsidRPr="001415A2">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Default="00A1018C" w:rsidP="00DF5E96">
            <w:r w:rsidRPr="001415A2">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Default="00A1018C" w:rsidP="00DF5E96">
            <w:r w:rsidRPr="0004177E">
              <w:t>EOTACTUATORMNG_START_SEC_VAR_CLEARED_32</w:t>
            </w:r>
          </w:p>
        </w:tc>
      </w:tr>
      <w:tr w:rsidR="00A1018C"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Default="0043138B" w:rsidP="00DF5E96">
            <w:pPr>
              <w:rPr>
                <w:rFonts w:ascii="Arial" w:hAnsi="Arial" w:cs="Arial"/>
                <w:sz w:val="16"/>
                <w:szCs w:val="16"/>
              </w:rPr>
            </w:pPr>
            <w:ins w:id="48" w:author="Madhuparna Duarah" w:date="2014-02-12T20:46:00Z">
              <w:r>
                <w:rPr>
                  <w:rFonts w:ascii="Arial" w:hAnsi="Arial" w:cs="Arial"/>
                  <w:color w:val="FF0000"/>
                  <w:sz w:val="16"/>
                  <w:szCs w:val="16"/>
                </w:rPr>
                <w:t>EOTActuatorMng_</w:t>
              </w:r>
            </w:ins>
            <w:ins w:id="49" w:author="Sengottaiyan, Selva" w:date="2014-01-24T10:03:00Z">
              <w:del w:id="50" w:author="Madhuparna Duarah" w:date="2014-02-12T20:46:00Z">
                <w:r w:rsidR="00967ED2" w:rsidRPr="00967ED2" w:rsidDel="0043138B">
                  <w:rPr>
                    <w:rFonts w:ascii="Arial" w:hAnsi="Arial" w:cs="Arial"/>
                    <w:sz w:val="16"/>
                    <w:szCs w:val="16"/>
                  </w:rPr>
                  <w:delText xml:space="preserve">EOTActuatorMng_ </w:delText>
                </w:r>
              </w:del>
            </w:ins>
            <w:r w:rsidR="00A1018C">
              <w:rPr>
                <w:rFonts w:ascii="Arial" w:hAnsi="Arial" w:cs="Arial"/>
                <w:sz w:val="16"/>
                <w:szCs w:val="16"/>
              </w:rPr>
              <w:t>EOTGain_Uls_D_f32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Default="00A1018C"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DF5E96">
            <w:r w:rsidRPr="001415A2">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Default="00A1018C" w:rsidP="00DF5E96">
            <w:r w:rsidRPr="001415A2">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Default="00A1018C" w:rsidP="00DF5E96">
            <w:r w:rsidRPr="0004177E">
              <w:t>EOTACTUATORMNG_START_SEC_VAR_CLEARED_32</w:t>
            </w:r>
          </w:p>
        </w:tc>
      </w:tr>
      <w:tr w:rsidR="00A1018C"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Default="00967ED2" w:rsidP="00DF5E96">
            <w:pPr>
              <w:rPr>
                <w:rFonts w:ascii="Arial" w:hAnsi="Arial" w:cs="Arial"/>
                <w:sz w:val="16"/>
                <w:szCs w:val="16"/>
              </w:rPr>
            </w:pPr>
            <w:ins w:id="51" w:author="Sengottaiyan, Selva" w:date="2014-01-24T10:03:00Z">
              <w:r w:rsidRPr="00D16502">
                <w:rPr>
                  <w:rFonts w:ascii="Arial" w:hAnsi="Arial" w:cs="Arial"/>
                  <w:color w:val="FF0000"/>
                  <w:sz w:val="16"/>
                  <w:szCs w:val="16"/>
                  <w:rPrChange w:id="52" w:author="Madhuparna Duarah" w:date="2014-02-12T20:48:00Z">
                    <w:rPr>
                      <w:rFonts w:ascii="Arial" w:hAnsi="Arial" w:cs="Arial"/>
                      <w:sz w:val="16"/>
                      <w:szCs w:val="16"/>
                    </w:rPr>
                  </w:rPrChange>
                </w:rPr>
                <w:t>EOTActuatorMng_</w:t>
              </w:r>
              <w:del w:id="53" w:author="Madhuparna Duarah" w:date="2014-02-12T20:49:00Z">
                <w:r w:rsidRPr="00D16502" w:rsidDel="00D16502">
                  <w:rPr>
                    <w:rFonts w:ascii="Arial" w:hAnsi="Arial" w:cs="Arial"/>
                    <w:color w:val="FF0000"/>
                    <w:sz w:val="16"/>
                    <w:szCs w:val="16"/>
                    <w:rPrChange w:id="54" w:author="Madhuparna Duarah" w:date="2014-02-12T20:48:00Z">
                      <w:rPr>
                        <w:rFonts w:ascii="Arial" w:hAnsi="Arial" w:cs="Arial"/>
                        <w:sz w:val="16"/>
                        <w:szCs w:val="16"/>
                      </w:rPr>
                    </w:rPrChange>
                  </w:rPr>
                  <w:delText xml:space="preserve"> </w:delText>
                </w:r>
              </w:del>
            </w:ins>
            <w:r w:rsidR="00A1018C" w:rsidRPr="00D16502">
              <w:rPr>
                <w:rFonts w:ascii="Arial" w:hAnsi="Arial" w:cs="Arial"/>
                <w:sz w:val="16"/>
                <w:szCs w:val="16"/>
              </w:rPr>
              <w:t>FiltEOTGain_Uls_D_f32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Default="00A1018C"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DF5E96">
            <w:r w:rsidRPr="001415A2">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Default="00A1018C" w:rsidP="00DF5E96">
            <w:r w:rsidRPr="001415A2">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Default="00A1018C" w:rsidP="00DF5E96">
            <w:r w:rsidRPr="0004177E">
              <w:t>EOTACTUATORMNG_START_SEC_VAR_CLEARED_32</w:t>
            </w:r>
          </w:p>
        </w:tc>
      </w:tr>
      <w:tr w:rsidR="00A1018C"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Default="00967ED2" w:rsidP="00DF5E96">
            <w:pPr>
              <w:rPr>
                <w:rFonts w:ascii="Arial" w:hAnsi="Arial" w:cs="Arial"/>
                <w:sz w:val="16"/>
                <w:szCs w:val="16"/>
              </w:rPr>
            </w:pPr>
            <w:ins w:id="55" w:author="Sengottaiyan, Selva" w:date="2014-01-24T10:03:00Z">
              <w:r w:rsidRPr="00DC5B04">
                <w:rPr>
                  <w:rFonts w:ascii="Arial" w:hAnsi="Arial" w:cs="Arial"/>
                  <w:color w:val="FF0000"/>
                  <w:sz w:val="16"/>
                  <w:szCs w:val="16"/>
                  <w:rPrChange w:id="56" w:author="Madhuparna Duarah" w:date="2014-02-12T20:49:00Z">
                    <w:rPr>
                      <w:rFonts w:ascii="Arial" w:hAnsi="Arial" w:cs="Arial"/>
                      <w:sz w:val="16"/>
                      <w:szCs w:val="16"/>
                    </w:rPr>
                  </w:rPrChange>
                </w:rPr>
                <w:t>EOTActuatorMng_</w:t>
              </w:r>
              <w:del w:id="57" w:author="Madhuparna Duarah" w:date="2014-02-12T20:49:00Z">
                <w:r w:rsidRPr="00967ED2" w:rsidDel="00DC5B04">
                  <w:rPr>
                    <w:rFonts w:ascii="Arial" w:hAnsi="Arial" w:cs="Arial"/>
                    <w:sz w:val="16"/>
                    <w:szCs w:val="16"/>
                  </w:rPr>
                  <w:delText xml:space="preserve"> </w:delText>
                </w:r>
              </w:del>
            </w:ins>
            <w:r w:rsidR="00A1018C">
              <w:rPr>
                <w:rFonts w:ascii="Arial" w:hAnsi="Arial" w:cs="Arial"/>
                <w:sz w:val="16"/>
                <w:szCs w:val="16"/>
              </w:rPr>
              <w:t>EOTDamping_MtrNm_D_f32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Default="00A1018C"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BE26AE">
            <w:pPr>
              <w:spacing w:before="60"/>
              <w:rPr>
                <w:rFonts w:ascii="Arial" w:hAnsi="Arial" w:cs="Arial"/>
                <w:sz w:val="16"/>
              </w:rPr>
            </w:pPr>
            <w:r w:rsidRPr="001415A2">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Default="00A1018C" w:rsidP="00BE26AE">
            <w:pPr>
              <w:spacing w:before="60"/>
              <w:rPr>
                <w:rFonts w:ascii="Arial" w:hAnsi="Arial" w:cs="Arial"/>
                <w:sz w:val="16"/>
              </w:rPr>
            </w:pPr>
            <w:r w:rsidRPr="001415A2">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Default="00A1018C" w:rsidP="00DF5E96">
            <w:r w:rsidRPr="0004177E">
              <w:t>EOTACTUATORMNG_START_SEC_VAR_CLEARED_32</w:t>
            </w:r>
          </w:p>
        </w:tc>
      </w:tr>
    </w:tbl>
    <w:p w:rsidR="00DE4889" w:rsidRDefault="00DE4889">
      <w:pPr>
        <w:spacing w:after="0"/>
        <w:rPr>
          <w:rFonts w:ascii="Arial" w:hAnsi="Arial"/>
          <w:b/>
          <w:kern w:val="28"/>
          <w:sz w:val="28"/>
        </w:rPr>
      </w:pPr>
      <w:r>
        <w:br w:type="page"/>
      </w:r>
    </w:p>
    <w:p w:rsidR="004A781C" w:rsidRDefault="004A781C">
      <w:pPr>
        <w:pStyle w:val="Heading1"/>
      </w:pPr>
      <w:r>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08"/>
      </w:tblGrid>
      <w:tr w:rsidR="004A781C" w:rsidTr="00E93F72">
        <w:trPr>
          <w:jc w:val="center"/>
        </w:trPr>
        <w:tc>
          <w:tcPr>
            <w:tcW w:w="4608" w:type="dxa"/>
            <w:shd w:val="pct30" w:color="FFFF00" w:fill="FFFFFF"/>
            <w:vAlign w:val="center"/>
          </w:tcPr>
          <w:p w:rsidR="004A781C" w:rsidRDefault="004A781C" w:rsidP="00E93F72">
            <w:pPr>
              <w:spacing w:before="60"/>
              <w:rPr>
                <w:rFonts w:ascii="Arial" w:hAnsi="Arial" w:cs="Arial"/>
                <w:sz w:val="16"/>
              </w:rPr>
            </w:pPr>
            <w:r>
              <w:rPr>
                <w:rFonts w:ascii="Arial" w:hAnsi="Arial" w:cs="Arial"/>
                <w:sz w:val="16"/>
              </w:rPr>
              <w:t>Constant Name</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k_SoftStopEOTEnable_Cnt_lgc</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k_EOTDefltPosition_HwDeg_u12p4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t_SpdIptTblXTbl_HwDeg_u12p4[2]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t_SpdIptTblYTbl_MtrRadpS_u12p4[2]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k_SpdIptScale_MtrNmpRadpS_u4p12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k_PosRampStep_HwDeg_u12p4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k_MinRackTrvl_HwDeg_u12p4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k_MaxRackTrvl_HwDeg_u12p4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t2_EOTEnterGainX_HwDeg_u12p4[4][4]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t2_EOTEnterGainY_Uls_u1p15[4][4]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t_EOTEnterGainVspd_Kph_u9p7[4]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k_EOTStateHwTrqLPFKn_</w:t>
            </w:r>
            <w:r w:rsidR="002B5B23">
              <w:rPr>
                <w:rFonts w:ascii="Arial" w:hAnsi="Arial" w:cs="Arial"/>
                <w:sz w:val="16"/>
                <w:szCs w:val="16"/>
              </w:rPr>
              <w:t>Cnt</w:t>
            </w:r>
            <w:r>
              <w:rPr>
                <w:rFonts w:ascii="Arial" w:hAnsi="Arial" w:cs="Arial"/>
                <w:sz w:val="16"/>
                <w:szCs w:val="16"/>
              </w:rPr>
              <w:t>_u16</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k_EOTDeltaTrqThrsh_HwNm_u9p7</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t_TrqTableX_HwNm_u8p8[2]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k_EOTEnterLPFKn_Cnt_u16</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k_EOTExitLPFKn_Cnt_u16</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t2_EOTPosDepDmpTblX_HwDeg_u12p4[4][2]</w:t>
            </w:r>
          </w:p>
        </w:tc>
      </w:tr>
      <w:tr w:rsidR="00AC2D94" w:rsidTr="00AC2D94">
        <w:trPr>
          <w:jc w:val="center"/>
        </w:trPr>
        <w:tc>
          <w:tcPr>
            <w:tcW w:w="4608" w:type="dxa"/>
          </w:tcPr>
          <w:p w:rsidR="00AC2D94" w:rsidRDefault="00AC2D94" w:rsidP="009A04A3">
            <w:pPr>
              <w:rPr>
                <w:rFonts w:ascii="Arial" w:hAnsi="Arial" w:cs="Arial"/>
                <w:sz w:val="16"/>
                <w:szCs w:val="16"/>
              </w:rPr>
            </w:pPr>
            <w:r>
              <w:rPr>
                <w:rFonts w:ascii="Arial" w:hAnsi="Arial" w:cs="Arial"/>
                <w:sz w:val="16"/>
                <w:szCs w:val="16"/>
              </w:rPr>
              <w:t>t2_EOTPosDepDmpTblY_MtrNmpRadpS_u</w:t>
            </w:r>
            <w:r w:rsidR="009A04A3">
              <w:rPr>
                <w:rFonts w:ascii="Arial" w:hAnsi="Arial" w:cs="Arial"/>
                <w:sz w:val="16"/>
                <w:szCs w:val="16"/>
              </w:rPr>
              <w:t>0p16</w:t>
            </w:r>
            <w:r>
              <w:rPr>
                <w:rFonts w:ascii="Arial" w:hAnsi="Arial" w:cs="Arial"/>
                <w:sz w:val="16"/>
                <w:szCs w:val="16"/>
              </w:rPr>
              <w:t>[4][2]</w:t>
            </w:r>
          </w:p>
        </w:tc>
      </w:tr>
      <w:tr w:rsidR="00AC2D94" w:rsidTr="00AC2D94">
        <w:trPr>
          <w:jc w:val="center"/>
        </w:trPr>
        <w:tc>
          <w:tcPr>
            <w:tcW w:w="4608" w:type="dxa"/>
          </w:tcPr>
          <w:p w:rsidR="00AC2D94" w:rsidRDefault="00AC2D94" w:rsidP="009A04A3">
            <w:pPr>
              <w:rPr>
                <w:rFonts w:ascii="Arial" w:hAnsi="Arial" w:cs="Arial"/>
                <w:sz w:val="16"/>
                <w:szCs w:val="16"/>
              </w:rPr>
            </w:pPr>
            <w:r>
              <w:rPr>
                <w:rFonts w:ascii="Arial" w:hAnsi="Arial" w:cs="Arial"/>
                <w:sz w:val="16"/>
                <w:szCs w:val="16"/>
              </w:rPr>
              <w:t>t2_EOTExPosDepDmpTblY_MtrNmpRadps_u</w:t>
            </w:r>
            <w:r w:rsidR="009A04A3">
              <w:rPr>
                <w:rFonts w:ascii="Arial" w:hAnsi="Arial" w:cs="Arial"/>
                <w:sz w:val="16"/>
                <w:szCs w:val="16"/>
              </w:rPr>
              <w:t>0p16</w:t>
            </w:r>
            <w:r>
              <w:rPr>
                <w:rFonts w:ascii="Arial" w:hAnsi="Arial" w:cs="Arial"/>
                <w:sz w:val="16"/>
                <w:szCs w:val="16"/>
              </w:rPr>
              <w:t>[4][2]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t_EOTDmpVspd_Kph_u9p7[4]</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k_EOTImpSpdEn_Kph_u9p7</w:t>
            </w:r>
          </w:p>
        </w:tc>
      </w:tr>
      <w:tr w:rsidR="00967ED2" w:rsidTr="00AC2D94">
        <w:trPr>
          <w:jc w:val="center"/>
          <w:ins w:id="58" w:author="Sengottaiyan, Selva" w:date="2014-01-24T09:56:00Z"/>
        </w:trPr>
        <w:tc>
          <w:tcPr>
            <w:tcW w:w="4608" w:type="dxa"/>
            <w:vAlign w:val="bottom"/>
          </w:tcPr>
          <w:p w:rsidR="00967ED2" w:rsidRDefault="00967ED2">
            <w:pPr>
              <w:rPr>
                <w:ins w:id="59" w:author="Sengottaiyan, Selva" w:date="2014-01-24T09:56:00Z"/>
                <w:rFonts w:ascii="Arial" w:hAnsi="Arial" w:cs="Arial"/>
                <w:sz w:val="16"/>
                <w:szCs w:val="16"/>
              </w:rPr>
            </w:pPr>
            <w:ins w:id="60" w:author="Sengottaiyan, Selva" w:date="2014-01-24T10:02:00Z">
              <w:r w:rsidRPr="00967ED2">
                <w:rPr>
                  <w:rFonts w:ascii="Arial" w:hAnsi="Arial" w:cs="Arial"/>
                  <w:sz w:val="16"/>
                  <w:szCs w:val="16"/>
                </w:rPr>
                <w:t>k_EOTOriginalImpactandSoftEnd_Cnt_lgc</w:t>
              </w:r>
            </w:ins>
          </w:p>
        </w:tc>
      </w:tr>
      <w:tr w:rsidR="00967ED2" w:rsidTr="00AC2D94">
        <w:trPr>
          <w:jc w:val="center"/>
          <w:ins w:id="61" w:author="Sengottaiyan, Selva" w:date="2014-01-24T09:56:00Z"/>
        </w:trPr>
        <w:tc>
          <w:tcPr>
            <w:tcW w:w="4608" w:type="dxa"/>
            <w:vAlign w:val="bottom"/>
          </w:tcPr>
          <w:p w:rsidR="00967ED2" w:rsidRDefault="00967ED2">
            <w:pPr>
              <w:rPr>
                <w:ins w:id="62" w:author="Sengottaiyan, Selva" w:date="2014-01-24T09:56:00Z"/>
                <w:rFonts w:ascii="Arial" w:hAnsi="Arial" w:cs="Arial"/>
                <w:sz w:val="16"/>
                <w:szCs w:val="16"/>
              </w:rPr>
            </w:pPr>
            <w:ins w:id="63" w:author="Sengottaiyan, Selva" w:date="2014-01-24T10:02:00Z">
              <w:r w:rsidRPr="00967ED2">
                <w:rPr>
                  <w:rFonts w:ascii="Arial" w:hAnsi="Arial" w:cs="Arial"/>
                  <w:sz w:val="16"/>
                  <w:szCs w:val="16"/>
                </w:rPr>
                <w:t>k_EOTPosDepDempFinalSlew_MtrNmpS_T_f32</w:t>
              </w:r>
            </w:ins>
          </w:p>
        </w:tc>
      </w:tr>
    </w:tbl>
    <w:p w:rsidR="00A83FFC" w:rsidRDefault="00A83FFC" w:rsidP="00E93F72">
      <w:pPr>
        <w:pStyle w:val="Heading2"/>
        <w:numPr>
          <w:ilvl w:val="0"/>
          <w:numId w:val="0"/>
        </w:numPr>
        <w:ind w:left="576"/>
      </w:pPr>
    </w:p>
    <w:p w:rsidR="00A83FFC" w:rsidRDefault="00A83FFC" w:rsidP="00A83FFC">
      <w:pPr>
        <w:rPr>
          <w:rFonts w:ascii="Arial" w:hAnsi="Arial"/>
          <w:sz w:val="24"/>
        </w:rPr>
      </w:pPr>
      <w:r>
        <w:br w:type="page"/>
      </w:r>
    </w:p>
    <w:p w:rsidR="00E93F72" w:rsidRDefault="00E93F72" w:rsidP="00E93F72">
      <w:pPr>
        <w:pStyle w:val="Heading2"/>
        <w:numPr>
          <w:ilvl w:val="0"/>
          <w:numId w:val="0"/>
        </w:numPr>
        <w:ind w:left="576"/>
      </w:pPr>
    </w:p>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DE4889" w:rsidTr="0036579B">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Value</w:t>
            </w:r>
          </w:p>
        </w:tc>
      </w:tr>
      <w:tr w:rsidR="00DE4889" w:rsidTr="0036579B">
        <w:tc>
          <w:tcPr>
            <w:tcW w:w="3888" w:type="dxa"/>
            <w:tcBorders>
              <w:top w:val="single" w:sz="6" w:space="0" w:color="auto"/>
              <w:left w:val="single" w:sz="6" w:space="0" w:color="auto"/>
              <w:bottom w:val="single" w:sz="6" w:space="0" w:color="auto"/>
              <w:right w:val="single" w:sz="6" w:space="0" w:color="auto"/>
            </w:tcBorders>
          </w:tcPr>
          <w:p w:rsidR="00DE4889" w:rsidRDefault="00945B68" w:rsidP="0036579B">
            <w:pPr>
              <w:spacing w:before="60"/>
              <w:rPr>
                <w:rFonts w:ascii="Arial" w:hAnsi="Arial" w:cs="Arial"/>
                <w:sz w:val="16"/>
              </w:rPr>
            </w:pPr>
            <w:r w:rsidRPr="00945B68">
              <w:rPr>
                <w:rFonts w:ascii="Arial" w:hAnsi="Arial" w:cs="Arial"/>
                <w:sz w:val="16"/>
              </w:rPr>
              <w:t>D_HWPOSAUTHHILMT_ULS_F32</w:t>
            </w:r>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r>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r>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r>
              <w:rPr>
                <w:rFonts w:ascii="Arial" w:hAnsi="Arial" w:cs="Arial"/>
                <w:sz w:val="16"/>
              </w:rPr>
              <w:t>1.0</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sidRPr="00A83FFC">
              <w:rPr>
                <w:rFonts w:ascii="Arial" w:hAnsi="Arial" w:cs="Arial"/>
                <w:sz w:val="16"/>
              </w:rPr>
              <w:t>D_ONE_ULS_U16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34594D">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1U</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D_MINUSONE_ULS_S16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sint16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34594D">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-1U</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D_MINUSONE_ULS_F32</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34594D">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r>
              <w:rPr>
                <w:rFonts w:ascii="Arial" w:hAnsi="Arial" w:cs="Arial"/>
                <w:sz w:val="16"/>
              </w:rPr>
              <w:t>-1.0</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D_2MSLPFKN5HZ_CNT_U16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r>
              <w:rPr>
                <w:rFonts w:ascii="Arial" w:hAnsi="Arial" w:cs="Arial"/>
                <w:sz w:val="16"/>
              </w:rPr>
              <w:t>3991</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D_SESSTATE_PRI1_ULS_U16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24365A">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0x01</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D_SESSTATE_PRI2_ULS_U16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24365A">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0x02</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D_SESSTATE_PRI3_ULS_U16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24365A">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AD02D9">
            <w:pPr>
              <w:spacing w:before="60"/>
              <w:rPr>
                <w:rFonts w:ascii="Arial" w:hAnsi="Arial" w:cs="Arial"/>
                <w:sz w:val="16"/>
              </w:rPr>
            </w:pPr>
            <w:r>
              <w:rPr>
                <w:rFonts w:ascii="Arial" w:hAnsi="Arial" w:cs="Arial"/>
                <w:sz w:val="16"/>
              </w:rPr>
              <w:t>0x04</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A83FFC">
            <w:pPr>
              <w:keepNext/>
              <w:spacing w:before="60"/>
              <w:jc w:val="center"/>
              <w:rPr>
                <w:rFonts w:ascii="Arial" w:hAnsi="Arial" w:cs="Arial"/>
                <w:sz w:val="16"/>
                <w:lang w:val="fr-FR"/>
              </w:rPr>
            </w:pPr>
            <w:r w:rsidRPr="00933239">
              <w:rPr>
                <w:rFonts w:ascii="Arial" w:hAnsi="Arial" w:cs="Arial"/>
                <w:sz w:val="16"/>
                <w:lang w:val="fr-FR"/>
              </w:rPr>
              <w:t>D_SESSTATE_PRI4_ULS_U16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24365A">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A83FFC" w:rsidRDefault="00DD76B9" w:rsidP="00DD76B9">
            <w:pPr>
              <w:spacing w:before="60"/>
              <w:rPr>
                <w:rFonts w:ascii="Arial" w:hAnsi="Arial" w:cs="Arial"/>
                <w:sz w:val="16"/>
              </w:rPr>
            </w:pPr>
            <w:r w:rsidRPr="00DD76B9">
              <w:rPr>
                <w:rFonts w:ascii="Arial" w:hAnsi="Arial" w:cs="Arial"/>
                <w:sz w:val="16"/>
              </w:rPr>
              <w:t>D_EOTDAMPHILMT_</w:t>
            </w:r>
            <w:r>
              <w:rPr>
                <w:rFonts w:ascii="Arial" w:hAnsi="Arial" w:cs="Arial"/>
                <w:sz w:val="16"/>
              </w:rPr>
              <w:t>MTRNM</w:t>
            </w:r>
            <w:r w:rsidRPr="00DD76B9">
              <w:rPr>
                <w:rFonts w:ascii="Arial" w:hAnsi="Arial" w:cs="Arial"/>
                <w:sz w:val="16"/>
              </w:rPr>
              <w:t>_F32</w:t>
            </w:r>
          </w:p>
        </w:tc>
        <w:tc>
          <w:tcPr>
            <w:tcW w:w="1680" w:type="dxa"/>
            <w:tcBorders>
              <w:top w:val="single" w:sz="6" w:space="0" w:color="auto"/>
              <w:left w:val="single" w:sz="6" w:space="0" w:color="auto"/>
              <w:bottom w:val="single" w:sz="6" w:space="0" w:color="auto"/>
              <w:right w:val="single" w:sz="6" w:space="0" w:color="auto"/>
            </w:tcBorders>
          </w:tcPr>
          <w:p w:rsidR="00DD76B9" w:rsidRPr="00C45507"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24365A" w:rsidRDefault="00DD76B9">
            <w:pPr>
              <w:rPr>
                <w:rFonts w:ascii="Arial" w:hAnsi="Arial" w:cs="Arial"/>
                <w:sz w:val="16"/>
              </w:rPr>
            </w:pPr>
            <w:r>
              <w:rPr>
                <w:rFonts w:ascii="Arial" w:hAnsi="Arial" w:cs="Arial"/>
                <w:sz w:val="16"/>
              </w:rPr>
              <w:t>MtrNm</w:t>
            </w:r>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A83FFC" w:rsidRDefault="00DD76B9" w:rsidP="00A83FFC">
            <w:pPr>
              <w:spacing w:before="60"/>
              <w:rPr>
                <w:rFonts w:ascii="Arial" w:hAnsi="Arial" w:cs="Arial"/>
                <w:sz w:val="16"/>
              </w:rPr>
            </w:pPr>
            <w:r w:rsidRPr="00DD76B9">
              <w:rPr>
                <w:rFonts w:ascii="Arial" w:hAnsi="Arial" w:cs="Arial"/>
                <w:sz w:val="16"/>
              </w:rPr>
              <w:t>D_EOTDAMPLOLMT_MTRNM_F32</w:t>
            </w:r>
          </w:p>
        </w:tc>
        <w:tc>
          <w:tcPr>
            <w:tcW w:w="1680" w:type="dxa"/>
            <w:tcBorders>
              <w:top w:val="single" w:sz="6" w:space="0" w:color="auto"/>
              <w:left w:val="single" w:sz="6" w:space="0" w:color="auto"/>
              <w:bottom w:val="single" w:sz="6" w:space="0" w:color="auto"/>
              <w:right w:val="single" w:sz="6" w:space="0" w:color="auto"/>
            </w:tcBorders>
          </w:tcPr>
          <w:p w:rsidR="00DD76B9" w:rsidRPr="00C45507"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24365A" w:rsidRDefault="00DD76B9">
            <w:pPr>
              <w:rPr>
                <w:rFonts w:ascii="Arial" w:hAnsi="Arial" w:cs="Arial"/>
                <w:sz w:val="16"/>
              </w:rPr>
            </w:pPr>
            <w:r w:rsidRPr="00DD76B9">
              <w:rPr>
                <w:rFonts w:ascii="Arial" w:hAnsi="Arial" w:cs="Arial"/>
                <w:sz w:val="16"/>
              </w:rPr>
              <w:t>MtrNm</w:t>
            </w:r>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D_EOTGAINHILMT_ULS_F32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1.0</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D_EOTGAINLOLMT_ULS_F32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0.0</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D_EOTHILMT_MTRNM_F32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MtrNm</w:t>
            </w:r>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DD76B9">
            <w:pPr>
              <w:spacing w:before="60"/>
              <w:rPr>
                <w:rFonts w:ascii="Arial" w:hAnsi="Arial" w:cs="Arial"/>
                <w:sz w:val="16"/>
              </w:rPr>
            </w:pPr>
            <w:r w:rsidRPr="00DD76B9">
              <w:rPr>
                <w:rFonts w:ascii="Arial" w:hAnsi="Arial" w:cs="Arial"/>
                <w:sz w:val="16"/>
              </w:rPr>
              <w:t>D_EOTLOLMT_</w:t>
            </w:r>
            <w:r>
              <w:rPr>
                <w:rFonts w:ascii="Arial" w:hAnsi="Arial" w:cs="Arial"/>
                <w:sz w:val="16"/>
              </w:rPr>
              <w:t>MTRNM</w:t>
            </w:r>
            <w:r w:rsidRPr="00DD76B9">
              <w:rPr>
                <w:rFonts w:ascii="Arial" w:hAnsi="Arial" w:cs="Arial"/>
                <w:sz w:val="16"/>
              </w:rPr>
              <w:t>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MtrNm</w:t>
            </w:r>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0.0</w:t>
            </w:r>
          </w:p>
        </w:tc>
      </w:tr>
    </w:tbl>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Change w:id="64">
          <w:tblGrid>
            <w:gridCol w:w="4608"/>
          </w:tblGrid>
        </w:tblGridChange>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E93F72">
            <w:pPr>
              <w:spacing w:before="60"/>
              <w:rPr>
                <w:rFonts w:ascii="Arial" w:hAnsi="Arial" w:cs="Arial"/>
                <w:sz w:val="16"/>
              </w:rPr>
            </w:pPr>
            <w:r w:rsidRPr="00E93F72">
              <w:rPr>
                <w:rFonts w:ascii="Arial" w:hAnsi="Arial" w:cs="Arial"/>
                <w:sz w:val="16"/>
              </w:rPr>
              <w:lastRenderedPageBreak/>
              <w:t>D_MTRTRQCMDHILMT_MTRNM_F32</w:t>
            </w:r>
          </w:p>
        </w:tc>
      </w:tr>
      <w:tr w:rsidR="004A781C" w:rsidTr="00967ED2">
        <w:tblPrEx>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ExChange w:id="65" w:author="Sengottaiyan, Selva" w:date="2014-01-24T10:04:00Z">
            <w:tblPrEx>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Ex>
          </w:tblPrExChange>
        </w:tblPrEx>
        <w:trPr>
          <w:jc w:val="center"/>
          <w:trPrChange w:id="66" w:author="Sengottaiyan, Selva" w:date="2014-01-24T10:04:00Z">
            <w:trPr>
              <w:jc w:val="center"/>
            </w:trPr>
          </w:trPrChange>
        </w:trPr>
        <w:tc>
          <w:tcPr>
            <w:tcW w:w="4608" w:type="dxa"/>
            <w:tcBorders>
              <w:top w:val="nil"/>
              <w:left w:val="single" w:sz="6" w:space="0" w:color="auto"/>
              <w:bottom w:val="nil"/>
              <w:right w:val="single" w:sz="6" w:space="0" w:color="auto"/>
            </w:tcBorders>
            <w:tcPrChange w:id="67" w:author="Sengottaiyan, Selva" w:date="2014-01-24T10:04:00Z">
              <w:tcPr>
                <w:tcW w:w="4608" w:type="dxa"/>
                <w:tcBorders>
                  <w:top w:val="nil"/>
                  <w:left w:val="single" w:sz="6" w:space="0" w:color="auto"/>
                  <w:bottom w:val="single" w:sz="6" w:space="0" w:color="auto"/>
                  <w:right w:val="single" w:sz="6" w:space="0" w:color="auto"/>
                </w:tcBorders>
              </w:tcPr>
            </w:tcPrChange>
          </w:tcPr>
          <w:p w:rsidR="004A781C" w:rsidRDefault="00576E10">
            <w:pPr>
              <w:spacing w:before="60"/>
              <w:rPr>
                <w:rFonts w:ascii="Arial" w:hAnsi="Arial" w:cs="Arial"/>
                <w:sz w:val="16"/>
              </w:rPr>
            </w:pPr>
            <w:r w:rsidRPr="00576E10">
              <w:rPr>
                <w:rFonts w:ascii="Arial" w:hAnsi="Arial" w:cs="Arial"/>
                <w:sz w:val="16"/>
              </w:rPr>
              <w:t>D_ZERO_ULS_F32</w:t>
            </w:r>
          </w:p>
        </w:tc>
      </w:tr>
      <w:tr w:rsidR="00967ED2">
        <w:trPr>
          <w:jc w:val="center"/>
          <w:ins w:id="68" w:author="Sengottaiyan, Selva" w:date="2014-01-24T10:04:00Z"/>
        </w:trPr>
        <w:tc>
          <w:tcPr>
            <w:tcW w:w="4608" w:type="dxa"/>
            <w:tcBorders>
              <w:top w:val="nil"/>
              <w:left w:val="single" w:sz="6" w:space="0" w:color="auto"/>
              <w:bottom w:val="single" w:sz="6" w:space="0" w:color="auto"/>
              <w:right w:val="single" w:sz="6" w:space="0" w:color="auto"/>
            </w:tcBorders>
          </w:tcPr>
          <w:p w:rsidR="00967ED2" w:rsidRPr="00576E10" w:rsidRDefault="00967ED2">
            <w:pPr>
              <w:spacing w:before="60"/>
              <w:rPr>
                <w:ins w:id="69" w:author="Sengottaiyan, Selva" w:date="2014-01-24T10:04:00Z"/>
                <w:rFonts w:ascii="Arial" w:hAnsi="Arial" w:cs="Arial"/>
                <w:sz w:val="16"/>
              </w:rPr>
            </w:pPr>
            <w:ins w:id="70" w:author="Sengottaiyan, Selva" w:date="2014-01-24T10:04:00Z">
              <w:r>
                <w:rPr>
                  <w:rFonts w:ascii="Arial" w:hAnsi="Arial" w:cs="Arial"/>
                  <w:sz w:val="16"/>
                </w:rPr>
                <w:t>D_2MS_SEC_F32</w:t>
              </w:r>
            </w:ins>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36579B">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Software Segment</w:t>
            </w:r>
          </w:p>
        </w:tc>
      </w:tr>
      <w:tr w:rsidR="008B3E94" w:rsidTr="0036579B">
        <w:tc>
          <w:tcPr>
            <w:tcW w:w="2898"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sidRPr="00D56F28">
              <w:rPr>
                <w:rFonts w:ascii="Arial" w:hAnsi="Arial" w:cs="Arial"/>
                <w:sz w:val="16"/>
              </w:rPr>
              <w:t>t_TrqTblY_Uls_u</w:t>
            </w:r>
            <w:r w:rsidR="00D114AF">
              <w:rPr>
                <w:rFonts w:ascii="Arial" w:hAnsi="Arial" w:cs="Arial"/>
                <w:sz w:val="16"/>
              </w:rPr>
              <w:t>2</w:t>
            </w:r>
            <w:r w:rsidRPr="00D56F28">
              <w:rPr>
                <w:rFonts w:ascii="Arial" w:hAnsi="Arial" w:cs="Arial"/>
                <w:sz w:val="16"/>
              </w:rPr>
              <w:t>p</w:t>
            </w:r>
            <w:r w:rsidR="00CE142C">
              <w:rPr>
                <w:rFonts w:ascii="Arial" w:hAnsi="Arial" w:cs="Arial"/>
                <w:sz w:val="16"/>
              </w:rPr>
              <w:t>1</w:t>
            </w:r>
            <w:r w:rsidR="00D114AF">
              <w:rPr>
                <w:rFonts w:ascii="Arial" w:hAnsi="Arial" w:cs="Arial"/>
                <w:sz w:val="16"/>
              </w:rPr>
              <w:t>4</w:t>
            </w:r>
          </w:p>
        </w:tc>
        <w:tc>
          <w:tcPr>
            <w:tcW w:w="990" w:type="dxa"/>
            <w:tcBorders>
              <w:top w:val="single" w:sz="6" w:space="0" w:color="auto"/>
              <w:left w:val="single" w:sz="6" w:space="0" w:color="auto"/>
              <w:bottom w:val="single" w:sz="6" w:space="0" w:color="auto"/>
              <w:right w:val="single" w:sz="6" w:space="0" w:color="auto"/>
            </w:tcBorders>
          </w:tcPr>
          <w:p w:rsidR="008B3E94" w:rsidRDefault="00D951F8" w:rsidP="0036579B">
            <w:pPr>
              <w:spacing w:before="60"/>
              <w:rPr>
                <w:rFonts w:ascii="Arial" w:hAnsi="Arial" w:cs="Arial"/>
                <w:sz w:val="16"/>
              </w:rPr>
            </w:pPr>
            <w:r>
              <w:rPr>
                <w:rFonts w:ascii="Arial" w:hAnsi="Arial" w:cs="Arial"/>
                <w:sz w:val="16"/>
              </w:rPr>
              <w:t>U2</w:t>
            </w:r>
            <w:r w:rsidR="00CE142C">
              <w:rPr>
                <w:rFonts w:ascii="Arial" w:hAnsi="Arial" w:cs="Arial"/>
                <w:sz w:val="16"/>
              </w:rPr>
              <w:t>p1</w:t>
            </w:r>
            <w:r>
              <w:rPr>
                <w:rFonts w:ascii="Arial" w:hAnsi="Arial" w:cs="Arial"/>
                <w:sz w:val="16"/>
              </w:rPr>
              <w:t>4</w:t>
            </w:r>
            <w:r w:rsidR="00CE142C">
              <w:rPr>
                <w:rFonts w:ascii="Arial" w:hAnsi="Arial" w:cs="Arial"/>
                <w:sz w:val="16"/>
              </w:rPr>
              <w:t>_T</w:t>
            </w:r>
          </w:p>
        </w:tc>
        <w:tc>
          <w:tcPr>
            <w:tcW w:w="3600"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Pr>
                <w:rFonts w:ascii="Arial" w:hAnsi="Arial" w:cs="Arial"/>
                <w:sz w:val="16"/>
              </w:rPr>
              <w:t>0, 1</w:t>
            </w:r>
          </w:p>
        </w:tc>
        <w:tc>
          <w:tcPr>
            <w:tcW w:w="1440"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Pr>
                <w:rFonts w:ascii="Arial" w:hAnsi="Arial" w:cs="Arial"/>
                <w:sz w:val="16"/>
              </w:rPr>
              <w:t>AUTOMATIC</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BA0B1F" w:rsidP="008B3E94">
      <w:pPr>
        <w:numPr>
          <w:ilvl w:val="0"/>
          <w:numId w:val="5"/>
        </w:numPr>
        <w:spacing w:after="0"/>
      </w:pPr>
      <w:r w:rsidRPr="00BA0B1F">
        <w:t>Abs_f32_m</w:t>
      </w:r>
    </w:p>
    <w:p w:rsidR="00BA0B1F" w:rsidRDefault="00BA0B1F" w:rsidP="008B3E94">
      <w:pPr>
        <w:numPr>
          <w:ilvl w:val="0"/>
          <w:numId w:val="5"/>
        </w:numPr>
        <w:spacing w:after="0"/>
      </w:pPr>
      <w:r>
        <w:t>S</w:t>
      </w:r>
      <w:r w:rsidRPr="00BA0B1F">
        <w:t xml:space="preserve"> ign_f32_m</w:t>
      </w:r>
    </w:p>
    <w:p w:rsidR="0036579B" w:rsidRDefault="0036579B" w:rsidP="008B3E94">
      <w:pPr>
        <w:numPr>
          <w:ilvl w:val="0"/>
          <w:numId w:val="5"/>
        </w:numPr>
        <w:spacing w:after="0"/>
      </w:pPr>
      <w:r w:rsidRPr="0036579B">
        <w:t>Abs_s16_m</w:t>
      </w:r>
    </w:p>
    <w:p w:rsidR="00BA0B1F" w:rsidRDefault="00BA0B1F" w:rsidP="008B3E94">
      <w:pPr>
        <w:numPr>
          <w:ilvl w:val="0"/>
          <w:numId w:val="5"/>
        </w:numPr>
        <w:spacing w:after="0"/>
      </w:pPr>
      <w:r w:rsidRPr="00BA0B1F">
        <w:t>FPM_FixedToFloat_m</w:t>
      </w:r>
    </w:p>
    <w:p w:rsidR="0036579B" w:rsidRDefault="004741B8" w:rsidP="008B3E94">
      <w:pPr>
        <w:numPr>
          <w:ilvl w:val="0"/>
          <w:numId w:val="5"/>
        </w:numPr>
        <w:spacing w:after="0"/>
      </w:pPr>
      <w:r w:rsidRPr="004741B8">
        <w:t>FPM_FloatToFixed_m</w:t>
      </w:r>
    </w:p>
    <w:p w:rsidR="004741B8" w:rsidRDefault="004741B8" w:rsidP="008B3E94">
      <w:pPr>
        <w:numPr>
          <w:ilvl w:val="0"/>
          <w:numId w:val="5"/>
        </w:numPr>
        <w:spacing w:after="0"/>
      </w:pPr>
      <w:r w:rsidRPr="004741B8">
        <w:t>IntplVarXY_u16_u16Xu16Y_Cnt</w:t>
      </w:r>
    </w:p>
    <w:p w:rsidR="00E2044C" w:rsidRDefault="005A55C6" w:rsidP="008B3E94">
      <w:pPr>
        <w:numPr>
          <w:ilvl w:val="0"/>
          <w:numId w:val="5"/>
        </w:numPr>
        <w:spacing w:after="0"/>
      </w:pPr>
      <w:r w:rsidRPr="005A55C6">
        <w:t>LPF_SvUpdate_s16InFixKTrunc_m</w:t>
      </w:r>
    </w:p>
    <w:p w:rsidR="005A55C6" w:rsidRDefault="005A55C6" w:rsidP="008B3E94">
      <w:pPr>
        <w:numPr>
          <w:ilvl w:val="0"/>
          <w:numId w:val="5"/>
        </w:numPr>
        <w:spacing w:after="0"/>
      </w:pPr>
      <w:r w:rsidRPr="005A55C6">
        <w:t>LPF_OpUpdate_s16InFixKTrunc_m</w:t>
      </w:r>
    </w:p>
    <w:p w:rsidR="00A84F48" w:rsidRDefault="00DA551D" w:rsidP="008B3E94">
      <w:pPr>
        <w:numPr>
          <w:ilvl w:val="0"/>
          <w:numId w:val="5"/>
        </w:numPr>
        <w:spacing w:after="0"/>
      </w:pPr>
      <w:r>
        <w:t>Max_m</w:t>
      </w:r>
    </w:p>
    <w:p w:rsidR="008B3E94" w:rsidRDefault="00A84F48" w:rsidP="008B3E94">
      <w:pPr>
        <w:numPr>
          <w:ilvl w:val="0"/>
          <w:numId w:val="5"/>
        </w:numPr>
        <w:spacing w:after="0"/>
      </w:pPr>
      <w:r w:rsidRPr="00A84F48">
        <w:t>BilinearXMYM_u16_u16XMu16YM_Cnt</w:t>
      </w:r>
    </w:p>
    <w:p w:rsidR="008B3E94" w:rsidRDefault="008B3E94" w:rsidP="008B3E94">
      <w:pPr>
        <w:pStyle w:val="Heading2"/>
      </w:pPr>
      <w:r>
        <w:t>Data Hiding Functions</w:t>
      </w:r>
    </w:p>
    <w:p w:rsidR="00DC7E08" w:rsidRDefault="00A83FFC" w:rsidP="00A83FFC">
      <w:pPr>
        <w:numPr>
          <w:ilvl w:val="0"/>
          <w:numId w:val="10"/>
        </w:numPr>
        <w:spacing w:after="0"/>
      </w:pPr>
      <w:r>
        <w:t>N/A</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E83FA9" w:rsidP="008B3E94">
      <w:pPr>
        <w:spacing w:after="0"/>
      </w:pPr>
      <w:r>
        <w:t>N/A</w:t>
      </w:r>
    </w:p>
    <w:p w:rsidR="00C64B81" w:rsidRDefault="00C64B81">
      <w:pPr>
        <w:spacing w:after="0"/>
      </w:pPr>
      <w:r>
        <w:br w:type="page"/>
      </w:r>
    </w:p>
    <w:p w:rsidR="008B3E94" w:rsidRDefault="008B3E94" w:rsidP="008B3E94">
      <w:pPr>
        <w:pStyle w:val="Heading2"/>
      </w:pPr>
      <w:r>
        <w:t>Local Functions/Macros Used by this MDD only</w:t>
      </w:r>
    </w:p>
    <w:p w:rsidR="008B3E94" w:rsidRDefault="00945B68" w:rsidP="008B3E94">
      <w:pPr>
        <w:pStyle w:val="Heading3"/>
      </w:pPr>
      <w:r>
        <w:t>EOT Determination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8B3E94" w:rsidTr="0036579B">
        <w:tc>
          <w:tcPr>
            <w:tcW w:w="1779" w:type="dxa"/>
          </w:tcPr>
          <w:p w:rsidR="008B3E94" w:rsidRDefault="008B3E94" w:rsidP="0036579B">
            <w:pPr>
              <w:spacing w:before="60"/>
              <w:rPr>
                <w:rFonts w:ascii="Arial" w:hAnsi="Arial" w:cs="Arial"/>
                <w:b/>
                <w:bCs/>
                <w:sz w:val="16"/>
              </w:rPr>
            </w:pPr>
            <w:r>
              <w:rPr>
                <w:rFonts w:ascii="Arial" w:hAnsi="Arial" w:cs="Arial"/>
                <w:b/>
                <w:bCs/>
                <w:sz w:val="16"/>
              </w:rPr>
              <w:t>Function Name</w:t>
            </w:r>
          </w:p>
        </w:tc>
        <w:tc>
          <w:tcPr>
            <w:tcW w:w="4179" w:type="dxa"/>
          </w:tcPr>
          <w:p w:rsidR="008B3E94" w:rsidRDefault="00945B68" w:rsidP="0036579B">
            <w:pPr>
              <w:spacing w:before="60"/>
              <w:rPr>
                <w:rFonts w:ascii="Arial" w:hAnsi="Arial" w:cs="Arial"/>
                <w:sz w:val="16"/>
              </w:rPr>
            </w:pPr>
            <w:r w:rsidRPr="00945B68">
              <w:rPr>
                <w:rFonts w:ascii="Arial" w:hAnsi="Arial" w:cs="Arial"/>
                <w:sz w:val="16"/>
              </w:rPr>
              <w:t>EOTDetermination</w:t>
            </w:r>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Type</w:t>
            </w:r>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Min</w:t>
            </w:r>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Max</w:t>
            </w:r>
          </w:p>
        </w:tc>
      </w:tr>
      <w:tr w:rsidR="008B3E94" w:rsidTr="0036579B">
        <w:tc>
          <w:tcPr>
            <w:tcW w:w="1779" w:type="dxa"/>
          </w:tcPr>
          <w:p w:rsidR="008B3E94" w:rsidRDefault="008B3E94" w:rsidP="0036579B">
            <w:pPr>
              <w:spacing w:before="60"/>
              <w:rPr>
                <w:rFonts w:ascii="Arial" w:hAnsi="Arial" w:cs="Arial"/>
                <w:b/>
                <w:bCs/>
                <w:sz w:val="16"/>
              </w:rPr>
            </w:pPr>
            <w:r>
              <w:rPr>
                <w:rFonts w:ascii="Arial" w:hAnsi="Arial" w:cs="Arial"/>
                <w:b/>
                <w:bCs/>
                <w:sz w:val="16"/>
              </w:rPr>
              <w:t xml:space="preserve">Arguments Passed </w:t>
            </w:r>
          </w:p>
        </w:tc>
        <w:tc>
          <w:tcPr>
            <w:tcW w:w="4179" w:type="dxa"/>
          </w:tcPr>
          <w:p w:rsidR="008B3E94" w:rsidRDefault="00945B68" w:rsidP="0036579B">
            <w:pPr>
              <w:spacing w:before="60"/>
              <w:rPr>
                <w:rFonts w:ascii="Arial" w:hAnsi="Arial" w:cs="Arial"/>
                <w:sz w:val="16"/>
              </w:rPr>
            </w:pPr>
            <w:r w:rsidRPr="00945B68">
              <w:rPr>
                <w:rFonts w:ascii="Arial" w:hAnsi="Arial" w:cs="Arial"/>
                <w:sz w:val="16"/>
              </w:rPr>
              <w:t>CwFound_Cnt_T_lgc</w:t>
            </w:r>
          </w:p>
        </w:tc>
        <w:tc>
          <w:tcPr>
            <w:tcW w:w="990" w:type="dxa"/>
          </w:tcPr>
          <w:p w:rsidR="008B3E94" w:rsidRDefault="00945B68" w:rsidP="0036579B">
            <w:pPr>
              <w:spacing w:before="60"/>
              <w:rPr>
                <w:rFonts w:ascii="Arial" w:hAnsi="Arial" w:cs="Arial"/>
                <w:sz w:val="16"/>
              </w:rPr>
            </w:pPr>
            <w:r>
              <w:rPr>
                <w:rFonts w:ascii="Arial" w:hAnsi="Arial" w:cs="Arial"/>
                <w:sz w:val="16"/>
              </w:rPr>
              <w:t>Boolean</w:t>
            </w:r>
          </w:p>
        </w:tc>
        <w:tc>
          <w:tcPr>
            <w:tcW w:w="990" w:type="dxa"/>
          </w:tcPr>
          <w:p w:rsidR="008B3E94" w:rsidRDefault="00945B68" w:rsidP="0036579B">
            <w:pPr>
              <w:spacing w:before="60"/>
              <w:rPr>
                <w:rFonts w:ascii="Arial" w:hAnsi="Arial" w:cs="Arial"/>
                <w:sz w:val="16"/>
              </w:rPr>
            </w:pPr>
            <w:r>
              <w:rPr>
                <w:rFonts w:ascii="Arial" w:hAnsi="Arial" w:cs="Arial"/>
                <w:sz w:val="16"/>
              </w:rPr>
              <w:t>FALSE</w:t>
            </w:r>
          </w:p>
        </w:tc>
        <w:tc>
          <w:tcPr>
            <w:tcW w:w="990" w:type="dxa"/>
          </w:tcPr>
          <w:p w:rsidR="008B3E94" w:rsidRDefault="00945B68" w:rsidP="0036579B">
            <w:pPr>
              <w:spacing w:before="60"/>
              <w:rPr>
                <w:rFonts w:ascii="Arial" w:hAnsi="Arial" w:cs="Arial"/>
                <w:sz w:val="16"/>
              </w:rPr>
            </w:pPr>
            <w:r>
              <w:rPr>
                <w:rFonts w:ascii="Arial" w:hAnsi="Arial" w:cs="Arial"/>
                <w:sz w:val="16"/>
              </w:rPr>
              <w:t>TRUE</w:t>
            </w:r>
          </w:p>
        </w:tc>
      </w:tr>
      <w:tr w:rsidR="00945B68" w:rsidTr="0036579B">
        <w:tc>
          <w:tcPr>
            <w:tcW w:w="1779" w:type="dxa"/>
          </w:tcPr>
          <w:p w:rsidR="00945B68" w:rsidRDefault="00945B68" w:rsidP="0036579B">
            <w:pPr>
              <w:spacing w:before="60"/>
              <w:rPr>
                <w:rFonts w:ascii="Arial" w:hAnsi="Arial" w:cs="Arial"/>
                <w:b/>
                <w:bCs/>
                <w:sz w:val="16"/>
              </w:rPr>
            </w:pPr>
          </w:p>
        </w:tc>
        <w:tc>
          <w:tcPr>
            <w:tcW w:w="4179" w:type="dxa"/>
          </w:tcPr>
          <w:p w:rsidR="00945B68" w:rsidRDefault="00945B68" w:rsidP="0036579B">
            <w:pPr>
              <w:spacing w:before="60"/>
              <w:rPr>
                <w:rFonts w:ascii="Arial" w:hAnsi="Arial" w:cs="Arial"/>
                <w:sz w:val="16"/>
              </w:rPr>
            </w:pPr>
            <w:r w:rsidRPr="00945B68">
              <w:rPr>
                <w:rFonts w:ascii="Arial" w:hAnsi="Arial" w:cs="Arial"/>
                <w:sz w:val="16"/>
              </w:rPr>
              <w:t>CcwFound_Cnt_T_lgc</w:t>
            </w:r>
          </w:p>
        </w:tc>
        <w:tc>
          <w:tcPr>
            <w:tcW w:w="990" w:type="dxa"/>
          </w:tcPr>
          <w:p w:rsidR="00945B68" w:rsidRDefault="00945B68" w:rsidP="0036579B">
            <w:pPr>
              <w:spacing w:before="60"/>
              <w:rPr>
                <w:rFonts w:ascii="Arial" w:hAnsi="Arial" w:cs="Arial"/>
                <w:sz w:val="16"/>
              </w:rPr>
            </w:pPr>
            <w:r>
              <w:rPr>
                <w:rFonts w:ascii="Arial" w:hAnsi="Arial" w:cs="Arial"/>
                <w:sz w:val="16"/>
              </w:rPr>
              <w:t>Boolean</w:t>
            </w:r>
          </w:p>
        </w:tc>
        <w:tc>
          <w:tcPr>
            <w:tcW w:w="990" w:type="dxa"/>
          </w:tcPr>
          <w:p w:rsidR="00945B68" w:rsidRDefault="00945B68" w:rsidP="0036579B">
            <w:pPr>
              <w:spacing w:before="60"/>
              <w:rPr>
                <w:rFonts w:ascii="Arial" w:hAnsi="Arial" w:cs="Arial"/>
                <w:sz w:val="16"/>
              </w:rPr>
            </w:pPr>
            <w:r>
              <w:rPr>
                <w:rFonts w:ascii="Arial" w:hAnsi="Arial" w:cs="Arial"/>
                <w:sz w:val="16"/>
              </w:rPr>
              <w:t>FALSE</w:t>
            </w:r>
          </w:p>
        </w:tc>
        <w:tc>
          <w:tcPr>
            <w:tcW w:w="990" w:type="dxa"/>
          </w:tcPr>
          <w:p w:rsidR="00945B68" w:rsidRDefault="00945B68" w:rsidP="0036579B">
            <w:pPr>
              <w:spacing w:before="60"/>
              <w:rPr>
                <w:rFonts w:ascii="Arial" w:hAnsi="Arial" w:cs="Arial"/>
                <w:sz w:val="16"/>
              </w:rPr>
            </w:pPr>
            <w:r>
              <w:rPr>
                <w:rFonts w:ascii="Arial" w:hAnsi="Arial" w:cs="Arial"/>
                <w:sz w:val="16"/>
              </w:rPr>
              <w:t>TRUE</w:t>
            </w:r>
          </w:p>
        </w:tc>
      </w:tr>
      <w:tr w:rsidR="00945B68" w:rsidTr="0036579B">
        <w:tc>
          <w:tcPr>
            <w:tcW w:w="1779" w:type="dxa"/>
          </w:tcPr>
          <w:p w:rsidR="00945B68" w:rsidRDefault="00945B68" w:rsidP="0036579B">
            <w:pPr>
              <w:spacing w:before="60"/>
              <w:rPr>
                <w:rFonts w:ascii="Arial" w:hAnsi="Arial" w:cs="Arial"/>
                <w:b/>
                <w:bCs/>
                <w:sz w:val="16"/>
              </w:rPr>
            </w:pPr>
            <w:r>
              <w:rPr>
                <w:rFonts w:ascii="Arial" w:hAnsi="Arial" w:cs="Arial"/>
                <w:b/>
                <w:bCs/>
                <w:sz w:val="16"/>
              </w:rPr>
              <w:t>Return Value</w:t>
            </w:r>
          </w:p>
        </w:tc>
        <w:tc>
          <w:tcPr>
            <w:tcW w:w="4179" w:type="dxa"/>
          </w:tcPr>
          <w:p w:rsidR="00945B68" w:rsidRDefault="00945B68" w:rsidP="0036579B">
            <w:pPr>
              <w:spacing w:before="60"/>
              <w:rPr>
                <w:rFonts w:ascii="Arial" w:hAnsi="Arial" w:cs="Arial"/>
                <w:sz w:val="16"/>
              </w:rPr>
            </w:pPr>
            <w:r w:rsidRPr="00945B68">
              <w:rPr>
                <w:rFonts w:ascii="Arial" w:hAnsi="Arial" w:cs="Arial"/>
                <w:sz w:val="16"/>
              </w:rPr>
              <w:t>EOTDet_Cnt_T_lgc</w:t>
            </w:r>
          </w:p>
        </w:tc>
        <w:tc>
          <w:tcPr>
            <w:tcW w:w="990" w:type="dxa"/>
          </w:tcPr>
          <w:p w:rsidR="00945B68" w:rsidRDefault="00945B68" w:rsidP="0036579B">
            <w:pPr>
              <w:spacing w:before="60"/>
              <w:rPr>
                <w:rFonts w:ascii="Arial" w:hAnsi="Arial" w:cs="Arial"/>
                <w:sz w:val="16"/>
              </w:rPr>
            </w:pPr>
            <w:r>
              <w:rPr>
                <w:rFonts w:ascii="Arial" w:hAnsi="Arial" w:cs="Arial"/>
                <w:sz w:val="16"/>
              </w:rPr>
              <w:t>Boolean</w:t>
            </w:r>
          </w:p>
        </w:tc>
        <w:tc>
          <w:tcPr>
            <w:tcW w:w="990" w:type="dxa"/>
          </w:tcPr>
          <w:p w:rsidR="00945B68" w:rsidRDefault="00945B68" w:rsidP="0036579B">
            <w:pPr>
              <w:spacing w:before="60"/>
              <w:rPr>
                <w:rFonts w:ascii="Arial" w:hAnsi="Arial" w:cs="Arial"/>
                <w:sz w:val="16"/>
              </w:rPr>
            </w:pPr>
            <w:r>
              <w:rPr>
                <w:rFonts w:ascii="Arial" w:hAnsi="Arial" w:cs="Arial"/>
                <w:sz w:val="16"/>
              </w:rPr>
              <w:t>FALSE</w:t>
            </w:r>
          </w:p>
        </w:tc>
        <w:tc>
          <w:tcPr>
            <w:tcW w:w="990" w:type="dxa"/>
          </w:tcPr>
          <w:p w:rsidR="00945B68" w:rsidRDefault="00945B68" w:rsidP="0036579B">
            <w:pPr>
              <w:spacing w:before="60"/>
              <w:rPr>
                <w:rFonts w:ascii="Arial" w:hAnsi="Arial" w:cs="Arial"/>
                <w:sz w:val="16"/>
              </w:rPr>
            </w:pPr>
            <w:r>
              <w:rPr>
                <w:rFonts w:ascii="Arial" w:hAnsi="Arial" w:cs="Arial"/>
                <w:sz w:val="16"/>
              </w:rPr>
              <w:t>TRUE</w:t>
            </w:r>
          </w:p>
        </w:tc>
      </w:tr>
    </w:tbl>
    <w:p w:rsidR="008B3E94" w:rsidRDefault="008B3E94" w:rsidP="008B3E94">
      <w:pPr>
        <w:pStyle w:val="Heading4"/>
      </w:pPr>
      <w:r>
        <w:t>Description</w:t>
      </w:r>
    </w:p>
    <w:p w:rsidR="00AF5E63" w:rsidRDefault="002A07E6" w:rsidP="00945B68">
      <w:pPr>
        <w:spacing w:after="0"/>
        <w:jc w:val="center"/>
      </w:pPr>
      <w:r>
        <w:object w:dxaOrig="7140" w:dyaOrig="3450">
          <v:shape id="_x0000_i1026" type="#_x0000_t75" style="width:357.5pt;height:172.8pt" o:ole="">
            <v:imagedata r:id="rId13" o:title=""/>
          </v:shape>
          <o:OLEObject Type="Embed" ProgID="Visio.Drawing.11" ShapeID="_x0000_i1026" DrawAspect="Content" ObjectID="_1465205016" r:id="rId14"/>
        </w:object>
      </w:r>
    </w:p>
    <w:p w:rsidR="00A4066E" w:rsidRDefault="00A4066E" w:rsidP="00945B68">
      <w:pPr>
        <w:spacing w:after="0"/>
        <w:jc w:val="center"/>
      </w:pPr>
    </w:p>
    <w:p w:rsidR="00C96B85" w:rsidRDefault="00C96B85">
      <w:pPr>
        <w:spacing w:after="0"/>
      </w:pPr>
      <w:r>
        <w:br w:type="page"/>
      </w:r>
    </w:p>
    <w:p w:rsidR="00AF5E63" w:rsidRDefault="00AF5E63" w:rsidP="00AF5E63">
      <w:pPr>
        <w:pStyle w:val="Heading3"/>
      </w:pPr>
      <w:r>
        <w:t>End of Travel Impact (Original)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4084"/>
        <w:gridCol w:w="974"/>
        <w:gridCol w:w="979"/>
        <w:gridCol w:w="1151"/>
      </w:tblGrid>
      <w:tr w:rsidR="00AF5E63" w:rsidTr="0036579B">
        <w:tc>
          <w:tcPr>
            <w:tcW w:w="1779" w:type="dxa"/>
          </w:tcPr>
          <w:p w:rsidR="00AF5E63" w:rsidRDefault="00AF5E63" w:rsidP="0036579B">
            <w:pPr>
              <w:spacing w:before="60"/>
              <w:rPr>
                <w:rFonts w:ascii="Arial" w:hAnsi="Arial" w:cs="Arial"/>
                <w:b/>
                <w:bCs/>
                <w:sz w:val="16"/>
              </w:rPr>
            </w:pPr>
            <w:r>
              <w:rPr>
                <w:rFonts w:ascii="Arial" w:hAnsi="Arial" w:cs="Arial"/>
                <w:b/>
                <w:bCs/>
                <w:sz w:val="16"/>
              </w:rPr>
              <w:t>Function Name</w:t>
            </w:r>
          </w:p>
        </w:tc>
        <w:tc>
          <w:tcPr>
            <w:tcW w:w="4179" w:type="dxa"/>
          </w:tcPr>
          <w:p w:rsidR="00AF5E63" w:rsidRDefault="00AF5E63" w:rsidP="0036579B">
            <w:pPr>
              <w:spacing w:before="60"/>
              <w:rPr>
                <w:rFonts w:ascii="Arial" w:hAnsi="Arial" w:cs="Arial"/>
                <w:sz w:val="16"/>
              </w:rPr>
            </w:pPr>
            <w:r w:rsidRPr="00AF5E63">
              <w:rPr>
                <w:rFonts w:ascii="Arial" w:hAnsi="Arial" w:cs="Arial"/>
                <w:sz w:val="16"/>
              </w:rPr>
              <w:t>EOTOrigImpact</w:t>
            </w:r>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Type</w:t>
            </w:r>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Min</w:t>
            </w:r>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Max</w:t>
            </w:r>
          </w:p>
        </w:tc>
      </w:tr>
      <w:tr w:rsidR="00AF5E63" w:rsidTr="00A83FFC">
        <w:tc>
          <w:tcPr>
            <w:tcW w:w="1779" w:type="dxa"/>
          </w:tcPr>
          <w:p w:rsidR="00AF5E63" w:rsidRDefault="00AF5E63" w:rsidP="0036579B">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AF5E63" w:rsidRDefault="00DA018B" w:rsidP="00A83FFC">
            <w:pPr>
              <w:spacing w:before="60"/>
              <w:rPr>
                <w:rFonts w:ascii="Arial" w:hAnsi="Arial" w:cs="Arial"/>
                <w:sz w:val="16"/>
              </w:rPr>
            </w:pPr>
            <w:r w:rsidRPr="00DA018B">
              <w:rPr>
                <w:rFonts w:ascii="Arial" w:hAnsi="Arial" w:cs="Arial"/>
                <w:sz w:val="16"/>
              </w:rPr>
              <w:t>CwEOT_HwDeg_T_f32</w:t>
            </w:r>
          </w:p>
        </w:tc>
        <w:tc>
          <w:tcPr>
            <w:tcW w:w="990" w:type="dxa"/>
            <w:vAlign w:val="center"/>
          </w:tcPr>
          <w:p w:rsidR="00AF5E63" w:rsidRDefault="00DA018B" w:rsidP="00A83FFC">
            <w:pPr>
              <w:spacing w:before="60"/>
              <w:rPr>
                <w:rFonts w:ascii="Arial" w:hAnsi="Arial" w:cs="Arial"/>
                <w:sz w:val="16"/>
              </w:rPr>
            </w:pPr>
            <w:r>
              <w:rPr>
                <w:rFonts w:ascii="Arial" w:hAnsi="Arial" w:cs="Arial"/>
                <w:sz w:val="16"/>
              </w:rPr>
              <w:t>float32</w:t>
            </w:r>
          </w:p>
        </w:tc>
        <w:tc>
          <w:tcPr>
            <w:tcW w:w="990" w:type="dxa"/>
            <w:vAlign w:val="center"/>
          </w:tcPr>
          <w:p w:rsidR="00AF5E63" w:rsidRDefault="00443BF5" w:rsidP="00A83FFC">
            <w:pPr>
              <w:spacing w:before="60"/>
              <w:rPr>
                <w:rFonts w:ascii="Arial" w:hAnsi="Arial" w:cs="Arial"/>
                <w:sz w:val="16"/>
              </w:rPr>
            </w:pPr>
            <w:r>
              <w:rPr>
                <w:rFonts w:ascii="Arial" w:hAnsi="Arial" w:cs="Arial"/>
                <w:sz w:val="16"/>
              </w:rPr>
              <w:t>0.0</w:t>
            </w:r>
          </w:p>
        </w:tc>
        <w:tc>
          <w:tcPr>
            <w:tcW w:w="990" w:type="dxa"/>
            <w:vAlign w:val="center"/>
          </w:tcPr>
          <w:p w:rsidR="00AF5E63" w:rsidRDefault="00DA018B" w:rsidP="00A83FFC">
            <w:pPr>
              <w:spacing w:before="60"/>
              <w:rPr>
                <w:rFonts w:ascii="Arial" w:hAnsi="Arial" w:cs="Arial"/>
                <w:sz w:val="16"/>
              </w:rPr>
            </w:pPr>
            <w:r>
              <w:rPr>
                <w:rFonts w:ascii="Arial" w:hAnsi="Arial" w:cs="Arial"/>
                <w:sz w:val="16"/>
              </w:rPr>
              <w:t>1440.</w:t>
            </w:r>
            <w:r w:rsidR="00A871BD">
              <w:rPr>
                <w:rFonts w:ascii="Arial" w:hAnsi="Arial" w:cs="Arial"/>
                <w:sz w:val="16"/>
              </w:rPr>
              <w:t>11</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CcwEOT_HwDeg_T_f32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c>
          <w:tcPr>
            <w:tcW w:w="990" w:type="dxa"/>
            <w:vAlign w:val="center"/>
          </w:tcPr>
          <w:p w:rsidR="00DA018B" w:rsidRDefault="00443BF5" w:rsidP="00443BF5">
            <w:pPr>
              <w:spacing w:before="60"/>
              <w:rPr>
                <w:rFonts w:ascii="Arial" w:hAnsi="Arial" w:cs="Arial"/>
                <w:sz w:val="16"/>
              </w:rPr>
            </w:pPr>
            <w:r>
              <w:rPr>
                <w:rFonts w:ascii="Arial" w:hAnsi="Arial" w:cs="Arial"/>
                <w:sz w:val="16"/>
              </w:rPr>
              <w:t>0.0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HandWheelAuth_Uls_T_f32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0.0</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MotorVel_MtrRadpS_T_f32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FE18E0">
            <w:pPr>
              <w:spacing w:before="60"/>
              <w:rPr>
                <w:rFonts w:ascii="Arial" w:hAnsi="Arial" w:cs="Arial"/>
                <w:sz w:val="16"/>
              </w:rPr>
            </w:pPr>
            <w:r>
              <w:rPr>
                <w:rFonts w:ascii="Arial" w:hAnsi="Arial" w:cs="Arial"/>
                <w:sz w:val="16"/>
              </w:rPr>
              <w:t>-</w:t>
            </w:r>
            <w:r w:rsidR="00801566">
              <w:rPr>
                <w:rFonts w:ascii="Arial" w:hAnsi="Arial" w:cs="Arial"/>
                <w:sz w:val="16"/>
              </w:rPr>
              <w:t>1350</w:t>
            </w:r>
            <w:r>
              <w:rPr>
                <w:rFonts w:ascii="Arial" w:hAnsi="Arial" w:cs="Arial"/>
                <w:sz w:val="16"/>
              </w:rPr>
              <w:t>.0</w:t>
            </w:r>
          </w:p>
        </w:tc>
        <w:tc>
          <w:tcPr>
            <w:tcW w:w="990" w:type="dxa"/>
            <w:vAlign w:val="center"/>
          </w:tcPr>
          <w:p w:rsidR="00DA018B" w:rsidRDefault="00801566" w:rsidP="00FE18E0">
            <w:pPr>
              <w:spacing w:before="60"/>
              <w:rPr>
                <w:rFonts w:ascii="Arial" w:hAnsi="Arial" w:cs="Arial"/>
                <w:sz w:val="16"/>
              </w:rPr>
            </w:pPr>
            <w:r>
              <w:rPr>
                <w:rFonts w:ascii="Arial" w:hAnsi="Arial" w:cs="Arial"/>
                <w:sz w:val="16"/>
              </w:rPr>
              <w:t>1350</w:t>
            </w:r>
            <w:r w:rsidR="00DA018B">
              <w:rPr>
                <w:rFonts w:ascii="Arial" w:hAnsi="Arial" w:cs="Arial"/>
                <w:sz w:val="16"/>
              </w:rPr>
              <w:t>.0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r>
      <w:tr w:rsidR="00323B1C" w:rsidTr="00A83FFC">
        <w:tc>
          <w:tcPr>
            <w:tcW w:w="1779" w:type="dxa"/>
          </w:tcPr>
          <w:p w:rsidR="00323B1C" w:rsidRDefault="00323B1C" w:rsidP="0036579B">
            <w:pPr>
              <w:spacing w:before="60"/>
              <w:rPr>
                <w:rFonts w:ascii="Arial" w:hAnsi="Arial" w:cs="Arial"/>
                <w:b/>
                <w:bCs/>
                <w:sz w:val="16"/>
              </w:rPr>
            </w:pPr>
          </w:p>
        </w:tc>
        <w:tc>
          <w:tcPr>
            <w:tcW w:w="4179" w:type="dxa"/>
            <w:vAlign w:val="center"/>
          </w:tcPr>
          <w:p w:rsidR="00323B1C" w:rsidRPr="00DA018B" w:rsidRDefault="00323B1C" w:rsidP="00A83FFC">
            <w:pPr>
              <w:spacing w:before="60"/>
              <w:rPr>
                <w:rFonts w:ascii="Arial" w:hAnsi="Arial" w:cs="Arial"/>
                <w:sz w:val="16"/>
              </w:rPr>
            </w:pPr>
            <w:r w:rsidRPr="00323B1C">
              <w:rPr>
                <w:rFonts w:ascii="Arial" w:hAnsi="Arial" w:cs="Arial"/>
                <w:sz w:val="16"/>
              </w:rPr>
              <w:t>VehicleSpeed_Kph_T_f32</w:t>
            </w:r>
          </w:p>
        </w:tc>
        <w:tc>
          <w:tcPr>
            <w:tcW w:w="990" w:type="dxa"/>
            <w:vAlign w:val="center"/>
          </w:tcPr>
          <w:p w:rsidR="00323B1C" w:rsidRPr="00847E99" w:rsidRDefault="00323B1C" w:rsidP="00A83FFC">
            <w:pPr>
              <w:rPr>
                <w:rFonts w:ascii="Arial" w:hAnsi="Arial" w:cs="Arial"/>
                <w:sz w:val="16"/>
              </w:rPr>
            </w:pPr>
            <w:r w:rsidRPr="00323B1C">
              <w:rPr>
                <w:rFonts w:ascii="Arial" w:hAnsi="Arial" w:cs="Arial"/>
                <w:sz w:val="16"/>
              </w:rPr>
              <w:t>float32</w:t>
            </w:r>
          </w:p>
        </w:tc>
        <w:tc>
          <w:tcPr>
            <w:tcW w:w="990" w:type="dxa"/>
            <w:vAlign w:val="center"/>
          </w:tcPr>
          <w:p w:rsidR="00323B1C" w:rsidRDefault="00323B1C" w:rsidP="00A83FFC">
            <w:pPr>
              <w:spacing w:before="60"/>
              <w:rPr>
                <w:rFonts w:ascii="Arial" w:hAnsi="Arial" w:cs="Arial"/>
                <w:sz w:val="16"/>
              </w:rPr>
            </w:pPr>
            <w:r>
              <w:rPr>
                <w:rFonts w:ascii="Arial" w:hAnsi="Arial" w:cs="Arial"/>
                <w:sz w:val="16"/>
              </w:rPr>
              <w:t>0</w:t>
            </w:r>
          </w:p>
        </w:tc>
        <w:tc>
          <w:tcPr>
            <w:tcW w:w="990" w:type="dxa"/>
            <w:vAlign w:val="center"/>
          </w:tcPr>
          <w:p w:rsidR="00323B1C" w:rsidRDefault="00323B1C" w:rsidP="00A83FFC">
            <w:pPr>
              <w:spacing w:before="60"/>
              <w:rPr>
                <w:rFonts w:ascii="Arial" w:hAnsi="Arial" w:cs="Arial"/>
                <w:sz w:val="16"/>
              </w:rPr>
            </w:pPr>
            <w:r>
              <w:rPr>
                <w:rFonts w:ascii="Arial" w:hAnsi="Arial" w:cs="Arial"/>
                <w:sz w:val="16"/>
              </w:rPr>
              <w:t>511.9921875</w:t>
            </w:r>
          </w:p>
        </w:tc>
      </w:tr>
      <w:tr w:rsidR="00DA018B" w:rsidTr="00A83FFC">
        <w:tc>
          <w:tcPr>
            <w:tcW w:w="1779" w:type="dxa"/>
          </w:tcPr>
          <w:p w:rsidR="00DA018B" w:rsidRDefault="00DA018B" w:rsidP="0036579B">
            <w:pPr>
              <w:spacing w:before="60"/>
              <w:rPr>
                <w:rFonts w:ascii="Arial" w:hAnsi="Arial" w:cs="Arial"/>
                <w:b/>
                <w:bCs/>
                <w:sz w:val="16"/>
              </w:rPr>
            </w:pPr>
            <w:r>
              <w:rPr>
                <w:rFonts w:ascii="Arial" w:hAnsi="Arial" w:cs="Arial"/>
                <w:b/>
                <w:bCs/>
                <w:sz w:val="16"/>
              </w:rPr>
              <w:t>Return Value</w:t>
            </w: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AssistEOTLimit_MtrNm_T_f32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0</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8.8</w:t>
            </w:r>
          </w:p>
        </w:tc>
      </w:tr>
    </w:tbl>
    <w:p w:rsidR="00FD6B05" w:rsidRDefault="00FD6B05" w:rsidP="00AF5E63">
      <w:pPr>
        <w:spacing w:after="0"/>
        <w:jc w:val="center"/>
      </w:pPr>
    </w:p>
    <w:p w:rsidR="00FD6B05" w:rsidRDefault="00FD6B05" w:rsidP="00FD6B05">
      <w:pPr>
        <w:pStyle w:val="Heading4"/>
      </w:pPr>
      <w:r>
        <w:t>Description</w:t>
      </w:r>
    </w:p>
    <w:p w:rsidR="00FD6B05" w:rsidRDefault="00FD6B05" w:rsidP="00AF5E63">
      <w:pPr>
        <w:spacing w:after="0"/>
        <w:jc w:val="center"/>
      </w:pPr>
    </w:p>
    <w:p w:rsidR="00A871BD" w:rsidRDefault="002A07E6" w:rsidP="00AF5E63">
      <w:pPr>
        <w:spacing w:after="0"/>
        <w:jc w:val="center"/>
      </w:pPr>
      <w:r>
        <w:object w:dxaOrig="11505" w:dyaOrig="9915">
          <v:shape id="_x0000_i1027" type="#_x0000_t75" style="width:393.2pt;height:451.4pt" o:ole="">
            <v:imagedata r:id="rId15" o:title=""/>
          </v:shape>
          <o:OLEObject Type="Embed" ProgID="Visio.Drawing.11" ShapeID="_x0000_i1027" DrawAspect="Content" ObjectID="_1465205017" r:id="rId16"/>
        </w:object>
      </w:r>
      <w:r>
        <w:object w:dxaOrig="9225" w:dyaOrig="14955">
          <v:shape id="_x0000_i1028" type="#_x0000_t75" style="width:420.75pt;height:559.1pt" o:ole="">
            <v:imagedata r:id="rId17" o:title=""/>
          </v:shape>
          <o:OLEObject Type="Embed" ProgID="Visio.Drawing.11" ShapeID="_x0000_i1028" DrawAspect="Content" ObjectID="_1465205018" r:id="rId18"/>
        </w:object>
      </w:r>
    </w:p>
    <w:p w:rsidR="00A871BD" w:rsidRDefault="00A871BD" w:rsidP="00AF5E63">
      <w:pPr>
        <w:spacing w:after="0"/>
        <w:jc w:val="center"/>
      </w:pPr>
    </w:p>
    <w:p w:rsidR="00A871BD" w:rsidRDefault="00A871BD" w:rsidP="00A871BD">
      <w:pPr>
        <w:pStyle w:val="Heading3"/>
      </w:pPr>
      <w:r>
        <w:lastRenderedPageBreak/>
        <w:t>End of Travel Impact (Soft Stops) – Determine Limit Position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A871BD" w:rsidTr="00A871BD">
        <w:tc>
          <w:tcPr>
            <w:tcW w:w="1779" w:type="dxa"/>
          </w:tcPr>
          <w:p w:rsidR="00A871BD" w:rsidRDefault="00A871BD" w:rsidP="00A871BD">
            <w:pPr>
              <w:spacing w:before="60"/>
              <w:rPr>
                <w:rFonts w:ascii="Arial" w:hAnsi="Arial" w:cs="Arial"/>
                <w:b/>
                <w:bCs/>
                <w:sz w:val="16"/>
              </w:rPr>
            </w:pPr>
            <w:r>
              <w:rPr>
                <w:rFonts w:ascii="Arial" w:hAnsi="Arial" w:cs="Arial"/>
                <w:b/>
                <w:bCs/>
                <w:sz w:val="16"/>
              </w:rPr>
              <w:t>Function Name</w:t>
            </w:r>
          </w:p>
        </w:tc>
        <w:tc>
          <w:tcPr>
            <w:tcW w:w="4179" w:type="dxa"/>
          </w:tcPr>
          <w:p w:rsidR="00A871BD" w:rsidRDefault="00A871BD" w:rsidP="00A871BD">
            <w:pPr>
              <w:spacing w:before="60"/>
              <w:rPr>
                <w:rFonts w:ascii="Arial" w:hAnsi="Arial" w:cs="Arial"/>
                <w:sz w:val="16"/>
              </w:rPr>
            </w:pPr>
            <w:r w:rsidRPr="00A871BD">
              <w:rPr>
                <w:rFonts w:ascii="Arial" w:hAnsi="Arial" w:cs="Arial"/>
                <w:sz w:val="16"/>
              </w:rPr>
              <w:t>SES_DetLmtPos</w:t>
            </w:r>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Type</w:t>
            </w:r>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Min</w:t>
            </w:r>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Max</w:t>
            </w:r>
          </w:p>
        </w:tc>
      </w:tr>
      <w:tr w:rsidR="00A871BD" w:rsidTr="00A83FFC">
        <w:tc>
          <w:tcPr>
            <w:tcW w:w="1779" w:type="dxa"/>
          </w:tcPr>
          <w:p w:rsidR="00A871BD" w:rsidRDefault="00A871BD" w:rsidP="00A871BD">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CwEOT_HwDeg_T_f32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float32</w:t>
            </w:r>
          </w:p>
        </w:tc>
        <w:tc>
          <w:tcPr>
            <w:tcW w:w="990" w:type="dxa"/>
            <w:vAlign w:val="center"/>
          </w:tcPr>
          <w:p w:rsidR="00A871BD" w:rsidRDefault="00443BF5" w:rsidP="00A83FFC">
            <w:pPr>
              <w:spacing w:before="60"/>
              <w:rPr>
                <w:rFonts w:ascii="Arial" w:hAnsi="Arial" w:cs="Arial"/>
                <w:sz w:val="16"/>
              </w:rPr>
            </w:pPr>
            <w:r>
              <w:rPr>
                <w:rFonts w:ascii="Arial" w:hAnsi="Arial" w:cs="Arial"/>
                <w:sz w:val="16"/>
              </w:rPr>
              <w:t>0.0</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r w:rsidR="00A871BD" w:rsidTr="00A83FFC">
        <w:tc>
          <w:tcPr>
            <w:tcW w:w="1779" w:type="dxa"/>
          </w:tcPr>
          <w:p w:rsidR="00A871BD" w:rsidRDefault="00A871BD" w:rsidP="00A871BD">
            <w:pPr>
              <w:spacing w:before="60"/>
              <w:rPr>
                <w:rFonts w:ascii="Arial" w:hAnsi="Arial" w:cs="Arial"/>
                <w:b/>
                <w:bCs/>
                <w:sz w:val="16"/>
              </w:rPr>
            </w:pP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CcwEOT_HwDeg_T_f32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443BF5" w:rsidP="00A83FFC">
            <w:pPr>
              <w:spacing w:before="60"/>
              <w:rPr>
                <w:rFonts w:ascii="Arial" w:hAnsi="Arial" w:cs="Arial"/>
                <w:sz w:val="16"/>
              </w:rPr>
            </w:pPr>
            <w:r>
              <w:rPr>
                <w:rFonts w:ascii="Arial" w:hAnsi="Arial" w:cs="Arial"/>
                <w:sz w:val="16"/>
              </w:rPr>
              <w:t>0.0</w:t>
            </w:r>
          </w:p>
        </w:tc>
      </w:tr>
      <w:tr w:rsidR="00A871BD" w:rsidTr="00A83FFC">
        <w:tc>
          <w:tcPr>
            <w:tcW w:w="1779" w:type="dxa"/>
          </w:tcPr>
          <w:p w:rsidR="00A871BD" w:rsidRDefault="00A871BD" w:rsidP="00A871BD">
            <w:pPr>
              <w:spacing w:before="60"/>
              <w:rPr>
                <w:rFonts w:ascii="Arial" w:hAnsi="Arial" w:cs="Arial"/>
                <w:b/>
                <w:bCs/>
                <w:sz w:val="16"/>
              </w:rPr>
            </w:pP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r w:rsidR="00A871BD" w:rsidTr="00A83FFC">
        <w:tc>
          <w:tcPr>
            <w:tcW w:w="1779" w:type="dxa"/>
          </w:tcPr>
          <w:p w:rsidR="00A871BD" w:rsidRDefault="00A871BD" w:rsidP="00A871BD">
            <w:pPr>
              <w:spacing w:before="60"/>
              <w:rPr>
                <w:rFonts w:ascii="Arial" w:hAnsi="Arial" w:cs="Arial"/>
                <w:b/>
                <w:bCs/>
                <w:sz w:val="16"/>
              </w:rPr>
            </w:pPr>
            <w:r>
              <w:rPr>
                <w:rFonts w:ascii="Arial" w:hAnsi="Arial" w:cs="Arial"/>
                <w:b/>
                <w:bCs/>
                <w:sz w:val="16"/>
              </w:rPr>
              <w:t>Return Value</w:t>
            </w:r>
          </w:p>
        </w:tc>
        <w:tc>
          <w:tcPr>
            <w:tcW w:w="4179" w:type="dxa"/>
            <w:vAlign w:val="center"/>
          </w:tcPr>
          <w:p w:rsidR="00A871BD" w:rsidRDefault="00A871BD" w:rsidP="00A83FFC">
            <w:pPr>
              <w:spacing w:before="60"/>
              <w:rPr>
                <w:rFonts w:ascii="Arial" w:hAnsi="Arial" w:cs="Arial"/>
                <w:sz w:val="16"/>
              </w:rPr>
            </w:pPr>
            <w:r w:rsidRPr="00A871BD">
              <w:rPr>
                <w:rFonts w:ascii="Arial" w:hAnsi="Arial" w:cs="Arial"/>
                <w:sz w:val="16"/>
              </w:rPr>
              <w:t>LimitPos_HwDeg_T_f32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bl>
    <w:p w:rsidR="00A871BD" w:rsidRDefault="00A871BD" w:rsidP="00A871BD">
      <w:pPr>
        <w:pStyle w:val="Heading4"/>
      </w:pPr>
      <w:r>
        <w:t>Description</w:t>
      </w:r>
    </w:p>
    <w:p w:rsidR="00A871BD" w:rsidRDefault="00A871BD" w:rsidP="00AF5E63">
      <w:pPr>
        <w:spacing w:after="0"/>
        <w:jc w:val="center"/>
      </w:pPr>
    </w:p>
    <w:p w:rsidR="004400B6" w:rsidRDefault="007B7B54" w:rsidP="00AF5E63">
      <w:pPr>
        <w:spacing w:after="0"/>
        <w:jc w:val="center"/>
      </w:pPr>
      <w:r>
        <w:object w:dxaOrig="10315" w:dyaOrig="7120">
          <v:shape id="_x0000_i1029" type="#_x0000_t75" style="width:430.75pt;height:298pt" o:ole="">
            <v:imagedata r:id="rId19" o:title=""/>
          </v:shape>
          <o:OLEObject Type="Embed" ProgID="Visio.Drawing.11" ShapeID="_x0000_i1029" DrawAspect="Content" ObjectID="_1465205019" r:id="rId20"/>
        </w:object>
      </w:r>
    </w:p>
    <w:p w:rsidR="00D56F28" w:rsidRDefault="002A07E6" w:rsidP="00AF5E63">
      <w:pPr>
        <w:spacing w:after="0"/>
        <w:jc w:val="center"/>
      </w:pPr>
      <w:r>
        <w:object w:dxaOrig="10290" w:dyaOrig="5160">
          <v:shape id="_x0000_i1030" type="#_x0000_t75" style="width:428.85pt;height:3in" o:ole="">
            <v:imagedata r:id="rId21" o:title=""/>
          </v:shape>
          <o:OLEObject Type="Embed" ProgID="Visio.Drawing.11" ShapeID="_x0000_i1030" DrawAspect="Content" ObjectID="_1465205020" r:id="rId22"/>
        </w:object>
      </w:r>
    </w:p>
    <w:p w:rsidR="00D56F28" w:rsidRDefault="00D56F28" w:rsidP="00AF5E63">
      <w:pPr>
        <w:spacing w:after="0"/>
        <w:jc w:val="center"/>
      </w:pPr>
    </w:p>
    <w:p w:rsidR="00DA551D" w:rsidRDefault="00DA551D" w:rsidP="00AF5E63">
      <w:pPr>
        <w:spacing w:after="0"/>
        <w:jc w:val="center"/>
      </w:pPr>
    </w:p>
    <w:p w:rsidR="00BE23F9" w:rsidRDefault="00BE23F9">
      <w:pPr>
        <w:spacing w:after="0"/>
      </w:pPr>
      <w:r>
        <w:br w:type="page"/>
      </w:r>
    </w:p>
    <w:p w:rsidR="004400B6" w:rsidRDefault="004400B6" w:rsidP="004400B6">
      <w:pPr>
        <w:pStyle w:val="Heading3"/>
      </w:pPr>
      <w:r>
        <w:t>End of Travel Impact (Soft Stops) – Calculate Exit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4400B6" w:rsidTr="00332321">
        <w:tc>
          <w:tcPr>
            <w:tcW w:w="1779" w:type="dxa"/>
          </w:tcPr>
          <w:p w:rsidR="004400B6" w:rsidRDefault="004400B6" w:rsidP="00332321">
            <w:pPr>
              <w:spacing w:before="60"/>
              <w:rPr>
                <w:rFonts w:ascii="Arial" w:hAnsi="Arial" w:cs="Arial"/>
                <w:b/>
                <w:bCs/>
                <w:sz w:val="16"/>
              </w:rPr>
            </w:pPr>
            <w:r>
              <w:rPr>
                <w:rFonts w:ascii="Arial" w:hAnsi="Arial" w:cs="Arial"/>
                <w:b/>
                <w:bCs/>
                <w:sz w:val="16"/>
              </w:rPr>
              <w:t>Function Name</w:t>
            </w:r>
          </w:p>
        </w:tc>
        <w:tc>
          <w:tcPr>
            <w:tcW w:w="4179" w:type="dxa"/>
          </w:tcPr>
          <w:p w:rsidR="004400B6" w:rsidRDefault="004400B6" w:rsidP="00332321">
            <w:pPr>
              <w:spacing w:before="60"/>
              <w:rPr>
                <w:rFonts w:ascii="Arial" w:hAnsi="Arial" w:cs="Arial"/>
                <w:sz w:val="16"/>
              </w:rPr>
            </w:pPr>
            <w:r w:rsidRPr="004400B6">
              <w:rPr>
                <w:rFonts w:ascii="Arial" w:hAnsi="Arial" w:cs="Arial"/>
                <w:sz w:val="16"/>
              </w:rPr>
              <w:t>SES_CalcExitGain</w:t>
            </w:r>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Type</w:t>
            </w:r>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Min</w:t>
            </w:r>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Max</w:t>
            </w:r>
          </w:p>
        </w:tc>
      </w:tr>
      <w:tr w:rsidR="004400B6" w:rsidTr="00A83FFC">
        <w:tc>
          <w:tcPr>
            <w:tcW w:w="1779" w:type="dxa"/>
          </w:tcPr>
          <w:p w:rsidR="004400B6" w:rsidRDefault="004400B6" w:rsidP="00332321">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4400B6" w:rsidRDefault="006034FF" w:rsidP="00A83FFC">
            <w:pPr>
              <w:spacing w:before="60"/>
              <w:rPr>
                <w:rFonts w:ascii="Arial" w:hAnsi="Arial" w:cs="Arial"/>
                <w:sz w:val="16"/>
              </w:rPr>
            </w:pPr>
            <w:r w:rsidRPr="006034FF">
              <w:rPr>
                <w:rFonts w:ascii="Arial" w:hAnsi="Arial" w:cs="Arial"/>
                <w:sz w:val="16"/>
              </w:rPr>
              <w:t>HwTorque_HwNm_T_f32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float32</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-10.0</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10.0</w:t>
            </w:r>
          </w:p>
        </w:tc>
      </w:tr>
      <w:tr w:rsidR="004400B6" w:rsidTr="00A83FFC">
        <w:tc>
          <w:tcPr>
            <w:tcW w:w="1779" w:type="dxa"/>
          </w:tcPr>
          <w:p w:rsidR="004400B6" w:rsidRDefault="004400B6" w:rsidP="00332321">
            <w:pPr>
              <w:spacing w:before="60"/>
              <w:rPr>
                <w:rFonts w:ascii="Arial" w:hAnsi="Arial" w:cs="Arial"/>
                <w:b/>
                <w:bCs/>
                <w:sz w:val="16"/>
              </w:rPr>
            </w:pPr>
          </w:p>
        </w:tc>
        <w:tc>
          <w:tcPr>
            <w:tcW w:w="4179" w:type="dxa"/>
            <w:vAlign w:val="center"/>
          </w:tcPr>
          <w:p w:rsidR="004400B6" w:rsidRDefault="006034FF" w:rsidP="00A83FFC">
            <w:pPr>
              <w:spacing w:before="60"/>
              <w:rPr>
                <w:rFonts w:ascii="Arial" w:hAnsi="Arial" w:cs="Arial"/>
                <w:sz w:val="16"/>
              </w:rPr>
            </w:pPr>
            <w:r w:rsidRPr="006034FF">
              <w:rPr>
                <w:rFonts w:ascii="Arial" w:hAnsi="Arial" w:cs="Arial"/>
                <w:sz w:val="16"/>
              </w:rPr>
              <w:t>PrevEOTGain_Uls_T_f32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0.0</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w:t>
            </w:r>
          </w:p>
        </w:tc>
      </w:tr>
      <w:tr w:rsidR="004400B6" w:rsidTr="00A83FFC">
        <w:tc>
          <w:tcPr>
            <w:tcW w:w="1779" w:type="dxa"/>
          </w:tcPr>
          <w:p w:rsidR="004400B6" w:rsidRDefault="004400B6" w:rsidP="00332321">
            <w:pPr>
              <w:spacing w:before="60"/>
              <w:rPr>
                <w:rFonts w:ascii="Arial" w:hAnsi="Arial" w:cs="Arial"/>
                <w:b/>
                <w:bCs/>
                <w:sz w:val="16"/>
              </w:rPr>
            </w:pPr>
          </w:p>
        </w:tc>
        <w:tc>
          <w:tcPr>
            <w:tcW w:w="4179" w:type="dxa"/>
            <w:vAlign w:val="center"/>
          </w:tcPr>
          <w:p w:rsidR="004400B6" w:rsidRDefault="004400B6"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r>
      <w:tr w:rsidR="006034FF" w:rsidTr="00A83FFC">
        <w:tc>
          <w:tcPr>
            <w:tcW w:w="1779" w:type="dxa"/>
          </w:tcPr>
          <w:p w:rsidR="006034FF" w:rsidRDefault="006034FF" w:rsidP="00332321">
            <w:pPr>
              <w:spacing w:before="60"/>
              <w:rPr>
                <w:rFonts w:ascii="Arial" w:hAnsi="Arial" w:cs="Arial"/>
                <w:b/>
                <w:bCs/>
                <w:sz w:val="16"/>
              </w:rPr>
            </w:pPr>
          </w:p>
        </w:tc>
        <w:tc>
          <w:tcPr>
            <w:tcW w:w="4179" w:type="dxa"/>
            <w:vAlign w:val="center"/>
          </w:tcPr>
          <w:p w:rsidR="006034FF" w:rsidRPr="00A871BD" w:rsidRDefault="006034FF" w:rsidP="00A83FFC">
            <w:pPr>
              <w:spacing w:before="60"/>
              <w:rPr>
                <w:rFonts w:ascii="Arial" w:hAnsi="Arial" w:cs="Arial"/>
                <w:sz w:val="16"/>
              </w:rPr>
            </w:pPr>
            <w:r>
              <w:rPr>
                <w:rFonts w:ascii="Arial" w:hAnsi="Arial" w:cs="Arial"/>
                <w:sz w:val="16"/>
              </w:rPr>
              <w:t>*</w:t>
            </w:r>
            <w:r>
              <w:t xml:space="preserve"> </w:t>
            </w:r>
            <w:r w:rsidRPr="006034FF">
              <w:rPr>
                <w:rFonts w:ascii="Arial" w:hAnsi="Arial" w:cs="Arial"/>
                <w:sz w:val="16"/>
              </w:rPr>
              <w:t>FiltHwTrqPtr_HwNm_T_f32</w:t>
            </w:r>
          </w:p>
        </w:tc>
        <w:tc>
          <w:tcPr>
            <w:tcW w:w="990" w:type="dxa"/>
            <w:vAlign w:val="center"/>
          </w:tcPr>
          <w:p w:rsidR="006034FF" w:rsidRPr="00847E99" w:rsidRDefault="006034FF" w:rsidP="00A83FFC">
            <w:pPr>
              <w:rPr>
                <w:rFonts w:ascii="Arial" w:hAnsi="Arial" w:cs="Arial"/>
                <w:sz w:val="16"/>
              </w:rPr>
            </w:pPr>
            <w:r>
              <w:rPr>
                <w:rFonts w:ascii="Arial" w:hAnsi="Arial" w:cs="Arial"/>
                <w:sz w:val="16"/>
              </w:rPr>
              <w:t>float32</w:t>
            </w:r>
          </w:p>
        </w:tc>
        <w:tc>
          <w:tcPr>
            <w:tcW w:w="990" w:type="dxa"/>
            <w:vAlign w:val="center"/>
          </w:tcPr>
          <w:p w:rsidR="006034FF" w:rsidRDefault="006034FF" w:rsidP="00A83FFC">
            <w:pPr>
              <w:spacing w:before="60"/>
              <w:rPr>
                <w:rFonts w:ascii="Arial" w:hAnsi="Arial" w:cs="Arial"/>
                <w:sz w:val="16"/>
              </w:rPr>
            </w:pPr>
            <w:r>
              <w:rPr>
                <w:rFonts w:ascii="Arial" w:hAnsi="Arial" w:cs="Arial"/>
                <w:sz w:val="16"/>
              </w:rPr>
              <w:t>-10.0</w:t>
            </w:r>
          </w:p>
        </w:tc>
        <w:tc>
          <w:tcPr>
            <w:tcW w:w="990" w:type="dxa"/>
            <w:vAlign w:val="center"/>
          </w:tcPr>
          <w:p w:rsidR="006034FF" w:rsidRDefault="006034FF" w:rsidP="00A83FFC">
            <w:pPr>
              <w:spacing w:before="60"/>
              <w:rPr>
                <w:rFonts w:ascii="Arial" w:hAnsi="Arial" w:cs="Arial"/>
                <w:sz w:val="16"/>
              </w:rPr>
            </w:pPr>
            <w:r>
              <w:rPr>
                <w:rFonts w:ascii="Arial" w:hAnsi="Arial" w:cs="Arial"/>
                <w:sz w:val="16"/>
              </w:rPr>
              <w:t>10.0</w:t>
            </w:r>
          </w:p>
        </w:tc>
      </w:tr>
      <w:tr w:rsidR="004400B6" w:rsidTr="00A83FFC">
        <w:tc>
          <w:tcPr>
            <w:tcW w:w="1779" w:type="dxa"/>
          </w:tcPr>
          <w:p w:rsidR="004400B6" w:rsidRDefault="004400B6" w:rsidP="00332321">
            <w:pPr>
              <w:spacing w:before="60"/>
              <w:rPr>
                <w:rFonts w:ascii="Arial" w:hAnsi="Arial" w:cs="Arial"/>
                <w:b/>
                <w:bCs/>
                <w:sz w:val="16"/>
              </w:rPr>
            </w:pPr>
            <w:r>
              <w:rPr>
                <w:rFonts w:ascii="Arial" w:hAnsi="Arial" w:cs="Arial"/>
                <w:b/>
                <w:bCs/>
                <w:sz w:val="16"/>
              </w:rPr>
              <w:t>Return Value</w:t>
            </w:r>
          </w:p>
        </w:tc>
        <w:tc>
          <w:tcPr>
            <w:tcW w:w="4179" w:type="dxa"/>
            <w:vAlign w:val="center"/>
          </w:tcPr>
          <w:p w:rsidR="004400B6" w:rsidRDefault="004400B6" w:rsidP="00A83FFC">
            <w:pPr>
              <w:spacing w:before="60"/>
              <w:rPr>
                <w:rFonts w:ascii="Arial" w:hAnsi="Arial" w:cs="Arial"/>
                <w:sz w:val="16"/>
              </w:rPr>
            </w:pPr>
            <w:r w:rsidRPr="00A871BD">
              <w:rPr>
                <w:rFonts w:ascii="Arial" w:hAnsi="Arial" w:cs="Arial"/>
                <w:sz w:val="16"/>
              </w:rPr>
              <w:t>LimitPos_HwDeg_T_f32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r>
    </w:tbl>
    <w:p w:rsidR="004400B6" w:rsidRDefault="004400B6" w:rsidP="004400B6">
      <w:pPr>
        <w:pStyle w:val="Heading4"/>
      </w:pPr>
      <w:r>
        <w:t>Description</w:t>
      </w:r>
    </w:p>
    <w:p w:rsidR="00AF5E63" w:rsidRDefault="007E4FB6" w:rsidP="00AF5E63">
      <w:pPr>
        <w:spacing w:after="0"/>
        <w:jc w:val="center"/>
        <w:rPr>
          <w:rFonts w:ascii="Arial" w:hAnsi="Arial"/>
          <w:b/>
          <w:kern w:val="28"/>
          <w:sz w:val="28"/>
        </w:rPr>
      </w:pPr>
      <w:r>
        <w:fldChar w:fldCharType="begin"/>
      </w:r>
      <w:r>
        <w:fldChar w:fldCharType="end"/>
      </w:r>
      <w:r w:rsidR="002A07E6">
        <w:object w:dxaOrig="7395" w:dyaOrig="9075">
          <v:shape id="_x0000_i1031" type="#_x0000_t75" style="width:318.05pt;height:390.05pt" o:ole="">
            <v:imagedata r:id="rId23" o:title=""/>
          </v:shape>
          <o:OLEObject Type="Embed" ProgID="Visio.Drawing.11" ShapeID="_x0000_i1031" DrawAspect="Content" ObjectID="_1465205021" r:id="rId24"/>
        </w:object>
      </w:r>
      <w:r w:rsidR="00AC2D94">
        <w:t xml:space="preserve"> </w:t>
      </w:r>
      <w:r w:rsidR="00AF5E63">
        <w:br w:type="page"/>
      </w:r>
    </w:p>
    <w:p w:rsidR="00BE23F9" w:rsidRDefault="00BE23F9" w:rsidP="00BE23F9">
      <w:pPr>
        <w:pStyle w:val="Heading3"/>
      </w:pPr>
      <w:r>
        <w:t>End of Travel Impact (Soft Stops) – Calculate Enter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4084"/>
        <w:gridCol w:w="974"/>
        <w:gridCol w:w="979"/>
        <w:gridCol w:w="1151"/>
      </w:tblGrid>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Function Name</w:t>
            </w: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SES_CalcEnterGain</w:t>
            </w:r>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Max</w:t>
            </w:r>
          </w:p>
        </w:tc>
      </w:tr>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BE23F9" w:rsidRDefault="00BE23F9" w:rsidP="00BE23F9">
            <w:pPr>
              <w:spacing w:before="60"/>
              <w:rPr>
                <w:rFonts w:ascii="Arial" w:hAnsi="Arial" w:cs="Arial"/>
                <w:sz w:val="16"/>
              </w:rPr>
            </w:pPr>
            <w:r>
              <w:rPr>
                <w:rFonts w:ascii="Arial" w:hAnsi="Arial" w:cs="Arial"/>
                <w:sz w:val="16"/>
              </w:rPr>
              <w:t>HandWheelPos_HwDeg_T_f32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r>
      <w:tr w:rsidR="00BE23F9" w:rsidTr="00BE23F9">
        <w:tc>
          <w:tcPr>
            <w:tcW w:w="1779" w:type="dxa"/>
            <w:vAlign w:val="center"/>
          </w:tcPr>
          <w:p w:rsidR="00BE23F9" w:rsidRDefault="00BE23F9" w:rsidP="00BE23F9">
            <w:pPr>
              <w:spacing w:before="60"/>
              <w:rPr>
                <w:rFonts w:ascii="Arial" w:hAnsi="Arial" w:cs="Arial"/>
                <w:b/>
                <w:bCs/>
                <w:sz w:val="16"/>
              </w:rPr>
            </w:pP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LimitPosition_HwDeg_T_f32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r>
      <w:tr w:rsidR="00BE23F9" w:rsidTr="00BE23F9">
        <w:tc>
          <w:tcPr>
            <w:tcW w:w="1779" w:type="dxa"/>
            <w:vAlign w:val="center"/>
          </w:tcPr>
          <w:p w:rsidR="00BE23F9" w:rsidRDefault="00BE23F9" w:rsidP="00BE23F9">
            <w:pPr>
              <w:spacing w:before="60"/>
              <w:rPr>
                <w:rFonts w:ascii="Arial" w:hAnsi="Arial" w:cs="Arial"/>
                <w:b/>
                <w:bCs/>
                <w:sz w:val="16"/>
              </w:rPr>
            </w:pP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VehicleSpeed_Kph_T_f32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0.0</w:t>
            </w:r>
          </w:p>
        </w:tc>
        <w:tc>
          <w:tcPr>
            <w:tcW w:w="990" w:type="dxa"/>
            <w:vAlign w:val="center"/>
          </w:tcPr>
          <w:p w:rsidR="00BE23F9" w:rsidRDefault="00BE26AE" w:rsidP="00BE23F9">
            <w:pPr>
              <w:spacing w:before="60"/>
              <w:rPr>
                <w:rFonts w:ascii="Arial" w:hAnsi="Arial" w:cs="Arial"/>
                <w:sz w:val="16"/>
              </w:rPr>
            </w:pPr>
            <w:r w:rsidRPr="00BE26AE">
              <w:rPr>
                <w:rFonts w:ascii="Arial" w:hAnsi="Arial" w:cs="Arial"/>
                <w:sz w:val="16"/>
              </w:rPr>
              <w:t>511.9921875</w:t>
            </w:r>
          </w:p>
        </w:tc>
      </w:tr>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Return Value</w:t>
            </w: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EOTEnterGain_Uls_T_f32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0.0</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1.0</w:t>
            </w:r>
          </w:p>
        </w:tc>
      </w:tr>
    </w:tbl>
    <w:p w:rsidR="00BE23F9" w:rsidRDefault="00BE23F9" w:rsidP="00BE23F9">
      <w:pPr>
        <w:pStyle w:val="Heading4"/>
      </w:pPr>
      <w:r>
        <w:lastRenderedPageBreak/>
        <w:t>Description</w:t>
      </w:r>
    </w:p>
    <w:p w:rsidR="00C96B85" w:rsidRDefault="002A07E6" w:rsidP="00945B68">
      <w:pPr>
        <w:spacing w:after="0"/>
        <w:jc w:val="center"/>
      </w:pPr>
      <w:r>
        <w:object w:dxaOrig="7695" w:dyaOrig="9570">
          <v:shape id="_x0000_i1032" type="#_x0000_t75" style="width:355.6pt;height:443.25pt" o:ole="">
            <v:imagedata r:id="rId25" o:title=""/>
          </v:shape>
          <o:OLEObject Type="Embed" ProgID="Visio.Drawing.11" ShapeID="_x0000_i1032" DrawAspect="Content" ObjectID="_1465205022" r:id="rId26"/>
        </w:object>
      </w:r>
    </w:p>
    <w:p w:rsidR="00C96B85" w:rsidRDefault="00C96B85" w:rsidP="00945B68">
      <w:pPr>
        <w:spacing w:after="0"/>
        <w:jc w:val="center"/>
      </w:pPr>
    </w:p>
    <w:p w:rsidR="009137F6" w:rsidRDefault="009137F6" w:rsidP="009137F6">
      <w:pPr>
        <w:pStyle w:val="Heading3"/>
      </w:pPr>
      <w:r>
        <w:t xml:space="preserve">End of Travel Impact (Soft Stops) – Calculate </w:t>
      </w:r>
      <w:r w:rsidR="00332D06">
        <w:t>EOT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9137F6" w:rsidTr="00AC2D94">
        <w:tc>
          <w:tcPr>
            <w:tcW w:w="1779" w:type="dxa"/>
            <w:vAlign w:val="center"/>
          </w:tcPr>
          <w:p w:rsidR="009137F6" w:rsidRDefault="009137F6"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9137F6" w:rsidRDefault="00332D06" w:rsidP="00AC2D94">
            <w:pPr>
              <w:spacing w:before="60"/>
              <w:rPr>
                <w:rFonts w:ascii="Arial" w:hAnsi="Arial" w:cs="Arial"/>
                <w:sz w:val="16"/>
              </w:rPr>
            </w:pPr>
            <w:r w:rsidRPr="00332D06">
              <w:rPr>
                <w:rFonts w:ascii="Arial" w:hAnsi="Arial" w:cs="Arial"/>
                <w:sz w:val="16"/>
              </w:rPr>
              <w:t>SES_CalcEOTGain</w:t>
            </w:r>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Max</w:t>
            </w:r>
          </w:p>
        </w:tc>
      </w:tr>
      <w:tr w:rsidR="009137F6" w:rsidTr="00AC2D94">
        <w:tc>
          <w:tcPr>
            <w:tcW w:w="1779" w:type="dxa"/>
            <w:vAlign w:val="center"/>
          </w:tcPr>
          <w:p w:rsidR="009137F6" w:rsidRDefault="009137F6"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9137F6" w:rsidRDefault="00332D06" w:rsidP="00332D06">
            <w:pPr>
              <w:spacing w:before="60"/>
              <w:rPr>
                <w:rFonts w:ascii="Arial" w:hAnsi="Arial" w:cs="Arial"/>
                <w:sz w:val="16"/>
              </w:rPr>
            </w:pPr>
            <w:r>
              <w:rPr>
                <w:rFonts w:ascii="Arial" w:hAnsi="Arial" w:cs="Arial"/>
                <w:sz w:val="16"/>
              </w:rPr>
              <w:t>EOTEnterGain_Uls_T_f32</w:t>
            </w:r>
          </w:p>
        </w:tc>
        <w:tc>
          <w:tcPr>
            <w:tcW w:w="990" w:type="dxa"/>
            <w:vAlign w:val="center"/>
          </w:tcPr>
          <w:p w:rsidR="009137F6" w:rsidRDefault="009137F6" w:rsidP="00AC2D94">
            <w:pPr>
              <w:spacing w:before="60"/>
              <w:rPr>
                <w:rFonts w:ascii="Arial" w:hAnsi="Arial" w:cs="Arial"/>
                <w:sz w:val="16"/>
              </w:rPr>
            </w:pPr>
            <w:r>
              <w:rPr>
                <w:rFonts w:ascii="Arial" w:hAnsi="Arial" w:cs="Arial"/>
                <w:sz w:val="16"/>
              </w:rPr>
              <w:t>float32</w:t>
            </w:r>
          </w:p>
        </w:tc>
        <w:tc>
          <w:tcPr>
            <w:tcW w:w="990" w:type="dxa"/>
            <w:vAlign w:val="center"/>
          </w:tcPr>
          <w:p w:rsidR="009137F6" w:rsidRDefault="00332D06" w:rsidP="00AC2D94">
            <w:pPr>
              <w:spacing w:before="60"/>
              <w:rPr>
                <w:rFonts w:ascii="Arial" w:hAnsi="Arial" w:cs="Arial"/>
                <w:sz w:val="16"/>
              </w:rPr>
            </w:pPr>
            <w:r>
              <w:rPr>
                <w:rFonts w:ascii="Arial" w:hAnsi="Arial" w:cs="Arial"/>
                <w:sz w:val="16"/>
              </w:rPr>
              <w:t>0.0</w:t>
            </w:r>
          </w:p>
        </w:tc>
        <w:tc>
          <w:tcPr>
            <w:tcW w:w="990" w:type="dxa"/>
            <w:vAlign w:val="center"/>
          </w:tcPr>
          <w:p w:rsidR="009137F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EOTExitGain_Uls_T_f32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bl>
    <w:p w:rsidR="009137F6" w:rsidRDefault="009137F6" w:rsidP="009137F6">
      <w:pPr>
        <w:pStyle w:val="Heading4"/>
      </w:pPr>
      <w:r>
        <w:lastRenderedPageBreak/>
        <w:t>Description</w:t>
      </w:r>
    </w:p>
    <w:p w:rsidR="00332D06" w:rsidRDefault="002A07E6" w:rsidP="00945B68">
      <w:pPr>
        <w:spacing w:after="0"/>
        <w:jc w:val="center"/>
      </w:pPr>
      <w:r>
        <w:object w:dxaOrig="9555" w:dyaOrig="4830">
          <v:shape id="_x0000_i1033" type="#_x0000_t75" style="width:431.35pt;height:217.9pt" o:ole="">
            <v:imagedata r:id="rId27" o:title=""/>
          </v:shape>
          <o:OLEObject Type="Embed" ProgID="Visio.Drawing.11" ShapeID="_x0000_i1033" DrawAspect="Content" ObjectID="_1465205023" r:id="rId28"/>
        </w:object>
      </w:r>
    </w:p>
    <w:p w:rsidR="00332D06" w:rsidRDefault="00332D06" w:rsidP="00945B68">
      <w:pPr>
        <w:spacing w:after="0"/>
        <w:jc w:val="center"/>
      </w:pPr>
    </w:p>
    <w:p w:rsidR="00332D06" w:rsidRDefault="00332D06" w:rsidP="00945B68">
      <w:pPr>
        <w:spacing w:after="0"/>
        <w:jc w:val="center"/>
      </w:pPr>
    </w:p>
    <w:p w:rsidR="00332D06" w:rsidRDefault="00332D06">
      <w:pPr>
        <w:spacing w:after="0"/>
      </w:pPr>
      <w:r>
        <w:br w:type="page"/>
      </w:r>
    </w:p>
    <w:p w:rsidR="00332D06" w:rsidRDefault="00332D06" w:rsidP="00332D06">
      <w:pPr>
        <w:pStyle w:val="Heading3"/>
      </w:pPr>
      <w:r>
        <w:t>End of Travel Impact (Soft Stops) – Low Pass Filter</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SES_FiltEOTGain</w:t>
            </w:r>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Max</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EOTGain_Uls_T_f32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FiltEOTGain_Uls_T_f32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bl>
    <w:p w:rsidR="00332D06" w:rsidRDefault="00332D06" w:rsidP="00332D06">
      <w:pPr>
        <w:pStyle w:val="Heading4"/>
      </w:pPr>
      <w:r>
        <w:t>Description</w:t>
      </w:r>
    </w:p>
    <w:p w:rsidR="00DF5E96" w:rsidRDefault="00470E06" w:rsidP="00945B68">
      <w:pPr>
        <w:spacing w:after="0"/>
        <w:jc w:val="center"/>
      </w:pPr>
      <w:r>
        <w:object w:dxaOrig="9480" w:dyaOrig="7950">
          <v:shape id="_x0000_i1034" type="#_x0000_t75" style="width:447.65pt;height:373.15pt" o:ole="">
            <v:imagedata r:id="rId29" o:title=""/>
          </v:shape>
          <o:OLEObject Type="Embed" ProgID="Visio.Drawing.11" ShapeID="_x0000_i1034" DrawAspect="Content" ObjectID="_1465205024" r:id="rId30"/>
        </w:object>
      </w:r>
    </w:p>
    <w:p w:rsidR="00DF5E96" w:rsidRDefault="00DF5E96">
      <w:pPr>
        <w:spacing w:after="0"/>
      </w:pPr>
      <w:r>
        <w:br w:type="page"/>
      </w:r>
    </w:p>
    <w:p w:rsidR="008C25A1" w:rsidRDefault="008C25A1" w:rsidP="008C25A1">
      <w:pPr>
        <w:pStyle w:val="Heading3"/>
      </w:pPr>
      <w:r>
        <w:t>End of Travel Impact (Soft Stops) – Calculate EOT Damping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4084"/>
        <w:gridCol w:w="974"/>
        <w:gridCol w:w="979"/>
        <w:gridCol w:w="1151"/>
      </w:tblGrid>
      <w:tr w:rsidR="008C25A1" w:rsidTr="00AC2D94">
        <w:tc>
          <w:tcPr>
            <w:tcW w:w="1779" w:type="dxa"/>
            <w:vAlign w:val="center"/>
          </w:tcPr>
          <w:p w:rsidR="008C25A1" w:rsidRDefault="008C25A1"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8C25A1" w:rsidRDefault="008C25A1" w:rsidP="00AC2D94">
            <w:pPr>
              <w:spacing w:before="60"/>
              <w:rPr>
                <w:rFonts w:ascii="Arial" w:hAnsi="Arial" w:cs="Arial"/>
                <w:sz w:val="16"/>
              </w:rPr>
            </w:pPr>
            <w:r w:rsidRPr="008C25A1">
              <w:rPr>
                <w:rFonts w:ascii="Arial" w:hAnsi="Arial" w:cs="Arial"/>
                <w:sz w:val="16"/>
              </w:rPr>
              <w:t>SES_CalcEOTDamp</w:t>
            </w:r>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Max</w:t>
            </w:r>
          </w:p>
        </w:tc>
      </w:tr>
      <w:tr w:rsidR="008C25A1" w:rsidTr="008C25A1">
        <w:tc>
          <w:tcPr>
            <w:tcW w:w="1779" w:type="dxa"/>
            <w:vAlign w:val="center"/>
          </w:tcPr>
          <w:p w:rsidR="008C25A1" w:rsidRDefault="008C25A1" w:rsidP="008C25A1">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8C25A1" w:rsidRDefault="008C25A1" w:rsidP="008C25A1">
            <w:pPr>
              <w:spacing w:before="60"/>
              <w:rPr>
                <w:rFonts w:ascii="Arial" w:hAnsi="Arial" w:cs="Arial"/>
                <w:sz w:val="16"/>
              </w:rPr>
            </w:pPr>
            <w:r w:rsidRPr="008C25A1">
              <w:rPr>
                <w:rFonts w:ascii="Arial" w:hAnsi="Arial" w:cs="Arial"/>
                <w:sz w:val="16"/>
              </w:rPr>
              <w:t>CwEOT_HwDeg_T_f32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float32</w:t>
            </w:r>
          </w:p>
        </w:tc>
        <w:tc>
          <w:tcPr>
            <w:tcW w:w="990" w:type="dxa"/>
            <w:vAlign w:val="center"/>
          </w:tcPr>
          <w:p w:rsidR="008C25A1" w:rsidRDefault="00443BF5" w:rsidP="008C25A1">
            <w:pPr>
              <w:spacing w:before="60"/>
              <w:rPr>
                <w:rFonts w:ascii="Arial" w:hAnsi="Arial" w:cs="Arial"/>
                <w:sz w:val="16"/>
              </w:rPr>
            </w:pPr>
            <w:r>
              <w:rPr>
                <w:rFonts w:ascii="Arial" w:hAnsi="Arial" w:cs="Arial"/>
                <w:sz w:val="16"/>
              </w:rPr>
              <w:t>0.0</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CcwEOT_HwDeg_T_f32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c>
          <w:tcPr>
            <w:tcW w:w="990" w:type="dxa"/>
            <w:vAlign w:val="center"/>
          </w:tcPr>
          <w:p w:rsidR="008C25A1" w:rsidRDefault="00443BF5" w:rsidP="00443BF5">
            <w:pPr>
              <w:spacing w:before="60"/>
              <w:rPr>
                <w:rFonts w:ascii="Arial" w:hAnsi="Arial" w:cs="Arial"/>
                <w:sz w:val="16"/>
              </w:rPr>
            </w:pPr>
            <w:r>
              <w:rPr>
                <w:rFonts w:ascii="Arial" w:hAnsi="Arial" w:cs="Arial"/>
                <w:sz w:val="16"/>
              </w:rPr>
              <w:t>0.0</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VehicleSpeed_Kph_T_f32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0</w:t>
            </w:r>
          </w:p>
        </w:tc>
        <w:tc>
          <w:tcPr>
            <w:tcW w:w="990" w:type="dxa"/>
            <w:vAlign w:val="center"/>
          </w:tcPr>
          <w:p w:rsidR="008C25A1" w:rsidRDefault="00BE26AE" w:rsidP="00BE26AE">
            <w:pPr>
              <w:spacing w:before="60"/>
              <w:rPr>
                <w:rFonts w:ascii="Arial" w:hAnsi="Arial" w:cs="Arial"/>
                <w:sz w:val="16"/>
              </w:rPr>
            </w:pPr>
            <w:r>
              <w:rPr>
                <w:rFonts w:ascii="Arial" w:hAnsi="Arial" w:cs="Arial"/>
                <w:sz w:val="16"/>
              </w:rPr>
              <w:t>511.9921875</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HandWheelPos_HwDeg_T_f32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MotorVel_MtrRadpS_T_f32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Pr="00EA2D4D" w:rsidRDefault="008C25A1" w:rsidP="003F3115">
            <w:pPr>
              <w:spacing w:before="60"/>
              <w:rPr>
                <w:rFonts w:ascii="Arial" w:hAnsi="Arial" w:cs="Arial"/>
                <w:color w:val="FF0000"/>
                <w:sz w:val="16"/>
              </w:rPr>
            </w:pPr>
            <w:r w:rsidRPr="00EA2D4D">
              <w:rPr>
                <w:rFonts w:ascii="Arial" w:hAnsi="Arial" w:cs="Arial"/>
                <w:color w:val="FF0000"/>
                <w:sz w:val="16"/>
              </w:rPr>
              <w:t>-</w:t>
            </w:r>
            <w:r w:rsidR="00801566" w:rsidRPr="00EA2D4D">
              <w:rPr>
                <w:rFonts w:ascii="Arial" w:hAnsi="Arial" w:cs="Arial"/>
                <w:color w:val="FF0000"/>
                <w:sz w:val="16"/>
              </w:rPr>
              <w:t>1</w:t>
            </w:r>
            <w:r w:rsidR="003F3115" w:rsidRPr="00EA2D4D">
              <w:rPr>
                <w:rFonts w:ascii="Arial" w:hAnsi="Arial" w:cs="Arial"/>
                <w:color w:val="FF0000"/>
                <w:sz w:val="16"/>
              </w:rPr>
              <w:t>118</w:t>
            </w:r>
            <w:del w:id="71" w:author="Sheetal Wadichar" w:date="2014-02-23T12:39:00Z">
              <w:r w:rsidR="00801566" w:rsidRPr="00EA2D4D" w:rsidDel="003F3115">
                <w:rPr>
                  <w:rFonts w:ascii="Arial" w:hAnsi="Arial" w:cs="Arial"/>
                  <w:color w:val="FF0000"/>
                  <w:sz w:val="16"/>
                </w:rPr>
                <w:delText>0</w:delText>
              </w:r>
            </w:del>
          </w:p>
        </w:tc>
        <w:tc>
          <w:tcPr>
            <w:tcW w:w="990" w:type="dxa"/>
            <w:vAlign w:val="center"/>
          </w:tcPr>
          <w:p w:rsidR="008C25A1" w:rsidRPr="00EA2D4D" w:rsidRDefault="00801566" w:rsidP="003F3115">
            <w:pPr>
              <w:spacing w:before="60"/>
              <w:rPr>
                <w:rFonts w:ascii="Arial" w:hAnsi="Arial" w:cs="Arial"/>
                <w:color w:val="FF0000"/>
                <w:sz w:val="16"/>
              </w:rPr>
            </w:pPr>
            <w:r w:rsidRPr="00EA2D4D">
              <w:rPr>
                <w:rFonts w:ascii="Arial" w:hAnsi="Arial" w:cs="Arial"/>
                <w:color w:val="FF0000"/>
                <w:sz w:val="16"/>
              </w:rPr>
              <w:t>1</w:t>
            </w:r>
            <w:r w:rsidR="003F3115" w:rsidRPr="00EA2D4D">
              <w:rPr>
                <w:rFonts w:ascii="Arial" w:hAnsi="Arial" w:cs="Arial"/>
                <w:color w:val="FF0000"/>
                <w:sz w:val="16"/>
              </w:rPr>
              <w:t>118</w:t>
            </w:r>
          </w:p>
        </w:tc>
      </w:tr>
      <w:tr w:rsidR="008C25A1" w:rsidTr="008C25A1">
        <w:tc>
          <w:tcPr>
            <w:tcW w:w="1779" w:type="dxa"/>
            <w:vAlign w:val="center"/>
          </w:tcPr>
          <w:p w:rsidR="008C25A1" w:rsidRDefault="008C25A1" w:rsidP="008C25A1">
            <w:pPr>
              <w:spacing w:before="60"/>
              <w:rPr>
                <w:rFonts w:ascii="Arial" w:hAnsi="Arial" w:cs="Arial"/>
                <w:b/>
                <w:bCs/>
                <w:sz w:val="16"/>
              </w:rPr>
            </w:pPr>
            <w:r>
              <w:rPr>
                <w:rFonts w:ascii="Arial" w:hAnsi="Arial" w:cs="Arial"/>
                <w:b/>
                <w:bCs/>
                <w:sz w:val="16"/>
              </w:rPr>
              <w:t>Return Value</w:t>
            </w:r>
          </w:p>
        </w:tc>
        <w:tc>
          <w:tcPr>
            <w:tcW w:w="4179" w:type="dxa"/>
            <w:vAlign w:val="center"/>
          </w:tcPr>
          <w:p w:rsidR="008C25A1" w:rsidRDefault="008C25A1" w:rsidP="008C25A1">
            <w:pPr>
              <w:spacing w:before="60"/>
              <w:rPr>
                <w:rFonts w:ascii="Arial" w:hAnsi="Arial" w:cs="Arial"/>
                <w:sz w:val="16"/>
              </w:rPr>
            </w:pPr>
            <w:r w:rsidRPr="008C25A1">
              <w:rPr>
                <w:rFonts w:ascii="Arial" w:hAnsi="Arial" w:cs="Arial"/>
                <w:sz w:val="16"/>
              </w:rPr>
              <w:t>EOTDamping_MtrNm_T_f32</w:t>
            </w:r>
          </w:p>
        </w:tc>
        <w:tc>
          <w:tcPr>
            <w:tcW w:w="990" w:type="dxa"/>
            <w:vAlign w:val="center"/>
          </w:tcPr>
          <w:p w:rsidR="008C25A1" w:rsidRDefault="008C25A1" w:rsidP="008C25A1">
            <w:r w:rsidRPr="00847E99">
              <w:rPr>
                <w:rFonts w:ascii="Arial" w:hAnsi="Arial" w:cs="Arial"/>
                <w:sz w:val="16"/>
              </w:rPr>
              <w:t>float32</w:t>
            </w:r>
          </w:p>
        </w:tc>
        <w:tc>
          <w:tcPr>
            <w:tcW w:w="990" w:type="dxa"/>
            <w:vAlign w:val="center"/>
          </w:tcPr>
          <w:p w:rsidR="008C25A1" w:rsidRDefault="00A1018C" w:rsidP="00BE26AE">
            <w:pPr>
              <w:spacing w:before="60"/>
              <w:rPr>
                <w:rFonts w:ascii="Arial" w:hAnsi="Arial" w:cs="Arial"/>
                <w:sz w:val="16"/>
              </w:rPr>
            </w:pPr>
            <w:r>
              <w:rPr>
                <w:rFonts w:ascii="Arial" w:hAnsi="Arial" w:cs="Arial"/>
                <w:sz w:val="16"/>
              </w:rPr>
              <w:t>-20.25</w:t>
            </w:r>
          </w:p>
        </w:tc>
        <w:tc>
          <w:tcPr>
            <w:tcW w:w="990" w:type="dxa"/>
            <w:vAlign w:val="center"/>
          </w:tcPr>
          <w:p w:rsidR="008C25A1" w:rsidRDefault="00A1018C" w:rsidP="00BE26AE">
            <w:pPr>
              <w:spacing w:before="60"/>
              <w:rPr>
                <w:rFonts w:ascii="Arial" w:hAnsi="Arial" w:cs="Arial"/>
                <w:sz w:val="16"/>
              </w:rPr>
            </w:pPr>
            <w:r>
              <w:rPr>
                <w:rFonts w:ascii="Arial" w:hAnsi="Arial" w:cs="Arial"/>
                <w:sz w:val="16"/>
              </w:rPr>
              <w:t>20.25</w:t>
            </w:r>
          </w:p>
        </w:tc>
      </w:tr>
    </w:tbl>
    <w:p w:rsidR="008C25A1" w:rsidRDefault="008C25A1" w:rsidP="008C25A1">
      <w:pPr>
        <w:pStyle w:val="Heading4"/>
      </w:pPr>
      <w:r>
        <w:t>Description</w:t>
      </w:r>
    </w:p>
    <w:p w:rsidR="008C25A1" w:rsidRDefault="002A07E6" w:rsidP="00945B68">
      <w:pPr>
        <w:spacing w:after="0"/>
        <w:jc w:val="center"/>
      </w:pPr>
      <w:r>
        <w:object w:dxaOrig="10350" w:dyaOrig="9120">
          <v:shape id="_x0000_i1035" type="#_x0000_t75" style="width:429.5pt;height:378.8pt" o:ole="">
            <v:imagedata r:id="rId31" o:title=""/>
          </v:shape>
          <o:OLEObject Type="Embed" ProgID="Visio.Drawing.11" ShapeID="_x0000_i1035" DrawAspect="Content" ObjectID="_1465205025" r:id="rId32"/>
        </w:object>
      </w:r>
    </w:p>
    <w:p w:rsidR="000E2169" w:rsidRDefault="00462CAB" w:rsidP="00945B68">
      <w:pPr>
        <w:spacing w:after="0"/>
        <w:jc w:val="center"/>
      </w:pPr>
      <w:del w:id="72" w:author="Sengottaiyan, Selva" w:date="2014-01-24T10:16:00Z">
        <w:r w:rsidDel="00153B1E">
          <w:object w:dxaOrig="8638" w:dyaOrig="8020">
            <v:shape id="_x0000_i1036" type="#_x0000_t75" style="width:6in;height:409.45pt" o:ole="">
              <v:imagedata r:id="rId33" o:title=""/>
            </v:shape>
            <o:OLEObject Type="Embed" ProgID="Visio.Drawing.11" ShapeID="_x0000_i1036" DrawAspect="Content" ObjectID="_1465205026" r:id="rId34"/>
          </w:object>
        </w:r>
      </w:del>
    </w:p>
    <w:p w:rsidR="000E2169" w:rsidRDefault="000E2169">
      <w:pPr>
        <w:spacing w:after="0"/>
      </w:pPr>
      <w:r>
        <w:br w:type="page"/>
      </w:r>
      <w:ins w:id="73" w:author="Sengottaiyan, Selva" w:date="2014-01-24T10:15:00Z">
        <w:r w:rsidR="002A07E6">
          <w:object w:dxaOrig="8610" w:dyaOrig="9705">
            <v:shape id="_x0000_i1037" type="#_x0000_t75" style="width:430.75pt;height:390.7pt" o:ole="">
              <v:imagedata r:id="rId35" o:title=""/>
            </v:shape>
            <o:OLEObject Type="Embed" ProgID="Visio.Drawing.11" ShapeID="_x0000_i1037" DrawAspect="Content" ObjectID="_1465205027" r:id="rId36"/>
          </w:object>
        </w:r>
      </w:ins>
    </w:p>
    <w:p w:rsidR="000E2169" w:rsidRDefault="000E2169" w:rsidP="000E2169">
      <w:pPr>
        <w:pStyle w:val="Heading3"/>
      </w:pPr>
      <w:r>
        <w:t xml:space="preserve">End of Travel Impact (Soft Stops) – </w:t>
      </w:r>
      <w:r w:rsidR="00FB3092">
        <w:t>Soft Stop State Control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9"/>
        <w:gridCol w:w="4080"/>
        <w:gridCol w:w="979"/>
        <w:gridCol w:w="979"/>
        <w:gridCol w:w="1151"/>
      </w:tblGrid>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0E2169" w:rsidRDefault="00FB3092" w:rsidP="00AC2D94">
            <w:pPr>
              <w:spacing w:before="60"/>
              <w:rPr>
                <w:rFonts w:ascii="Arial" w:hAnsi="Arial" w:cs="Arial"/>
                <w:sz w:val="16"/>
              </w:rPr>
            </w:pPr>
            <w:r w:rsidRPr="00FB3092">
              <w:rPr>
                <w:rFonts w:ascii="Arial" w:hAnsi="Arial" w:cs="Arial"/>
                <w:sz w:val="16"/>
              </w:rPr>
              <w:t>SES_StateCtrl</w:t>
            </w:r>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Max</w:t>
            </w:r>
          </w:p>
        </w:tc>
      </w:tr>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0E2169" w:rsidRDefault="00FB3092" w:rsidP="00AC2D94">
            <w:pPr>
              <w:spacing w:before="60"/>
              <w:rPr>
                <w:rFonts w:ascii="Arial" w:hAnsi="Arial" w:cs="Arial"/>
                <w:sz w:val="16"/>
              </w:rPr>
            </w:pPr>
            <w:r w:rsidRPr="00FB3092">
              <w:rPr>
                <w:rFonts w:ascii="Arial" w:hAnsi="Arial" w:cs="Arial"/>
                <w:sz w:val="16"/>
              </w:rPr>
              <w:t>FiltHwTrq_HwNm_T_f32</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float32</w:t>
            </w:r>
          </w:p>
        </w:tc>
        <w:tc>
          <w:tcPr>
            <w:tcW w:w="990" w:type="dxa"/>
            <w:vAlign w:val="center"/>
          </w:tcPr>
          <w:p w:rsidR="000E2169" w:rsidRDefault="00F07598" w:rsidP="00AC2D94">
            <w:pPr>
              <w:spacing w:before="60"/>
              <w:rPr>
                <w:rFonts w:ascii="Arial" w:hAnsi="Arial" w:cs="Arial"/>
                <w:sz w:val="16"/>
              </w:rPr>
            </w:pPr>
            <w:r>
              <w:rPr>
                <w:rFonts w:ascii="Arial" w:hAnsi="Arial" w:cs="Arial"/>
                <w:sz w:val="16"/>
              </w:rPr>
              <w:t>-10.0</w:t>
            </w:r>
          </w:p>
        </w:tc>
        <w:tc>
          <w:tcPr>
            <w:tcW w:w="990" w:type="dxa"/>
            <w:vAlign w:val="center"/>
          </w:tcPr>
          <w:p w:rsidR="000E2169" w:rsidRDefault="00F07598" w:rsidP="00AC2D94">
            <w:pPr>
              <w:spacing w:before="60"/>
              <w:rPr>
                <w:rFonts w:ascii="Arial" w:hAnsi="Arial" w:cs="Arial"/>
                <w:sz w:val="16"/>
              </w:rPr>
            </w:pPr>
            <w:r>
              <w:rPr>
                <w:rFonts w:ascii="Arial" w:hAnsi="Arial" w:cs="Arial"/>
                <w:sz w:val="16"/>
              </w:rPr>
              <w:t>10.0</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LimitPosition_HwDeg_T_f32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-1440.11</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1440.11</w:t>
            </w:r>
          </w:p>
        </w:tc>
      </w:tr>
      <w:tr w:rsidR="00F07598" w:rsidTr="00AC2D94">
        <w:tc>
          <w:tcPr>
            <w:tcW w:w="1779" w:type="dxa"/>
            <w:vAlign w:val="center"/>
          </w:tcPr>
          <w:p w:rsidR="00F07598" w:rsidRDefault="00F07598" w:rsidP="00AC2D94">
            <w:pPr>
              <w:spacing w:before="60"/>
              <w:rPr>
                <w:rFonts w:ascii="Arial" w:hAnsi="Arial" w:cs="Arial"/>
                <w:b/>
                <w:bCs/>
                <w:sz w:val="16"/>
              </w:rPr>
            </w:pPr>
          </w:p>
        </w:tc>
        <w:tc>
          <w:tcPr>
            <w:tcW w:w="4179" w:type="dxa"/>
            <w:vAlign w:val="center"/>
          </w:tcPr>
          <w:p w:rsidR="00F07598" w:rsidRPr="00332D06" w:rsidRDefault="00F07598" w:rsidP="00AC2D94">
            <w:pPr>
              <w:spacing w:before="60"/>
              <w:rPr>
                <w:rFonts w:ascii="Arial" w:hAnsi="Arial" w:cs="Arial"/>
                <w:sz w:val="16"/>
              </w:rPr>
            </w:pPr>
            <w:r w:rsidRPr="00FB3092">
              <w:rPr>
                <w:rFonts w:ascii="Arial" w:hAnsi="Arial" w:cs="Arial"/>
                <w:sz w:val="16"/>
              </w:rPr>
              <w:t>HandWheelPos_HwDeg_T_f32</w:t>
            </w:r>
          </w:p>
        </w:tc>
        <w:tc>
          <w:tcPr>
            <w:tcW w:w="990" w:type="dxa"/>
            <w:vAlign w:val="center"/>
          </w:tcPr>
          <w:p w:rsidR="00F07598" w:rsidRDefault="00F07598" w:rsidP="00AC2D94">
            <w:r w:rsidRPr="00B01262">
              <w:rPr>
                <w:rFonts w:ascii="Arial" w:hAnsi="Arial" w:cs="Arial"/>
                <w:sz w:val="16"/>
              </w:rPr>
              <w:t>float32</w:t>
            </w:r>
          </w:p>
        </w:tc>
        <w:tc>
          <w:tcPr>
            <w:tcW w:w="990" w:type="dxa"/>
            <w:vAlign w:val="center"/>
          </w:tcPr>
          <w:p w:rsidR="00F07598" w:rsidRDefault="00F07598" w:rsidP="00AC2D94">
            <w:pPr>
              <w:spacing w:before="60"/>
              <w:rPr>
                <w:rFonts w:ascii="Arial" w:hAnsi="Arial" w:cs="Arial"/>
                <w:sz w:val="16"/>
              </w:rPr>
            </w:pPr>
            <w:r>
              <w:rPr>
                <w:rFonts w:ascii="Arial" w:hAnsi="Arial" w:cs="Arial"/>
                <w:sz w:val="16"/>
              </w:rPr>
              <w:t>-1440.11</w:t>
            </w:r>
          </w:p>
        </w:tc>
        <w:tc>
          <w:tcPr>
            <w:tcW w:w="990" w:type="dxa"/>
            <w:vAlign w:val="center"/>
          </w:tcPr>
          <w:p w:rsidR="00F07598" w:rsidRDefault="00F07598" w:rsidP="00AC2D94">
            <w:pPr>
              <w:spacing w:before="60"/>
              <w:rPr>
                <w:rFonts w:ascii="Arial" w:hAnsi="Arial" w:cs="Arial"/>
                <w:sz w:val="16"/>
              </w:rPr>
            </w:pPr>
            <w:r>
              <w:rPr>
                <w:rFonts w:ascii="Arial" w:hAnsi="Arial" w:cs="Arial"/>
                <w:sz w:val="16"/>
              </w:rPr>
              <w:t>1440.11</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HandWheelAuth_Uls_T_f32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0.0</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1.0</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VehicleSpeed_Kph_T_f32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0</w:t>
            </w:r>
          </w:p>
        </w:tc>
        <w:tc>
          <w:tcPr>
            <w:tcW w:w="990" w:type="dxa"/>
            <w:vAlign w:val="center"/>
          </w:tcPr>
          <w:p w:rsidR="000E2169" w:rsidRDefault="00BE26AE" w:rsidP="00AC2D94">
            <w:pPr>
              <w:spacing w:before="60"/>
              <w:rPr>
                <w:rFonts w:ascii="Arial" w:hAnsi="Arial" w:cs="Arial"/>
                <w:sz w:val="16"/>
              </w:rPr>
            </w:pPr>
            <w:r w:rsidRPr="00BE26AE">
              <w:rPr>
                <w:rFonts w:ascii="Arial" w:hAnsi="Arial" w:cs="Arial"/>
                <w:sz w:val="16"/>
              </w:rPr>
              <w:t>511.9921875</w:t>
            </w:r>
          </w:p>
        </w:tc>
      </w:tr>
      <w:tr w:rsidR="00FB3092" w:rsidTr="00AC2D94">
        <w:tc>
          <w:tcPr>
            <w:tcW w:w="1779" w:type="dxa"/>
            <w:vAlign w:val="center"/>
          </w:tcPr>
          <w:p w:rsidR="00FB3092" w:rsidRDefault="00FB3092" w:rsidP="00AC2D94">
            <w:pPr>
              <w:spacing w:before="60"/>
              <w:rPr>
                <w:rFonts w:ascii="Arial" w:hAnsi="Arial" w:cs="Arial"/>
                <w:b/>
                <w:bCs/>
                <w:sz w:val="16"/>
              </w:rPr>
            </w:pPr>
          </w:p>
        </w:tc>
        <w:tc>
          <w:tcPr>
            <w:tcW w:w="4179" w:type="dxa"/>
            <w:vAlign w:val="center"/>
          </w:tcPr>
          <w:p w:rsidR="00FB3092" w:rsidRPr="008C25A1" w:rsidRDefault="00FB3092" w:rsidP="00AC2D94">
            <w:pPr>
              <w:spacing w:before="60"/>
              <w:rPr>
                <w:rFonts w:ascii="Arial" w:hAnsi="Arial" w:cs="Arial"/>
                <w:sz w:val="16"/>
              </w:rPr>
            </w:pPr>
            <w:r w:rsidRPr="00FB3092">
              <w:rPr>
                <w:rFonts w:ascii="Arial" w:hAnsi="Arial" w:cs="Arial"/>
                <w:sz w:val="16"/>
              </w:rPr>
              <w:t>EOTDet_Cnt_T_lgc</w:t>
            </w:r>
          </w:p>
        </w:tc>
        <w:tc>
          <w:tcPr>
            <w:tcW w:w="990" w:type="dxa"/>
            <w:vAlign w:val="center"/>
          </w:tcPr>
          <w:p w:rsidR="00FB3092" w:rsidRPr="00847E99" w:rsidRDefault="00FB3092" w:rsidP="00AC2D94">
            <w:pPr>
              <w:rPr>
                <w:rFonts w:ascii="Arial" w:hAnsi="Arial" w:cs="Arial"/>
                <w:sz w:val="16"/>
              </w:rPr>
            </w:pPr>
            <w:r>
              <w:rPr>
                <w:rFonts w:ascii="Arial" w:hAnsi="Arial" w:cs="Arial"/>
                <w:sz w:val="16"/>
              </w:rPr>
              <w:t>Boolean</w:t>
            </w:r>
          </w:p>
        </w:tc>
        <w:tc>
          <w:tcPr>
            <w:tcW w:w="990" w:type="dxa"/>
            <w:vAlign w:val="center"/>
          </w:tcPr>
          <w:p w:rsidR="00FB3092" w:rsidRDefault="00FB3092" w:rsidP="00AC2D94">
            <w:pPr>
              <w:spacing w:before="60"/>
              <w:rPr>
                <w:rFonts w:ascii="Arial" w:hAnsi="Arial" w:cs="Arial"/>
                <w:sz w:val="16"/>
              </w:rPr>
            </w:pPr>
            <w:r>
              <w:rPr>
                <w:rFonts w:ascii="Arial" w:hAnsi="Arial" w:cs="Arial"/>
                <w:sz w:val="16"/>
              </w:rPr>
              <w:t>FALSE</w:t>
            </w:r>
          </w:p>
        </w:tc>
        <w:tc>
          <w:tcPr>
            <w:tcW w:w="990" w:type="dxa"/>
            <w:vAlign w:val="center"/>
          </w:tcPr>
          <w:p w:rsidR="00FB3092" w:rsidRDefault="00FB3092" w:rsidP="00AC2D94">
            <w:pPr>
              <w:spacing w:before="60"/>
              <w:rPr>
                <w:rFonts w:ascii="Arial" w:hAnsi="Arial" w:cs="Arial"/>
                <w:sz w:val="16"/>
              </w:rPr>
            </w:pPr>
            <w:r>
              <w:rPr>
                <w:rFonts w:ascii="Arial" w:hAnsi="Arial" w:cs="Arial"/>
                <w:sz w:val="16"/>
              </w:rPr>
              <w:t>TRUE</w:t>
            </w:r>
          </w:p>
        </w:tc>
      </w:tr>
      <w:tr w:rsidR="005119DD" w:rsidTr="00AC2D94">
        <w:tc>
          <w:tcPr>
            <w:tcW w:w="1779" w:type="dxa"/>
            <w:vAlign w:val="center"/>
          </w:tcPr>
          <w:p w:rsidR="005119DD" w:rsidRDefault="005119DD" w:rsidP="00AC2D94">
            <w:pPr>
              <w:spacing w:before="60"/>
              <w:rPr>
                <w:rFonts w:ascii="Arial" w:hAnsi="Arial" w:cs="Arial"/>
                <w:b/>
                <w:bCs/>
                <w:sz w:val="16"/>
              </w:rPr>
            </w:pPr>
          </w:p>
        </w:tc>
        <w:tc>
          <w:tcPr>
            <w:tcW w:w="4179" w:type="dxa"/>
            <w:vAlign w:val="center"/>
          </w:tcPr>
          <w:p w:rsidR="005119DD" w:rsidRPr="00FB3092" w:rsidRDefault="005119DD" w:rsidP="00AC2D94">
            <w:pPr>
              <w:spacing w:before="60"/>
              <w:rPr>
                <w:rFonts w:ascii="Arial" w:hAnsi="Arial" w:cs="Arial"/>
                <w:sz w:val="16"/>
              </w:rPr>
            </w:pPr>
            <w:r>
              <w:rPr>
                <w:rFonts w:ascii="Arial" w:hAnsi="Arial" w:cs="Arial"/>
                <w:sz w:val="16"/>
              </w:rPr>
              <w:t>EOTDisable_Cnt_T_lgc</w:t>
            </w:r>
          </w:p>
        </w:tc>
        <w:tc>
          <w:tcPr>
            <w:tcW w:w="990" w:type="dxa"/>
            <w:vAlign w:val="center"/>
          </w:tcPr>
          <w:p w:rsidR="005119DD" w:rsidRDefault="005119DD" w:rsidP="00AC2D94">
            <w:pPr>
              <w:rPr>
                <w:rFonts w:ascii="Arial" w:hAnsi="Arial" w:cs="Arial"/>
                <w:sz w:val="16"/>
              </w:rPr>
            </w:pPr>
            <w:r>
              <w:rPr>
                <w:rFonts w:ascii="Arial" w:hAnsi="Arial" w:cs="Arial"/>
                <w:sz w:val="16"/>
              </w:rPr>
              <w:t>Boolean</w:t>
            </w:r>
          </w:p>
        </w:tc>
        <w:tc>
          <w:tcPr>
            <w:tcW w:w="990" w:type="dxa"/>
            <w:vAlign w:val="center"/>
          </w:tcPr>
          <w:p w:rsidR="005119DD" w:rsidRDefault="005119DD" w:rsidP="00AC2D94">
            <w:pPr>
              <w:spacing w:before="60"/>
              <w:rPr>
                <w:rFonts w:ascii="Arial" w:hAnsi="Arial" w:cs="Arial"/>
                <w:sz w:val="16"/>
              </w:rPr>
            </w:pPr>
            <w:r>
              <w:rPr>
                <w:rFonts w:ascii="Arial" w:hAnsi="Arial" w:cs="Arial"/>
                <w:sz w:val="16"/>
              </w:rPr>
              <w:t>FALSE</w:t>
            </w:r>
          </w:p>
        </w:tc>
        <w:tc>
          <w:tcPr>
            <w:tcW w:w="990" w:type="dxa"/>
            <w:vAlign w:val="center"/>
          </w:tcPr>
          <w:p w:rsidR="005119DD" w:rsidRDefault="005119DD" w:rsidP="00AC2D94">
            <w:pPr>
              <w:spacing w:before="60"/>
              <w:rPr>
                <w:rFonts w:ascii="Arial" w:hAnsi="Arial" w:cs="Arial"/>
                <w:sz w:val="16"/>
              </w:rPr>
            </w:pPr>
            <w:r>
              <w:rPr>
                <w:rFonts w:ascii="Arial" w:hAnsi="Arial" w:cs="Arial"/>
                <w:sz w:val="16"/>
              </w:rPr>
              <w:t>TRUE</w:t>
            </w:r>
          </w:p>
        </w:tc>
      </w:tr>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lastRenderedPageBreak/>
              <w:t>Return Value</w:t>
            </w:r>
          </w:p>
        </w:tc>
        <w:tc>
          <w:tcPr>
            <w:tcW w:w="4179" w:type="dxa"/>
            <w:vAlign w:val="center"/>
          </w:tcPr>
          <w:p w:rsidR="000E2169" w:rsidRDefault="00FB3092" w:rsidP="00AC2D94">
            <w:pPr>
              <w:spacing w:before="60"/>
              <w:rPr>
                <w:rFonts w:ascii="Arial" w:hAnsi="Arial" w:cs="Arial"/>
                <w:sz w:val="16"/>
              </w:rPr>
            </w:pPr>
            <w:r>
              <w:rPr>
                <w:rFonts w:ascii="Arial" w:hAnsi="Arial" w:cs="Arial"/>
                <w:sz w:val="16"/>
              </w:rPr>
              <w:t>N/A</w:t>
            </w:r>
          </w:p>
        </w:tc>
        <w:tc>
          <w:tcPr>
            <w:tcW w:w="990" w:type="dxa"/>
            <w:vAlign w:val="center"/>
          </w:tcPr>
          <w:p w:rsidR="000E2169" w:rsidRDefault="000E2169" w:rsidP="00AC2D94"/>
        </w:tc>
        <w:tc>
          <w:tcPr>
            <w:tcW w:w="990" w:type="dxa"/>
            <w:vAlign w:val="center"/>
          </w:tcPr>
          <w:p w:rsidR="000E2169" w:rsidRDefault="000E2169" w:rsidP="00AC2D94">
            <w:pPr>
              <w:spacing w:before="60"/>
              <w:rPr>
                <w:rFonts w:ascii="Arial" w:hAnsi="Arial" w:cs="Arial"/>
                <w:sz w:val="16"/>
              </w:rPr>
            </w:pPr>
          </w:p>
        </w:tc>
        <w:tc>
          <w:tcPr>
            <w:tcW w:w="990" w:type="dxa"/>
            <w:vAlign w:val="center"/>
          </w:tcPr>
          <w:p w:rsidR="000E2169" w:rsidRDefault="000E2169" w:rsidP="00AC2D94">
            <w:pPr>
              <w:spacing w:before="60"/>
              <w:rPr>
                <w:rFonts w:ascii="Arial" w:hAnsi="Arial" w:cs="Arial"/>
                <w:sz w:val="16"/>
              </w:rPr>
            </w:pPr>
          </w:p>
        </w:tc>
      </w:tr>
    </w:tbl>
    <w:p w:rsidR="000E2169" w:rsidRDefault="000E2169" w:rsidP="000E2169">
      <w:pPr>
        <w:pStyle w:val="Heading4"/>
      </w:pPr>
      <w:r>
        <w:t>Description</w:t>
      </w:r>
    </w:p>
    <w:p w:rsidR="00707630" w:rsidRDefault="002A07E6" w:rsidP="00945B68">
      <w:pPr>
        <w:spacing w:after="0"/>
        <w:jc w:val="center"/>
      </w:pPr>
      <w:r>
        <w:object w:dxaOrig="11490" w:dyaOrig="12495">
          <v:shape id="_x0000_i1038" type="#_x0000_t75" style="width:430.1pt;height:468.3pt" o:ole="">
            <v:imagedata r:id="rId37" o:title=""/>
          </v:shape>
          <o:OLEObject Type="Embed" ProgID="Visio.Drawing.11" ShapeID="_x0000_i1038" DrawAspect="Content" ObjectID="_1465205028" r:id="rId38"/>
        </w:object>
      </w:r>
    </w:p>
    <w:p w:rsidR="008B3E94" w:rsidRDefault="00B72329" w:rsidP="00945B68">
      <w:pPr>
        <w:spacing w:after="0"/>
        <w:jc w:val="center"/>
        <w:rPr>
          <w:rFonts w:ascii="Arial" w:hAnsi="Arial"/>
          <w:b/>
          <w:kern w:val="28"/>
          <w:sz w:val="28"/>
        </w:rPr>
      </w:pPr>
      <w:r>
        <w:object w:dxaOrig="11820" w:dyaOrig="15150">
          <v:shape id="_x0000_i1039" type="#_x0000_t75" style="width:430.1pt;height:552.2pt" o:ole="">
            <v:imagedata r:id="rId39" o:title=""/>
          </v:shape>
          <o:OLEObject Type="Embed" ProgID="Visio.Drawing.11" ShapeID="_x0000_i1039" DrawAspect="Content" ObjectID="_1465205029" r:id="rId40"/>
        </w:object>
      </w:r>
      <w:r w:rsidR="008B3E94">
        <w:br w:type="page"/>
      </w:r>
    </w:p>
    <w:p w:rsidR="004A781C" w:rsidRDefault="004A781C">
      <w:pPr>
        <w:pStyle w:val="Heading1"/>
      </w:pPr>
      <w:r>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17"/>
        <w:gridCol w:w="3893"/>
      </w:tblGrid>
      <w:tr w:rsidR="002C03D8" w:rsidRPr="006A25CC" w:rsidTr="00945B68">
        <w:trPr>
          <w:trHeight w:val="341"/>
        </w:trPr>
        <w:tc>
          <w:tcPr>
            <w:tcW w:w="5017" w:type="dxa"/>
            <w:shd w:val="clear" w:color="auto" w:fill="FFFF99"/>
            <w:vAlign w:val="center"/>
          </w:tcPr>
          <w:p w:rsidR="002C03D8" w:rsidRPr="006A25CC" w:rsidRDefault="002C03D8" w:rsidP="0036579B">
            <w:pPr>
              <w:spacing w:before="100" w:beforeAutospacing="1" w:after="100" w:afterAutospacing="1"/>
              <w:rPr>
                <w:rFonts w:ascii="Arial" w:hAnsi="Arial" w:cs="Arial"/>
              </w:rPr>
            </w:pPr>
            <w:r>
              <w:rPr>
                <w:rFonts w:ascii="Arial" w:hAnsi="Arial" w:cs="Arial"/>
              </w:rPr>
              <w:t>Data</w:t>
            </w:r>
          </w:p>
        </w:tc>
        <w:tc>
          <w:tcPr>
            <w:tcW w:w="3893" w:type="dxa"/>
            <w:shd w:val="clear" w:color="auto" w:fill="FFFF99"/>
            <w:vAlign w:val="center"/>
          </w:tcPr>
          <w:p w:rsidR="002C03D8" w:rsidRPr="006A25CC" w:rsidRDefault="002C03D8" w:rsidP="0036579B">
            <w:pPr>
              <w:spacing w:before="100" w:beforeAutospacing="1" w:after="100" w:afterAutospacing="1"/>
              <w:rPr>
                <w:rFonts w:ascii="Arial" w:hAnsi="Arial" w:cs="Arial"/>
              </w:rPr>
            </w:pPr>
            <w:r>
              <w:rPr>
                <w:rFonts w:ascii="Arial" w:hAnsi="Arial" w:cs="Arial"/>
              </w:rPr>
              <w:t>Value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Rte_InitValue_AssistEOTDamping_MtrNm_f32 </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Rte_InitValue_AssistEOTGain_Uls_f32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1.0F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Rte_InitValue_AssistEOTLimit_MtrNm_f32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8.8F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Rte_InitValue_CcwEOT_HwDeg_f32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Rte_InitValue_CcwFound_Cnt_lgc</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FALSE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Rte_InitValue_CwEOT_HwDeg_f32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Rte_InitValue_CwFound_Cnt_lgc</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FALSE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Rte_InitValue_HandWheelAuth_Uls_f32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Rte_InitValue_HandWheelPos_HwDeg_f32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2B5B23" w:rsidRDefault="00945B68" w:rsidP="00A83FFC">
            <w:pPr>
              <w:autoSpaceDE w:val="0"/>
              <w:autoSpaceDN w:val="0"/>
              <w:adjustRightInd w:val="0"/>
              <w:spacing w:after="0"/>
              <w:rPr>
                <w:rFonts w:ascii="Arial" w:hAnsi="Arial" w:cs="Arial"/>
                <w:sz w:val="16"/>
                <w:szCs w:val="16"/>
                <w:lang w:val="es-ES"/>
              </w:rPr>
            </w:pPr>
            <w:r w:rsidRPr="002B5B23">
              <w:rPr>
                <w:rFonts w:ascii="Arial" w:hAnsi="Arial" w:cs="Arial"/>
                <w:color w:val="000000"/>
                <w:sz w:val="16"/>
                <w:szCs w:val="16"/>
                <w:lang w:val="es-ES"/>
              </w:rPr>
              <w:t xml:space="preserve"> Rte_InitValue_HwTorque_HwNm_f32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Rte_InitValue_MotorVel_MtrRadpS_f32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Rte_InitValue_PreLimitTorque_MtrNm_f32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rPr>
                <w:rFonts w:ascii="Arial" w:hAnsi="Arial" w:cs="Arial"/>
                <w:sz w:val="16"/>
                <w:szCs w:val="16"/>
              </w:rPr>
            </w:pPr>
            <w:r w:rsidRPr="00A83FFC">
              <w:rPr>
                <w:rFonts w:ascii="Arial" w:hAnsi="Arial" w:cs="Arial"/>
                <w:color w:val="000000"/>
                <w:sz w:val="16"/>
                <w:szCs w:val="16"/>
              </w:rPr>
              <w:t xml:space="preserve"> Rte_InitValue_VehicleSpeed_Kph_f32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CC5E4B" w:rsidRPr="004B5BE2" w:rsidTr="00A83FFC">
        <w:trPr>
          <w:trHeight w:val="341"/>
        </w:trPr>
        <w:tc>
          <w:tcPr>
            <w:tcW w:w="5017" w:type="dxa"/>
            <w:vAlign w:val="center"/>
          </w:tcPr>
          <w:p w:rsidR="00CC5E4B" w:rsidRPr="0077339A" w:rsidRDefault="00933239" w:rsidP="00EE78E4">
            <w:pPr>
              <w:rPr>
                <w:rFonts w:ascii="Arial" w:hAnsi="Arial" w:cs="Arial"/>
                <w:color w:val="000000"/>
                <w:sz w:val="16"/>
                <w:szCs w:val="16"/>
                <w:lang w:val="fr-FR"/>
              </w:rPr>
            </w:pPr>
            <w:r w:rsidRPr="00933239">
              <w:rPr>
                <w:rFonts w:ascii="Arial" w:hAnsi="Arial" w:cs="Arial"/>
                <w:color w:val="000000"/>
                <w:sz w:val="16"/>
                <w:szCs w:val="16"/>
                <w:lang w:val="fr-FR"/>
              </w:rPr>
              <w:t>Rte_InitValue_EOTDisable_Cnt_lgc</w:t>
            </w:r>
          </w:p>
        </w:tc>
        <w:tc>
          <w:tcPr>
            <w:tcW w:w="3893" w:type="dxa"/>
            <w:vAlign w:val="center"/>
          </w:tcPr>
          <w:p w:rsidR="00CC5E4B" w:rsidRPr="00A83FFC" w:rsidRDefault="00CC5E4B" w:rsidP="00A83FFC">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pPr>
        <w:pStyle w:val="Heading2"/>
      </w:pPr>
      <w:r>
        <w:t>Initialization Functions</w:t>
      </w:r>
    </w:p>
    <w:p w:rsidR="004A781C" w:rsidRDefault="00945B68">
      <w:r>
        <w:t>N/A</w:t>
      </w:r>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3801EF">
          <w:t>EOTActuatorMng</w:t>
        </w:r>
      </w:fldSimple>
      <w:r>
        <w:t>_Per</w:t>
      </w:r>
      <w:r w:rsidR="00E93F72">
        <w:t>1</w:t>
      </w:r>
    </w:p>
    <w:p w:rsidR="004A781C" w:rsidRDefault="004A781C">
      <w:pPr>
        <w:pStyle w:val="Heading4"/>
      </w:pPr>
      <w:r>
        <w:t>Design Rationale</w:t>
      </w:r>
    </w:p>
    <w:p w:rsidR="00A83FFC" w:rsidRPr="00A83FFC" w:rsidRDefault="00A83FFC" w:rsidP="00A83FFC">
      <w:r>
        <w:t>N/A</w:t>
      </w:r>
    </w:p>
    <w:p w:rsidR="004A781C" w:rsidRDefault="004A781C">
      <w:pPr>
        <w:pStyle w:val="Heading4"/>
      </w:pPr>
      <w:r>
        <w:t>Program Flow Start</w:t>
      </w:r>
    </w:p>
    <w:p w:rsidR="004A781C" w:rsidRDefault="000606B7">
      <w:pPr>
        <w:pStyle w:val="Heading4"/>
      </w:pPr>
      <w:r w:rsidRPr="000606B7">
        <w:t>Rte_Call_EOTActuatorM</w:t>
      </w:r>
      <w:r>
        <w:t>ng_Per1_CP0_CheckpointReached()</w:t>
      </w:r>
      <w:r w:rsidR="004A781C">
        <w:t>Store Module Inputs to Local copies</w:t>
      </w:r>
    </w:p>
    <w:tbl>
      <w:tblPr>
        <w:tblW w:w="74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0"/>
        <w:gridCol w:w="4966"/>
      </w:tblGrid>
      <w:tr w:rsidR="00C64B81" w:rsidRPr="006A25CC" w:rsidTr="00A83FFC">
        <w:trPr>
          <w:trHeight w:val="341"/>
          <w:jc w:val="center"/>
        </w:trPr>
        <w:tc>
          <w:tcPr>
            <w:tcW w:w="2440"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Local Copy</w:t>
            </w:r>
          </w:p>
        </w:tc>
        <w:tc>
          <w:tcPr>
            <w:tcW w:w="4966"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Module Input</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HwTorque_HwNm_T_f32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Rte_IRead_EOTActuatorMng_Per1_HwTorque_HwNm_f32()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CwEOT_HwDeg_T_f32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Rte_IRead_EOTActuatorMng_Per1_CwEOT_HwDeg_f32()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CcwEOT_HwDeg_T_f32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Rte_IRead_EOTActuatorMng_Per1_CcwEOT_HwDeg_f32()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CwFound_Cnt_ T_lgc</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Rte_IRead_EOTActuatorMng_Per1_CwFound_Cnt_lgc()</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CcwFound_Cnt_ T_lgc</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Rte_IRead_EOTActuatorMng_Per1_CcwFound_Cnt_lgc()</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HandWheelPos_HwDeg_T_f32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Rte_IRead_EOTActuatorMng_Per1_HandWheelPos_HwDeg_f32()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HandWheelAuth_Uls_T_f32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Rte_IRead_EOTActuatorMng_Per1_HandWheelAuth_Uls_f32()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MotorVel_MtrRadpS_T_f32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Rte_IRead_EOTActuatorMng_Per1_MotorVel_MtrRadpS_f32()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VehicleSpeed_Kph_T_f32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Rte_IRead_EOTActuatorMng_Per1_VehicleSpeed_Kph_f32()</w:t>
            </w:r>
          </w:p>
        </w:tc>
      </w:tr>
      <w:tr w:rsidR="00CC5E4B" w:rsidRPr="004B5BE2" w:rsidTr="00A83FFC">
        <w:trPr>
          <w:trHeight w:val="341"/>
          <w:jc w:val="center"/>
        </w:trPr>
        <w:tc>
          <w:tcPr>
            <w:tcW w:w="2440" w:type="dxa"/>
            <w:vAlign w:val="center"/>
          </w:tcPr>
          <w:p w:rsidR="00CC5E4B" w:rsidRDefault="00CC5E4B" w:rsidP="00A83FFC">
            <w:pPr>
              <w:rPr>
                <w:rFonts w:ascii="Arial" w:hAnsi="Arial" w:cs="Arial"/>
                <w:sz w:val="16"/>
                <w:szCs w:val="16"/>
              </w:rPr>
            </w:pPr>
            <w:r>
              <w:rPr>
                <w:rFonts w:ascii="Arial" w:hAnsi="Arial" w:cs="Arial"/>
                <w:sz w:val="16"/>
                <w:szCs w:val="16"/>
              </w:rPr>
              <w:t>EOTDisable_Cnt_T_lgc</w:t>
            </w:r>
          </w:p>
        </w:tc>
        <w:tc>
          <w:tcPr>
            <w:tcW w:w="4966" w:type="dxa"/>
            <w:vAlign w:val="center"/>
          </w:tcPr>
          <w:p w:rsidR="00CC5E4B" w:rsidRPr="0004723A" w:rsidRDefault="00CC5E4B" w:rsidP="0077339A">
            <w:pPr>
              <w:autoSpaceDE w:val="0"/>
              <w:autoSpaceDN w:val="0"/>
              <w:adjustRightInd w:val="0"/>
              <w:spacing w:after="0"/>
              <w:rPr>
                <w:rFonts w:ascii="Arial" w:hAnsi="Arial" w:cs="Arial"/>
                <w:color w:val="000000"/>
                <w:sz w:val="16"/>
                <w:szCs w:val="16"/>
              </w:rPr>
            </w:pPr>
            <w:r w:rsidRPr="0004723A">
              <w:rPr>
                <w:rFonts w:ascii="Arial" w:hAnsi="Arial" w:cs="Arial"/>
                <w:color w:val="000000"/>
                <w:sz w:val="16"/>
                <w:szCs w:val="16"/>
              </w:rPr>
              <w:t>Rte_IRead_EOTActuatorMng_Per1_</w:t>
            </w:r>
            <w:r>
              <w:rPr>
                <w:rFonts w:ascii="Arial" w:hAnsi="Arial" w:cs="Arial"/>
                <w:sz w:val="16"/>
                <w:szCs w:val="16"/>
              </w:rPr>
              <w:t>EOTDisable_Cnt_lgc</w:t>
            </w:r>
            <w:r w:rsidRPr="0004723A">
              <w:rPr>
                <w:rFonts w:ascii="Arial" w:hAnsi="Arial" w:cs="Arial"/>
                <w:color w:val="000000"/>
                <w:sz w:val="16"/>
                <w:szCs w:val="16"/>
              </w:rPr>
              <w:t>()</w:t>
            </w:r>
          </w:p>
        </w:tc>
      </w:tr>
    </w:tbl>
    <w:p w:rsidR="004A781C" w:rsidRDefault="00C64B81">
      <w:pPr>
        <w:pStyle w:val="Heading4"/>
      </w:pPr>
      <w:r>
        <w:lastRenderedPageBreak/>
        <w:t xml:space="preserve"> </w:t>
      </w:r>
      <w:r w:rsidR="004A781C">
        <w:t>(Processing of function)………</w:t>
      </w:r>
    </w:p>
    <w:p w:rsidR="00D61EAE" w:rsidRDefault="00153B1E" w:rsidP="00D61EAE">
      <w:pPr>
        <w:jc w:val="center"/>
      </w:pPr>
      <w:del w:id="74" w:author="Sengottaiyan, Selva" w:date="2014-01-24T10:12:00Z">
        <w:r w:rsidDel="00153B1E">
          <w:object w:dxaOrig="10135" w:dyaOrig="14500">
            <v:shape id="_x0000_i1040" type="#_x0000_t75" style="width:384.4pt;height:503.35pt" o:ole="">
              <v:imagedata r:id="rId41" o:title=""/>
            </v:shape>
            <o:OLEObject Type="Embed" ProgID="Visio.Drawing.11" ShapeID="_x0000_i1040" DrawAspect="Content" ObjectID="_1465205030" r:id="rId42"/>
          </w:object>
        </w:r>
      </w:del>
    </w:p>
    <w:p w:rsidR="00D61EAE" w:rsidRDefault="00D61EAE" w:rsidP="00D61EAE">
      <w:pPr>
        <w:jc w:val="center"/>
      </w:pPr>
    </w:p>
    <w:p w:rsidR="00D61EAE" w:rsidRPr="00D61EAE" w:rsidRDefault="00663D32" w:rsidP="00D61EAE">
      <w:pPr>
        <w:jc w:val="center"/>
      </w:pPr>
      <w:ins w:id="75" w:author="Sengottaiyan, Selva" w:date="2014-01-24T10:12:00Z">
        <w:r>
          <w:object w:dxaOrig="10245" w:dyaOrig="15735">
            <v:shape id="_x0000_i1041" type="#_x0000_t75" style="width:420.75pt;height:570.35pt" o:ole="">
              <v:imagedata r:id="rId43" o:title=""/>
            </v:shape>
            <o:OLEObject Type="Embed" ProgID="Visio.Drawing.11" ShapeID="_x0000_i1041" DrawAspect="Content" ObjectID="_1465205031" r:id="rId44"/>
          </w:object>
        </w:r>
      </w:ins>
    </w:p>
    <w:p w:rsidR="004A781C" w:rsidRDefault="004A781C">
      <w:pPr>
        <w:pStyle w:val="Heading4"/>
      </w:pPr>
      <w:r>
        <w:lastRenderedPageBreak/>
        <w:t>Store Local copy of outputs into Module Outputs</w:t>
      </w:r>
    </w:p>
    <w:tbl>
      <w:tblPr>
        <w:tblW w:w="6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9"/>
        <w:gridCol w:w="5196"/>
      </w:tblGrid>
      <w:tr w:rsidR="00C64B81" w:rsidRPr="006A25CC" w:rsidTr="00A83FFC">
        <w:trPr>
          <w:trHeight w:val="341"/>
          <w:jc w:val="center"/>
        </w:trPr>
        <w:tc>
          <w:tcPr>
            <w:tcW w:w="2768"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Local Copy</w:t>
            </w:r>
          </w:p>
        </w:tc>
        <w:tc>
          <w:tcPr>
            <w:tcW w:w="3893"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Module Output</w:t>
            </w:r>
          </w:p>
        </w:tc>
      </w:tr>
      <w:tr w:rsidR="0004723A" w:rsidRPr="004B5BE2" w:rsidTr="00A83FFC">
        <w:trPr>
          <w:trHeight w:val="341"/>
          <w:jc w:val="center"/>
        </w:trPr>
        <w:tc>
          <w:tcPr>
            <w:tcW w:w="2768"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AssistEOTLimit_MtrNm_T_f32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Rte_IWrite_EOTActuatorMng_Per1_AssistEOTLimit_MtrNm_f32</w:t>
            </w:r>
            <w:r>
              <w:rPr>
                <w:rFonts w:ascii="Arial" w:hAnsi="Arial" w:cs="Arial"/>
                <w:sz w:val="16"/>
                <w:szCs w:val="16"/>
              </w:rPr>
              <w:t>()</w:t>
            </w:r>
          </w:p>
        </w:tc>
      </w:tr>
      <w:tr w:rsidR="0004723A" w:rsidRPr="004B5BE2" w:rsidTr="00A83FFC">
        <w:trPr>
          <w:trHeight w:val="341"/>
          <w:jc w:val="center"/>
        </w:trPr>
        <w:tc>
          <w:tcPr>
            <w:tcW w:w="2768"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AssistEOTGain_Uls_T_f32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Rte_IWrite_EOTActuatorMng_Per1_AssistEOTGain_Uls_f32</w:t>
            </w:r>
            <w:r>
              <w:rPr>
                <w:rFonts w:ascii="Arial" w:hAnsi="Arial" w:cs="Arial"/>
                <w:sz w:val="16"/>
                <w:szCs w:val="16"/>
              </w:rPr>
              <w:t>()</w:t>
            </w:r>
          </w:p>
        </w:tc>
      </w:tr>
      <w:tr w:rsidR="0004723A" w:rsidRPr="004B5BE2" w:rsidTr="00A83FFC">
        <w:trPr>
          <w:trHeight w:val="341"/>
          <w:jc w:val="center"/>
        </w:trPr>
        <w:tc>
          <w:tcPr>
            <w:tcW w:w="2768" w:type="dxa"/>
            <w:vAlign w:val="center"/>
          </w:tcPr>
          <w:p w:rsidR="0004723A" w:rsidRPr="0004723A" w:rsidRDefault="0004723A" w:rsidP="00A83FFC">
            <w:pPr>
              <w:rPr>
                <w:rFonts w:ascii="Arial" w:hAnsi="Arial" w:cs="Arial"/>
                <w:sz w:val="16"/>
                <w:szCs w:val="16"/>
              </w:rPr>
            </w:pPr>
            <w:r w:rsidRPr="0004723A">
              <w:rPr>
                <w:rFonts w:ascii="Arial" w:hAnsi="Arial" w:cs="Arial"/>
                <w:color w:val="000000"/>
                <w:sz w:val="16"/>
                <w:szCs w:val="16"/>
              </w:rPr>
              <w:t>AssistEOTDamping_MtrNm_T_f32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Rte_IWrite_EOTActuatorMng_Per1_AssistEOTDamping_MtrNm_f32</w:t>
            </w:r>
            <w:r>
              <w:rPr>
                <w:rFonts w:ascii="Arial" w:hAnsi="Arial" w:cs="Arial"/>
                <w:sz w:val="16"/>
                <w:szCs w:val="16"/>
              </w:rPr>
              <w:t>()</w:t>
            </w:r>
          </w:p>
        </w:tc>
      </w:tr>
    </w:tbl>
    <w:p w:rsidR="004A781C" w:rsidRDefault="004A781C">
      <w:pPr>
        <w:pStyle w:val="Heading4"/>
      </w:pPr>
      <w:r>
        <w:t>Program Flow End</w:t>
      </w:r>
    </w:p>
    <w:p w:rsidR="00294E6A" w:rsidRPr="00294E6A" w:rsidRDefault="000606B7">
      <w:pPr>
        <w:rPr>
          <w:ins w:id="76" w:author="Sengottaiyan, Selva" w:date="2014-01-24T10:05:00Z"/>
          <w:b/>
          <w:rPrChange w:id="77" w:author="Sengottaiyan, Selva" w:date="2014-01-24T10:05:00Z">
            <w:rPr>
              <w:ins w:id="78" w:author="Sengottaiyan, Selva" w:date="2014-01-24T10:05:00Z"/>
              <w:rFonts w:cs="Arial"/>
              <w:b w:val="0"/>
              <w:color w:val="000000"/>
              <w:sz w:val="16"/>
              <w:szCs w:val="16"/>
            </w:rPr>
          </w:rPrChange>
        </w:rPr>
        <w:pPrChange w:id="79" w:author="Sengottaiyan, Selva" w:date="2014-01-24T10:05:00Z">
          <w:pPr>
            <w:pStyle w:val="Heading2"/>
          </w:pPr>
        </w:pPrChange>
      </w:pPr>
      <w:r w:rsidRPr="00294E6A">
        <w:t>Rte_Call_EOTActuatorM</w:t>
      </w:r>
      <w:r w:rsidRPr="00153B1E">
        <w:t>ng_Per1_CP1_CheckpointReached()</w:t>
      </w:r>
    </w:p>
    <w:p w:rsidR="004A781C" w:rsidRDefault="004A781C">
      <w:pPr>
        <w:pStyle w:val="Heading2"/>
      </w:pPr>
      <w:r>
        <w:t>Fault Recovery Functions</w:t>
      </w:r>
    </w:p>
    <w:p w:rsidR="004A781C" w:rsidRDefault="00C64B81">
      <w:r>
        <w:t>N/A</w:t>
      </w:r>
    </w:p>
    <w:p w:rsidR="004A781C" w:rsidRDefault="004A781C">
      <w:pPr>
        <w:pStyle w:val="Heading2"/>
      </w:pPr>
      <w:r>
        <w:t>Shutdown Functions</w:t>
      </w:r>
    </w:p>
    <w:p w:rsidR="00C64B81" w:rsidRPr="00C64B81" w:rsidRDefault="00C64B81" w:rsidP="00C64B81">
      <w:r>
        <w:t>N/A</w:t>
      </w:r>
    </w:p>
    <w:p w:rsidR="004A781C" w:rsidRDefault="004A781C">
      <w:pPr>
        <w:pStyle w:val="Heading2"/>
      </w:pPr>
      <w:r>
        <w:t>Interrupt Functions</w:t>
      </w:r>
    </w:p>
    <w:p w:rsidR="00C64B81" w:rsidRPr="00C64B81" w:rsidRDefault="00C64B81" w:rsidP="00C64B81">
      <w:r>
        <w:t>N/A</w:t>
      </w:r>
    </w:p>
    <w:p w:rsidR="004A781C" w:rsidRDefault="004A781C" w:rsidP="007A69AC">
      <w:pPr>
        <w:pStyle w:val="Heading2"/>
      </w:pPr>
      <w:r>
        <w:br w:type="page"/>
      </w:r>
    </w:p>
    <w:p w:rsidR="004A781C" w:rsidRDefault="004A781C">
      <w:pPr>
        <w:pStyle w:val="Heading1"/>
      </w:pPr>
      <w:r>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sidRPr="00A83FFC">
              <w:rPr>
                <w:rFonts w:ascii="Arial" w:hAnsi="Arial" w:cs="Arial"/>
                <w:sz w:val="16"/>
                <w:szCs w:val="16"/>
              </w:rPr>
              <w:t>EOTActuatorMng_Per1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36579B">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Sub-Module called by (Serial Comm Function Name)</w:t>
            </w:r>
          </w:p>
        </w:tc>
      </w:tr>
      <w:tr w:rsidR="007A69AC" w:rsidTr="0036579B">
        <w:tc>
          <w:tcPr>
            <w:tcW w:w="3618" w:type="dxa"/>
            <w:tcBorders>
              <w:top w:val="single" w:sz="6" w:space="0" w:color="auto"/>
              <w:left w:val="single" w:sz="6" w:space="0" w:color="auto"/>
              <w:bottom w:val="single" w:sz="6" w:space="0" w:color="auto"/>
              <w:right w:val="single" w:sz="6" w:space="0" w:color="auto"/>
            </w:tcBorders>
          </w:tcPr>
          <w:p w:rsidR="007A69AC" w:rsidRDefault="00A83FFC" w:rsidP="0036579B">
            <w:pPr>
              <w:spacing w:before="60"/>
              <w:rPr>
                <w:rFonts w:ascii="Arial" w:hAnsi="Arial" w:cs="Arial"/>
                <w:sz w:val="16"/>
              </w:rPr>
            </w:pPr>
            <w:r>
              <w:rPr>
                <w:rFonts w:ascii="Arial" w:hAnsi="Arial" w:cs="Arial"/>
                <w:sz w:val="16"/>
                <w:szCs w:val="16"/>
              </w:rPr>
              <w:t>N/A</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36579B">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A83FFC">
            <w:pPr>
              <w:spacing w:before="60"/>
              <w:rPr>
                <w:rFonts w:ascii="Arial" w:hAnsi="Arial" w:cs="Arial"/>
                <w:sz w:val="16"/>
              </w:rPr>
            </w:pPr>
            <w:r>
              <w:rPr>
                <w:rFonts w:ascii="Arial" w:hAnsi="Arial" w:cs="Arial"/>
                <w:sz w:val="16"/>
              </w:rPr>
              <w:t>N/A</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Default="00A83FFC" w:rsidP="00A83FFC">
            <w:pPr>
              <w:spacing w:before="60"/>
              <w:rPr>
                <w:rFonts w:ascii="Arial" w:hAnsi="Arial" w:cs="Arial"/>
                <w:sz w:val="16"/>
              </w:rPr>
            </w:pPr>
            <w:r w:rsidRPr="00A83FFC">
              <w:rPr>
                <w:rFonts w:ascii="Arial" w:hAnsi="Arial" w:cs="Arial"/>
                <w:sz w:val="16"/>
              </w:rPr>
              <w:t>EOTDetermination</w:t>
            </w:r>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r w:rsidRPr="00A83FFC">
              <w:rPr>
                <w:rFonts w:ascii="Arial" w:hAnsi="Arial" w:cs="Arial"/>
                <w:sz w:val="16"/>
              </w:rPr>
              <w:t>EOTOrigImpact</w:t>
            </w:r>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r w:rsidRPr="00A83FFC">
              <w:rPr>
                <w:rFonts w:ascii="Arial" w:hAnsi="Arial" w:cs="Arial"/>
                <w:sz w:val="16"/>
              </w:rPr>
              <w:t>SES_DetLmtPos</w:t>
            </w:r>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r w:rsidRPr="00A83FFC">
              <w:rPr>
                <w:rFonts w:ascii="Arial" w:hAnsi="Arial" w:cs="Arial"/>
                <w:sz w:val="16"/>
              </w:rPr>
              <w:t>SES_CalcExitGain</w:t>
            </w:r>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r w:rsidRPr="00A83FFC">
              <w:rPr>
                <w:rFonts w:ascii="Arial" w:hAnsi="Arial" w:cs="Arial"/>
                <w:sz w:val="16"/>
              </w:rPr>
              <w:t>SES_StateCtrl</w:t>
            </w:r>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r w:rsidRPr="00A83FFC">
              <w:rPr>
                <w:rFonts w:ascii="Arial" w:hAnsi="Arial" w:cs="Arial"/>
                <w:sz w:val="16"/>
              </w:rPr>
              <w:t>SES_CalcEnterGain</w:t>
            </w:r>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r w:rsidRPr="00A83FFC">
              <w:rPr>
                <w:rFonts w:ascii="Arial" w:hAnsi="Arial" w:cs="Arial"/>
                <w:sz w:val="16"/>
              </w:rPr>
              <w:t>SES_CalcEOTGain</w:t>
            </w:r>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r w:rsidRPr="00A83FFC">
              <w:rPr>
                <w:rFonts w:ascii="Arial" w:hAnsi="Arial" w:cs="Arial"/>
                <w:sz w:val="16"/>
              </w:rPr>
              <w:t>SES_FiltEOTGain</w:t>
            </w:r>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r w:rsidRPr="00A83FFC">
              <w:rPr>
                <w:rFonts w:ascii="Arial" w:hAnsi="Arial" w:cs="Arial"/>
                <w:sz w:val="16"/>
              </w:rPr>
              <w:t>SES_CalcEOTDamp</w:t>
            </w:r>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bl>
    <w:p w:rsidR="004A781C" w:rsidRDefault="004A781C">
      <w:pPr>
        <w:pStyle w:val="Heading1"/>
        <w:numPr>
          <w:ilvl w:val="0"/>
          <w:numId w:val="0"/>
        </w:numPr>
      </w:pPr>
    </w:p>
    <w:p w:rsidR="004A781C" w:rsidRDefault="004A781C">
      <w:pPr>
        <w:pStyle w:val="Heading1"/>
      </w:pPr>
      <w:r>
        <w:br w:type="page"/>
      </w:r>
      <w:r w:rsidR="00C64B81">
        <w:lastRenderedPageBreak/>
        <w:t>Filter Analysis / Design</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978"/>
        <w:gridCol w:w="3960"/>
      </w:tblGrid>
      <w:tr w:rsidR="00C64B81" w:rsidTr="0036579B">
        <w:tc>
          <w:tcPr>
            <w:tcW w:w="3978" w:type="dxa"/>
            <w:tcBorders>
              <w:top w:val="single" w:sz="6" w:space="0" w:color="auto"/>
              <w:left w:val="single" w:sz="6" w:space="0" w:color="auto"/>
              <w:bottom w:val="single" w:sz="6" w:space="0" w:color="auto"/>
              <w:right w:val="single" w:sz="6" w:space="0" w:color="auto"/>
            </w:tcBorders>
            <w:shd w:val="pct30" w:color="FFFF00" w:fill="FFFFFF"/>
          </w:tcPr>
          <w:p w:rsidR="00C64B81" w:rsidRDefault="00C64B81" w:rsidP="0036579B">
            <w:pPr>
              <w:spacing w:before="60"/>
              <w:jc w:val="center"/>
              <w:rPr>
                <w:rFonts w:ascii="Arial" w:hAnsi="Arial" w:cs="Arial"/>
                <w:sz w:val="16"/>
              </w:rPr>
            </w:pPr>
            <w:r>
              <w:rPr>
                <w:rFonts w:ascii="Arial" w:hAnsi="Arial" w:cs="Arial"/>
                <w:sz w:val="16"/>
              </w:rPr>
              <w:t xml:space="preserve">File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C64B81" w:rsidRDefault="00C64B81" w:rsidP="0036579B">
            <w:pPr>
              <w:spacing w:before="60"/>
              <w:jc w:val="center"/>
              <w:rPr>
                <w:rFonts w:ascii="Arial" w:hAnsi="Arial" w:cs="Arial"/>
                <w:sz w:val="16"/>
              </w:rPr>
            </w:pPr>
            <w:r>
              <w:rPr>
                <w:rFonts w:ascii="Arial" w:hAnsi="Arial" w:cs="Arial"/>
                <w:sz w:val="16"/>
              </w:rPr>
              <w:t>Description</w:t>
            </w:r>
          </w:p>
        </w:tc>
      </w:tr>
      <w:tr w:rsidR="00C64B81" w:rsidTr="0036579B">
        <w:tc>
          <w:tcPr>
            <w:tcW w:w="3978" w:type="dxa"/>
            <w:tcBorders>
              <w:top w:val="single" w:sz="6" w:space="0" w:color="auto"/>
              <w:left w:val="single" w:sz="6" w:space="0" w:color="auto"/>
              <w:bottom w:val="single" w:sz="6" w:space="0" w:color="auto"/>
              <w:right w:val="single" w:sz="6" w:space="0" w:color="auto"/>
            </w:tcBorders>
          </w:tcPr>
          <w:p w:rsidR="00C64B81" w:rsidRDefault="00A644B3" w:rsidP="0036579B">
            <w:pPr>
              <w:spacing w:before="60"/>
              <w:jc w:val="center"/>
              <w:rPr>
                <w:rFonts w:ascii="Arial" w:hAnsi="Arial" w:cs="Arial"/>
                <w:sz w:val="16"/>
              </w:rPr>
            </w:pPr>
            <w:r w:rsidRPr="0061248F">
              <w:rPr>
                <w:rFonts w:ascii="Arial" w:hAnsi="Arial" w:cs="Arial"/>
                <w:sz w:val="16"/>
              </w:rPr>
              <w:object w:dxaOrig="966" w:dyaOrig="625">
                <v:shape id="_x0000_i1042" type="#_x0000_t75" style="width:48.2pt;height:31.3pt" o:ole="">
                  <v:imagedata r:id="rId45" o:title=""/>
                </v:shape>
                <o:OLEObject Type="Embed" ProgID="Excel.Sheet.12" ShapeID="_x0000_i1042" DrawAspect="Icon" ObjectID="_1465205032" r:id="rId46"/>
              </w:object>
            </w:r>
          </w:p>
        </w:tc>
        <w:tc>
          <w:tcPr>
            <w:tcW w:w="3960" w:type="dxa"/>
            <w:tcBorders>
              <w:top w:val="single" w:sz="6" w:space="0" w:color="auto"/>
              <w:left w:val="single" w:sz="6" w:space="0" w:color="auto"/>
              <w:bottom w:val="single" w:sz="6" w:space="0" w:color="auto"/>
              <w:right w:val="single" w:sz="6" w:space="0" w:color="auto"/>
            </w:tcBorders>
          </w:tcPr>
          <w:p w:rsidR="00C64B81" w:rsidRDefault="00A644B3" w:rsidP="0036579B">
            <w:pPr>
              <w:spacing w:before="60"/>
              <w:rPr>
                <w:rFonts w:ascii="Arial" w:hAnsi="Arial" w:cs="Arial"/>
                <w:sz w:val="16"/>
              </w:rPr>
            </w:pPr>
            <w:r>
              <w:rPr>
                <w:rFonts w:ascii="Arial" w:hAnsi="Arial" w:cs="Arial"/>
                <w:sz w:val="16"/>
              </w:rPr>
              <w:t xml:space="preserve">Filter analysis for all the LPF filters called in this MDD. Analysis contains high/low cutoff frequencies with max output. </w:t>
            </w:r>
          </w:p>
        </w:tc>
      </w:tr>
    </w:tbl>
    <w:p w:rsidR="00C64B81" w:rsidRPr="00C64B81" w:rsidRDefault="00C64B81" w:rsidP="00C64B81"/>
    <w:p w:rsidR="00C64B81" w:rsidRDefault="00C64B81" w:rsidP="00C64B81">
      <w:pPr>
        <w:pStyle w:val="Heading1"/>
      </w:pPr>
      <w:r>
        <w:t>Known Issues / Limitations With Design</w:t>
      </w:r>
    </w:p>
    <w:p w:rsidR="000E38B7" w:rsidRPr="000E38B7" w:rsidRDefault="000E38B7" w:rsidP="000E38B7">
      <w:pPr>
        <w:pStyle w:val="ListParagraph"/>
        <w:numPr>
          <w:ilvl w:val="0"/>
          <w:numId w:val="12"/>
        </w:numPr>
      </w:pPr>
      <w:r w:rsidRPr="000E38B7">
        <w:t>INLINE functions defined in globalmacro.h are not unit</w:t>
      </w:r>
      <w:r>
        <w:t xml:space="preserve"> </w:t>
      </w:r>
      <w:r w:rsidRPr="000E38B7">
        <w:t>tested</w:t>
      </w:r>
      <w:r>
        <w:t>.</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C64B81">
            <w:pPr>
              <w:spacing w:before="60"/>
              <w:rPr>
                <w:rFonts w:ascii="Arial" w:hAnsi="Arial" w:cs="Arial"/>
                <w:sz w:val="16"/>
              </w:rPr>
            </w:pPr>
            <w:r>
              <w:rPr>
                <w:rFonts w:ascii="Arial" w:hAnsi="Arial" w:cs="Arial"/>
                <w:sz w:val="16"/>
              </w:rPr>
              <w:t>1.0</w:t>
            </w:r>
          </w:p>
        </w:tc>
        <w:tc>
          <w:tcPr>
            <w:tcW w:w="6210" w:type="dxa"/>
          </w:tcPr>
          <w:p w:rsidR="004A781C" w:rsidRDefault="00C64B81">
            <w:pPr>
              <w:spacing w:before="60"/>
              <w:rPr>
                <w:rFonts w:ascii="Arial" w:hAnsi="Arial" w:cs="Arial"/>
                <w:sz w:val="16"/>
              </w:rPr>
            </w:pPr>
            <w:r>
              <w:rPr>
                <w:rFonts w:ascii="Arial" w:hAnsi="Arial" w:cs="Arial"/>
                <w:sz w:val="16"/>
              </w:rPr>
              <w:t>Initial Release</w:t>
            </w:r>
          </w:p>
        </w:tc>
        <w:tc>
          <w:tcPr>
            <w:tcW w:w="1080" w:type="dxa"/>
          </w:tcPr>
          <w:p w:rsidR="004A781C" w:rsidRDefault="00C64B81" w:rsidP="00010DAF">
            <w:pPr>
              <w:spacing w:before="60"/>
              <w:rPr>
                <w:rFonts w:ascii="Arial" w:hAnsi="Arial" w:cs="Arial"/>
                <w:sz w:val="16"/>
              </w:rPr>
            </w:pPr>
            <w:r>
              <w:rPr>
                <w:rFonts w:ascii="Arial" w:hAnsi="Arial" w:cs="Arial"/>
                <w:sz w:val="16"/>
              </w:rPr>
              <w:t>0</w:t>
            </w:r>
            <w:r w:rsidR="00010DAF">
              <w:rPr>
                <w:rFonts w:ascii="Arial" w:hAnsi="Arial" w:cs="Arial"/>
                <w:sz w:val="16"/>
              </w:rPr>
              <w:t>6</w:t>
            </w:r>
            <w:r>
              <w:rPr>
                <w:rFonts w:ascii="Arial" w:hAnsi="Arial" w:cs="Arial"/>
                <w:sz w:val="16"/>
              </w:rPr>
              <w:t>-Dec-11</w:t>
            </w:r>
          </w:p>
        </w:tc>
        <w:tc>
          <w:tcPr>
            <w:tcW w:w="1105" w:type="dxa"/>
          </w:tcPr>
          <w:p w:rsidR="004A781C" w:rsidRDefault="00C64B81">
            <w:pPr>
              <w:spacing w:before="60"/>
              <w:rPr>
                <w:rFonts w:ascii="Arial" w:hAnsi="Arial" w:cs="Arial"/>
                <w:sz w:val="16"/>
              </w:rPr>
            </w:pPr>
            <w:r>
              <w:rPr>
                <w:rFonts w:ascii="Arial" w:hAnsi="Arial" w:cs="Arial"/>
                <w:sz w:val="16"/>
              </w:rPr>
              <w:t>KJS</w:t>
            </w:r>
          </w:p>
        </w:tc>
      </w:tr>
      <w:tr w:rsidR="000E38B7">
        <w:tc>
          <w:tcPr>
            <w:tcW w:w="616" w:type="dxa"/>
          </w:tcPr>
          <w:p w:rsidR="000E38B7" w:rsidRDefault="000E38B7">
            <w:pPr>
              <w:spacing w:before="60"/>
              <w:rPr>
                <w:rFonts w:ascii="Arial" w:hAnsi="Arial" w:cs="Arial"/>
                <w:sz w:val="16"/>
              </w:rPr>
            </w:pPr>
            <w:r>
              <w:rPr>
                <w:rFonts w:ascii="Arial" w:hAnsi="Arial" w:cs="Arial"/>
                <w:sz w:val="16"/>
              </w:rPr>
              <w:t>2</w:t>
            </w:r>
          </w:p>
        </w:tc>
        <w:tc>
          <w:tcPr>
            <w:tcW w:w="662" w:type="dxa"/>
          </w:tcPr>
          <w:p w:rsidR="000E38B7" w:rsidRDefault="000E38B7">
            <w:pPr>
              <w:spacing w:before="60"/>
              <w:rPr>
                <w:rFonts w:ascii="Arial" w:hAnsi="Arial" w:cs="Arial"/>
                <w:sz w:val="16"/>
              </w:rPr>
            </w:pPr>
            <w:r>
              <w:rPr>
                <w:rFonts w:ascii="Arial" w:hAnsi="Arial" w:cs="Arial"/>
                <w:sz w:val="16"/>
              </w:rPr>
              <w:t>2.0</w:t>
            </w:r>
          </w:p>
        </w:tc>
        <w:tc>
          <w:tcPr>
            <w:tcW w:w="6210" w:type="dxa"/>
          </w:tcPr>
          <w:p w:rsidR="000E38B7" w:rsidRDefault="000E38B7">
            <w:pPr>
              <w:spacing w:before="60"/>
              <w:rPr>
                <w:rFonts w:ascii="Arial" w:hAnsi="Arial" w:cs="Arial"/>
                <w:sz w:val="16"/>
              </w:rPr>
            </w:pPr>
            <w:r>
              <w:rPr>
                <w:rFonts w:ascii="Arial" w:hAnsi="Arial" w:cs="Arial"/>
                <w:sz w:val="16"/>
              </w:rPr>
              <w:t>Added limitation with globalmacro.h known limitations</w:t>
            </w:r>
          </w:p>
        </w:tc>
        <w:tc>
          <w:tcPr>
            <w:tcW w:w="1080" w:type="dxa"/>
          </w:tcPr>
          <w:p w:rsidR="000E38B7" w:rsidRDefault="000E38B7" w:rsidP="00010DAF">
            <w:pPr>
              <w:spacing w:before="60"/>
              <w:rPr>
                <w:rFonts w:ascii="Arial" w:hAnsi="Arial" w:cs="Arial"/>
                <w:sz w:val="16"/>
              </w:rPr>
            </w:pPr>
            <w:r>
              <w:rPr>
                <w:rFonts w:ascii="Arial" w:hAnsi="Arial" w:cs="Arial"/>
                <w:sz w:val="16"/>
              </w:rPr>
              <w:t>06-Dec-11</w:t>
            </w:r>
          </w:p>
        </w:tc>
        <w:tc>
          <w:tcPr>
            <w:tcW w:w="1105" w:type="dxa"/>
          </w:tcPr>
          <w:p w:rsidR="000E38B7" w:rsidRDefault="000E38B7">
            <w:pPr>
              <w:spacing w:before="60"/>
              <w:rPr>
                <w:rFonts w:ascii="Arial" w:hAnsi="Arial" w:cs="Arial"/>
                <w:sz w:val="16"/>
              </w:rPr>
            </w:pPr>
            <w:r>
              <w:rPr>
                <w:rFonts w:ascii="Arial" w:hAnsi="Arial" w:cs="Arial"/>
                <w:sz w:val="16"/>
              </w:rPr>
              <w:t>KJS</w:t>
            </w:r>
          </w:p>
        </w:tc>
      </w:tr>
      <w:tr w:rsidR="00AF0E6A">
        <w:tc>
          <w:tcPr>
            <w:tcW w:w="616" w:type="dxa"/>
          </w:tcPr>
          <w:p w:rsidR="00AF0E6A" w:rsidRDefault="00AF0E6A">
            <w:pPr>
              <w:spacing w:before="60"/>
              <w:rPr>
                <w:rFonts w:ascii="Arial" w:hAnsi="Arial" w:cs="Arial"/>
                <w:sz w:val="16"/>
              </w:rPr>
            </w:pPr>
            <w:r>
              <w:rPr>
                <w:rFonts w:ascii="Arial" w:hAnsi="Arial" w:cs="Arial"/>
                <w:sz w:val="16"/>
              </w:rPr>
              <w:t>3</w:t>
            </w:r>
          </w:p>
        </w:tc>
        <w:tc>
          <w:tcPr>
            <w:tcW w:w="662" w:type="dxa"/>
          </w:tcPr>
          <w:p w:rsidR="00AF0E6A" w:rsidRDefault="00AF0E6A">
            <w:pPr>
              <w:spacing w:before="60"/>
              <w:rPr>
                <w:rFonts w:ascii="Arial" w:hAnsi="Arial" w:cs="Arial"/>
                <w:sz w:val="16"/>
              </w:rPr>
            </w:pPr>
            <w:r>
              <w:rPr>
                <w:rFonts w:ascii="Arial" w:hAnsi="Arial" w:cs="Arial"/>
                <w:sz w:val="16"/>
              </w:rPr>
              <w:t>3</w:t>
            </w:r>
          </w:p>
        </w:tc>
        <w:tc>
          <w:tcPr>
            <w:tcW w:w="6210" w:type="dxa"/>
          </w:tcPr>
          <w:p w:rsidR="00AF0E6A" w:rsidRDefault="00AF0E6A">
            <w:pPr>
              <w:spacing w:before="60"/>
              <w:rPr>
                <w:rFonts w:ascii="Arial" w:hAnsi="Arial" w:cs="Arial"/>
                <w:sz w:val="16"/>
              </w:rPr>
            </w:pPr>
            <w:r>
              <w:rPr>
                <w:rFonts w:ascii="Arial" w:hAnsi="Arial" w:cs="Arial"/>
                <w:sz w:val="16"/>
              </w:rPr>
              <w:t xml:space="preserve">Changed units designator of </w:t>
            </w:r>
            <w:r>
              <w:rPr>
                <w:rFonts w:ascii="Arial" w:hAnsi="Arial" w:cs="Arial"/>
                <w:sz w:val="16"/>
                <w:szCs w:val="16"/>
              </w:rPr>
              <w:t>k_EOTStateHwTrqLPFKn_Uls_u16 to Cnt</w:t>
            </w:r>
          </w:p>
        </w:tc>
        <w:tc>
          <w:tcPr>
            <w:tcW w:w="1080" w:type="dxa"/>
          </w:tcPr>
          <w:p w:rsidR="00AF0E6A" w:rsidRDefault="00AF0E6A" w:rsidP="00010DAF">
            <w:pPr>
              <w:spacing w:before="60"/>
              <w:rPr>
                <w:rFonts w:ascii="Arial" w:hAnsi="Arial" w:cs="Arial"/>
                <w:sz w:val="16"/>
              </w:rPr>
            </w:pPr>
            <w:r>
              <w:rPr>
                <w:rFonts w:ascii="Arial" w:hAnsi="Arial" w:cs="Arial"/>
                <w:sz w:val="16"/>
              </w:rPr>
              <w:t>12-Dec-11</w:t>
            </w:r>
          </w:p>
        </w:tc>
        <w:tc>
          <w:tcPr>
            <w:tcW w:w="1105" w:type="dxa"/>
          </w:tcPr>
          <w:p w:rsidR="00AF0E6A" w:rsidRDefault="00AF0E6A">
            <w:pPr>
              <w:spacing w:before="60"/>
              <w:rPr>
                <w:rFonts w:ascii="Arial" w:hAnsi="Arial" w:cs="Arial"/>
                <w:sz w:val="16"/>
              </w:rPr>
            </w:pPr>
            <w:r>
              <w:rPr>
                <w:rFonts w:ascii="Arial" w:hAnsi="Arial" w:cs="Arial"/>
                <w:sz w:val="16"/>
              </w:rPr>
              <w:t>JJW</w:t>
            </w:r>
          </w:p>
        </w:tc>
      </w:tr>
      <w:tr w:rsidR="00556D30">
        <w:tc>
          <w:tcPr>
            <w:tcW w:w="616" w:type="dxa"/>
          </w:tcPr>
          <w:p w:rsidR="00556D30" w:rsidRDefault="00556D30">
            <w:pPr>
              <w:spacing w:before="60"/>
              <w:rPr>
                <w:rFonts w:ascii="Arial" w:hAnsi="Arial" w:cs="Arial"/>
                <w:sz w:val="16"/>
              </w:rPr>
            </w:pPr>
            <w:r>
              <w:rPr>
                <w:rFonts w:ascii="Arial" w:hAnsi="Arial" w:cs="Arial"/>
                <w:sz w:val="16"/>
              </w:rPr>
              <w:t>4</w:t>
            </w:r>
          </w:p>
        </w:tc>
        <w:tc>
          <w:tcPr>
            <w:tcW w:w="662" w:type="dxa"/>
          </w:tcPr>
          <w:p w:rsidR="00556D30" w:rsidRDefault="00556D30">
            <w:pPr>
              <w:spacing w:before="60"/>
              <w:rPr>
                <w:rFonts w:ascii="Arial" w:hAnsi="Arial" w:cs="Arial"/>
                <w:sz w:val="16"/>
              </w:rPr>
            </w:pPr>
            <w:r>
              <w:rPr>
                <w:rFonts w:ascii="Arial" w:hAnsi="Arial" w:cs="Arial"/>
                <w:sz w:val="16"/>
              </w:rPr>
              <w:t>4</w:t>
            </w:r>
          </w:p>
        </w:tc>
        <w:tc>
          <w:tcPr>
            <w:tcW w:w="6210" w:type="dxa"/>
          </w:tcPr>
          <w:p w:rsidR="00556D30" w:rsidRDefault="00556D30">
            <w:pPr>
              <w:spacing w:before="60"/>
              <w:rPr>
                <w:rFonts w:ascii="Arial" w:hAnsi="Arial" w:cs="Arial"/>
                <w:sz w:val="16"/>
              </w:rPr>
            </w:pPr>
            <w:r>
              <w:rPr>
                <w:rFonts w:ascii="Arial" w:hAnsi="Arial" w:cs="Arial"/>
                <w:sz w:val="16"/>
              </w:rPr>
              <w:t>Corrected assist EOT limit macro call.</w:t>
            </w:r>
          </w:p>
        </w:tc>
        <w:tc>
          <w:tcPr>
            <w:tcW w:w="1080" w:type="dxa"/>
          </w:tcPr>
          <w:p w:rsidR="00556D30" w:rsidRDefault="00556D30" w:rsidP="00556D30">
            <w:pPr>
              <w:spacing w:before="60"/>
              <w:rPr>
                <w:rFonts w:ascii="Arial" w:hAnsi="Arial" w:cs="Arial"/>
                <w:sz w:val="16"/>
              </w:rPr>
            </w:pPr>
            <w:r>
              <w:rPr>
                <w:rFonts w:ascii="Arial" w:hAnsi="Arial" w:cs="Arial"/>
                <w:sz w:val="16"/>
              </w:rPr>
              <w:t>14-Dec-11</w:t>
            </w:r>
          </w:p>
        </w:tc>
        <w:tc>
          <w:tcPr>
            <w:tcW w:w="1105" w:type="dxa"/>
          </w:tcPr>
          <w:p w:rsidR="00556D30" w:rsidRDefault="00556D30">
            <w:pPr>
              <w:spacing w:before="60"/>
              <w:rPr>
                <w:rFonts w:ascii="Arial" w:hAnsi="Arial" w:cs="Arial"/>
                <w:sz w:val="16"/>
              </w:rPr>
            </w:pPr>
            <w:r>
              <w:rPr>
                <w:rFonts w:ascii="Arial" w:hAnsi="Arial" w:cs="Arial"/>
                <w:sz w:val="16"/>
              </w:rPr>
              <w:t>KJS</w:t>
            </w:r>
          </w:p>
        </w:tc>
      </w:tr>
      <w:tr w:rsidR="00443BF5">
        <w:tc>
          <w:tcPr>
            <w:tcW w:w="616" w:type="dxa"/>
          </w:tcPr>
          <w:p w:rsidR="00443BF5" w:rsidRDefault="00443BF5">
            <w:pPr>
              <w:spacing w:before="60"/>
              <w:rPr>
                <w:rFonts w:ascii="Arial" w:hAnsi="Arial" w:cs="Arial"/>
                <w:sz w:val="16"/>
              </w:rPr>
            </w:pPr>
            <w:r>
              <w:rPr>
                <w:rFonts w:ascii="Arial" w:hAnsi="Arial" w:cs="Arial"/>
                <w:sz w:val="16"/>
              </w:rPr>
              <w:t>5</w:t>
            </w:r>
          </w:p>
        </w:tc>
        <w:tc>
          <w:tcPr>
            <w:tcW w:w="662" w:type="dxa"/>
          </w:tcPr>
          <w:p w:rsidR="00443BF5" w:rsidRDefault="00443BF5">
            <w:pPr>
              <w:spacing w:before="60"/>
              <w:rPr>
                <w:rFonts w:ascii="Arial" w:hAnsi="Arial" w:cs="Arial"/>
                <w:sz w:val="16"/>
              </w:rPr>
            </w:pPr>
            <w:r>
              <w:rPr>
                <w:rFonts w:ascii="Arial" w:hAnsi="Arial" w:cs="Arial"/>
                <w:sz w:val="16"/>
              </w:rPr>
              <w:t>5</w:t>
            </w:r>
          </w:p>
        </w:tc>
        <w:tc>
          <w:tcPr>
            <w:tcW w:w="6210" w:type="dxa"/>
          </w:tcPr>
          <w:p w:rsidR="00443BF5" w:rsidRDefault="00443BF5">
            <w:pPr>
              <w:spacing w:before="60"/>
              <w:rPr>
                <w:rFonts w:ascii="Arial" w:hAnsi="Arial" w:cs="Arial"/>
                <w:sz w:val="16"/>
              </w:rPr>
            </w:pPr>
            <w:r>
              <w:rPr>
                <w:rFonts w:ascii="Arial" w:hAnsi="Arial" w:cs="Arial"/>
                <w:sz w:val="16"/>
              </w:rPr>
              <w:t>Updated ranges for CcwEOT and CwEOT.</w:t>
            </w:r>
          </w:p>
        </w:tc>
        <w:tc>
          <w:tcPr>
            <w:tcW w:w="1080" w:type="dxa"/>
          </w:tcPr>
          <w:p w:rsidR="00443BF5" w:rsidRDefault="00443BF5" w:rsidP="00556D30">
            <w:pPr>
              <w:spacing w:before="60"/>
              <w:rPr>
                <w:rFonts w:ascii="Arial" w:hAnsi="Arial" w:cs="Arial"/>
                <w:sz w:val="16"/>
              </w:rPr>
            </w:pPr>
            <w:r>
              <w:rPr>
                <w:rFonts w:ascii="Arial" w:hAnsi="Arial" w:cs="Arial"/>
                <w:sz w:val="16"/>
              </w:rPr>
              <w:t>22-Dec-11</w:t>
            </w:r>
          </w:p>
        </w:tc>
        <w:tc>
          <w:tcPr>
            <w:tcW w:w="1105" w:type="dxa"/>
          </w:tcPr>
          <w:p w:rsidR="00443BF5" w:rsidRDefault="00443BF5">
            <w:pPr>
              <w:spacing w:before="60"/>
              <w:rPr>
                <w:rFonts w:ascii="Arial" w:hAnsi="Arial" w:cs="Arial"/>
                <w:sz w:val="16"/>
              </w:rPr>
            </w:pPr>
            <w:r>
              <w:rPr>
                <w:rFonts w:ascii="Arial" w:hAnsi="Arial" w:cs="Arial"/>
                <w:sz w:val="16"/>
              </w:rPr>
              <w:t>KJS</w:t>
            </w:r>
          </w:p>
        </w:tc>
      </w:tr>
      <w:tr w:rsidR="0014032C">
        <w:tc>
          <w:tcPr>
            <w:tcW w:w="616" w:type="dxa"/>
          </w:tcPr>
          <w:p w:rsidR="0014032C" w:rsidRDefault="0014032C">
            <w:pPr>
              <w:spacing w:before="60"/>
              <w:rPr>
                <w:rFonts w:ascii="Arial" w:hAnsi="Arial" w:cs="Arial"/>
                <w:sz w:val="16"/>
              </w:rPr>
            </w:pPr>
            <w:r>
              <w:rPr>
                <w:rFonts w:ascii="Arial" w:hAnsi="Arial" w:cs="Arial"/>
                <w:sz w:val="16"/>
              </w:rPr>
              <w:t>6</w:t>
            </w:r>
          </w:p>
        </w:tc>
        <w:tc>
          <w:tcPr>
            <w:tcW w:w="662" w:type="dxa"/>
          </w:tcPr>
          <w:p w:rsidR="0014032C" w:rsidRDefault="0014032C">
            <w:pPr>
              <w:spacing w:before="60"/>
              <w:rPr>
                <w:rFonts w:ascii="Arial" w:hAnsi="Arial" w:cs="Arial"/>
                <w:sz w:val="16"/>
              </w:rPr>
            </w:pPr>
            <w:r>
              <w:rPr>
                <w:rFonts w:ascii="Arial" w:hAnsi="Arial" w:cs="Arial"/>
                <w:sz w:val="16"/>
              </w:rPr>
              <w:t>6</w:t>
            </w:r>
          </w:p>
        </w:tc>
        <w:tc>
          <w:tcPr>
            <w:tcW w:w="6210" w:type="dxa"/>
          </w:tcPr>
          <w:p w:rsidR="0014032C" w:rsidRDefault="0014032C">
            <w:pPr>
              <w:spacing w:before="60"/>
              <w:rPr>
                <w:rFonts w:ascii="Arial" w:hAnsi="Arial" w:cs="Arial"/>
                <w:sz w:val="16"/>
              </w:rPr>
            </w:pPr>
            <w:r>
              <w:rPr>
                <w:rFonts w:ascii="Arial" w:hAnsi="Arial" w:cs="Arial"/>
                <w:sz w:val="16"/>
              </w:rPr>
              <w:t>Anomaly 3003 and 3039</w:t>
            </w:r>
          </w:p>
        </w:tc>
        <w:tc>
          <w:tcPr>
            <w:tcW w:w="1080" w:type="dxa"/>
          </w:tcPr>
          <w:p w:rsidR="0014032C" w:rsidRDefault="0014032C" w:rsidP="00556D30">
            <w:pPr>
              <w:spacing w:before="60"/>
              <w:rPr>
                <w:rFonts w:ascii="Arial" w:hAnsi="Arial" w:cs="Arial"/>
                <w:sz w:val="16"/>
              </w:rPr>
            </w:pPr>
            <w:r>
              <w:rPr>
                <w:rFonts w:ascii="Arial" w:hAnsi="Arial" w:cs="Arial"/>
                <w:sz w:val="16"/>
              </w:rPr>
              <w:t>17-Mar-12</w:t>
            </w:r>
          </w:p>
        </w:tc>
        <w:tc>
          <w:tcPr>
            <w:tcW w:w="1105" w:type="dxa"/>
          </w:tcPr>
          <w:p w:rsidR="0014032C" w:rsidRDefault="0014032C">
            <w:pPr>
              <w:spacing w:before="60"/>
              <w:rPr>
                <w:rFonts w:ascii="Arial" w:hAnsi="Arial" w:cs="Arial"/>
                <w:sz w:val="16"/>
              </w:rPr>
            </w:pPr>
            <w:r>
              <w:rPr>
                <w:rFonts w:ascii="Arial" w:hAnsi="Arial" w:cs="Arial"/>
                <w:sz w:val="16"/>
              </w:rPr>
              <w:t>M. Story</w:t>
            </w:r>
          </w:p>
        </w:tc>
      </w:tr>
      <w:tr w:rsidR="00D2760D">
        <w:tc>
          <w:tcPr>
            <w:tcW w:w="616" w:type="dxa"/>
          </w:tcPr>
          <w:p w:rsidR="00D2760D" w:rsidRDefault="00D2760D">
            <w:pPr>
              <w:spacing w:before="60"/>
              <w:rPr>
                <w:rFonts w:ascii="Arial" w:hAnsi="Arial" w:cs="Arial"/>
                <w:sz w:val="16"/>
              </w:rPr>
            </w:pPr>
            <w:r>
              <w:rPr>
                <w:rFonts w:ascii="Arial" w:hAnsi="Arial" w:cs="Arial"/>
                <w:sz w:val="16"/>
              </w:rPr>
              <w:t>7</w:t>
            </w:r>
          </w:p>
        </w:tc>
        <w:tc>
          <w:tcPr>
            <w:tcW w:w="662" w:type="dxa"/>
          </w:tcPr>
          <w:p w:rsidR="00D2760D" w:rsidRDefault="00D2760D">
            <w:pPr>
              <w:spacing w:before="60"/>
              <w:rPr>
                <w:rFonts w:ascii="Arial" w:hAnsi="Arial" w:cs="Arial"/>
                <w:sz w:val="16"/>
              </w:rPr>
            </w:pPr>
            <w:r>
              <w:rPr>
                <w:rFonts w:ascii="Arial" w:hAnsi="Arial" w:cs="Arial"/>
                <w:sz w:val="16"/>
              </w:rPr>
              <w:t>7</w:t>
            </w:r>
          </w:p>
        </w:tc>
        <w:tc>
          <w:tcPr>
            <w:tcW w:w="6210" w:type="dxa"/>
          </w:tcPr>
          <w:p w:rsidR="00D2760D" w:rsidRDefault="00D2760D">
            <w:pPr>
              <w:spacing w:before="60"/>
              <w:rPr>
                <w:rFonts w:ascii="Arial" w:hAnsi="Arial" w:cs="Arial"/>
                <w:sz w:val="16"/>
              </w:rPr>
            </w:pPr>
            <w:r>
              <w:rPr>
                <w:rFonts w:ascii="Arial" w:hAnsi="Arial" w:cs="Arial"/>
                <w:sz w:val="16"/>
              </w:rPr>
              <w:t>Updated incorrect indexing on tables</w:t>
            </w:r>
            <w:r w:rsidR="00A715F5">
              <w:rPr>
                <w:rFonts w:ascii="Arial" w:hAnsi="Arial" w:cs="Arial"/>
                <w:sz w:val="16"/>
              </w:rPr>
              <w:t xml:space="preserve"> (removed constant and replaced with TableSize macro)</w:t>
            </w:r>
          </w:p>
        </w:tc>
        <w:tc>
          <w:tcPr>
            <w:tcW w:w="1080" w:type="dxa"/>
          </w:tcPr>
          <w:p w:rsidR="00D2760D" w:rsidRDefault="00A715F5" w:rsidP="00556D30">
            <w:pPr>
              <w:spacing w:before="60"/>
              <w:rPr>
                <w:rFonts w:ascii="Arial" w:hAnsi="Arial" w:cs="Arial"/>
                <w:sz w:val="16"/>
              </w:rPr>
            </w:pPr>
            <w:r>
              <w:rPr>
                <w:rFonts w:ascii="Arial" w:hAnsi="Arial" w:cs="Arial"/>
                <w:sz w:val="16"/>
              </w:rPr>
              <w:t>19-Mar-12</w:t>
            </w:r>
          </w:p>
        </w:tc>
        <w:tc>
          <w:tcPr>
            <w:tcW w:w="1105" w:type="dxa"/>
          </w:tcPr>
          <w:p w:rsidR="00D2760D" w:rsidRDefault="00A715F5">
            <w:pPr>
              <w:spacing w:before="60"/>
              <w:rPr>
                <w:rFonts w:ascii="Arial" w:hAnsi="Arial" w:cs="Arial"/>
                <w:sz w:val="16"/>
              </w:rPr>
            </w:pPr>
            <w:r>
              <w:rPr>
                <w:rFonts w:ascii="Arial" w:hAnsi="Arial" w:cs="Arial"/>
                <w:sz w:val="16"/>
              </w:rPr>
              <w:t>LWW</w:t>
            </w:r>
          </w:p>
        </w:tc>
      </w:tr>
      <w:tr w:rsidR="00C509C7">
        <w:tc>
          <w:tcPr>
            <w:tcW w:w="616" w:type="dxa"/>
          </w:tcPr>
          <w:p w:rsidR="00C509C7" w:rsidRDefault="00C509C7">
            <w:pPr>
              <w:spacing w:before="60"/>
              <w:rPr>
                <w:rFonts w:ascii="Arial" w:hAnsi="Arial" w:cs="Arial"/>
                <w:sz w:val="16"/>
              </w:rPr>
            </w:pPr>
            <w:r>
              <w:rPr>
                <w:rFonts w:ascii="Arial" w:hAnsi="Arial" w:cs="Arial"/>
                <w:sz w:val="16"/>
              </w:rPr>
              <w:t>8</w:t>
            </w:r>
          </w:p>
        </w:tc>
        <w:tc>
          <w:tcPr>
            <w:tcW w:w="662" w:type="dxa"/>
          </w:tcPr>
          <w:p w:rsidR="00C509C7" w:rsidRDefault="00C509C7">
            <w:pPr>
              <w:spacing w:before="60"/>
              <w:rPr>
                <w:rFonts w:ascii="Arial" w:hAnsi="Arial" w:cs="Arial"/>
                <w:sz w:val="16"/>
              </w:rPr>
            </w:pPr>
            <w:r>
              <w:rPr>
                <w:rFonts w:ascii="Arial" w:hAnsi="Arial" w:cs="Arial"/>
                <w:sz w:val="16"/>
              </w:rPr>
              <w:t>8</w:t>
            </w:r>
          </w:p>
        </w:tc>
        <w:tc>
          <w:tcPr>
            <w:tcW w:w="6210" w:type="dxa"/>
          </w:tcPr>
          <w:p w:rsidR="00C509C7" w:rsidRDefault="00C509C7">
            <w:pPr>
              <w:spacing w:before="60"/>
              <w:rPr>
                <w:rFonts w:ascii="Arial" w:hAnsi="Arial" w:cs="Arial"/>
                <w:sz w:val="16"/>
              </w:rPr>
            </w:pPr>
            <w:r>
              <w:rPr>
                <w:rFonts w:ascii="Arial" w:hAnsi="Arial" w:cs="Arial"/>
                <w:sz w:val="16"/>
              </w:rPr>
              <w:t>Anomaly 3076 update to FDD fixes</w:t>
            </w:r>
          </w:p>
        </w:tc>
        <w:tc>
          <w:tcPr>
            <w:tcW w:w="1080" w:type="dxa"/>
          </w:tcPr>
          <w:p w:rsidR="00C509C7" w:rsidRDefault="00C509C7" w:rsidP="00556D30">
            <w:pPr>
              <w:spacing w:before="60"/>
              <w:rPr>
                <w:rFonts w:ascii="Arial" w:hAnsi="Arial" w:cs="Arial"/>
                <w:sz w:val="16"/>
              </w:rPr>
            </w:pPr>
            <w:r>
              <w:rPr>
                <w:rFonts w:ascii="Arial" w:hAnsi="Arial" w:cs="Arial"/>
                <w:sz w:val="16"/>
              </w:rPr>
              <w:t>22-Mar-12</w:t>
            </w:r>
          </w:p>
        </w:tc>
        <w:tc>
          <w:tcPr>
            <w:tcW w:w="1105" w:type="dxa"/>
          </w:tcPr>
          <w:p w:rsidR="00C509C7" w:rsidRDefault="00C509C7">
            <w:pPr>
              <w:spacing w:before="60"/>
              <w:rPr>
                <w:rFonts w:ascii="Arial" w:hAnsi="Arial" w:cs="Arial"/>
                <w:sz w:val="16"/>
              </w:rPr>
            </w:pPr>
            <w:r>
              <w:rPr>
                <w:rFonts w:ascii="Arial" w:hAnsi="Arial" w:cs="Arial"/>
                <w:sz w:val="16"/>
              </w:rPr>
              <w:t>M. Story</w:t>
            </w:r>
          </w:p>
        </w:tc>
      </w:tr>
      <w:tr w:rsidR="00CE142C">
        <w:tc>
          <w:tcPr>
            <w:tcW w:w="616" w:type="dxa"/>
          </w:tcPr>
          <w:p w:rsidR="00CE142C" w:rsidRDefault="00CE142C">
            <w:pPr>
              <w:spacing w:before="60"/>
              <w:rPr>
                <w:rFonts w:ascii="Arial" w:hAnsi="Arial" w:cs="Arial"/>
                <w:sz w:val="16"/>
              </w:rPr>
            </w:pPr>
            <w:r>
              <w:rPr>
                <w:rFonts w:ascii="Arial" w:hAnsi="Arial" w:cs="Arial"/>
                <w:sz w:val="16"/>
              </w:rPr>
              <w:t>9</w:t>
            </w:r>
          </w:p>
        </w:tc>
        <w:tc>
          <w:tcPr>
            <w:tcW w:w="662" w:type="dxa"/>
          </w:tcPr>
          <w:p w:rsidR="00CE142C" w:rsidRDefault="00CE142C">
            <w:pPr>
              <w:spacing w:before="60"/>
              <w:rPr>
                <w:rFonts w:ascii="Arial" w:hAnsi="Arial" w:cs="Arial"/>
                <w:sz w:val="16"/>
              </w:rPr>
            </w:pPr>
            <w:r>
              <w:rPr>
                <w:rFonts w:ascii="Arial" w:hAnsi="Arial" w:cs="Arial"/>
                <w:sz w:val="16"/>
              </w:rPr>
              <w:t>9</w:t>
            </w:r>
          </w:p>
        </w:tc>
        <w:tc>
          <w:tcPr>
            <w:tcW w:w="6210" w:type="dxa"/>
          </w:tcPr>
          <w:p w:rsidR="00CE142C" w:rsidRDefault="00CE142C">
            <w:pPr>
              <w:spacing w:before="60"/>
              <w:rPr>
                <w:rFonts w:ascii="Arial" w:hAnsi="Arial" w:cs="Arial"/>
                <w:sz w:val="16"/>
              </w:rPr>
            </w:pPr>
            <w:r>
              <w:rPr>
                <w:rFonts w:ascii="Arial" w:hAnsi="Arial" w:cs="Arial"/>
                <w:color w:val="000000"/>
                <w:sz w:val="16"/>
                <w:szCs w:val="16"/>
              </w:rPr>
              <w:t>Changed t_TrqTblY_Uls_</w:t>
            </w:r>
            <w:r w:rsidRPr="00D951F8">
              <w:rPr>
                <w:rFonts w:ascii="Arial" w:hAnsi="Arial" w:cs="Arial"/>
                <w:color w:val="000000"/>
                <w:sz w:val="16"/>
                <w:szCs w:val="16"/>
              </w:rPr>
              <w:t xml:space="preserve">u16p0 to </w:t>
            </w:r>
            <w:r>
              <w:rPr>
                <w:rFonts w:ascii="Arial" w:hAnsi="Arial" w:cs="Arial"/>
                <w:color w:val="000000"/>
                <w:sz w:val="16"/>
                <w:szCs w:val="16"/>
              </w:rPr>
              <w:t>t_TrqTblY_Uls_</w:t>
            </w:r>
            <w:r w:rsidRPr="00D951F8">
              <w:rPr>
                <w:rFonts w:ascii="Arial" w:hAnsi="Arial" w:cs="Arial"/>
                <w:color w:val="000000"/>
                <w:sz w:val="16"/>
                <w:szCs w:val="16"/>
              </w:rPr>
              <w:t>u1p15</w:t>
            </w:r>
            <w:r w:rsidR="00A773D3" w:rsidRPr="00D951F8">
              <w:rPr>
                <w:rFonts w:ascii="Arial" w:hAnsi="Arial" w:cs="Arial"/>
                <w:color w:val="000000"/>
                <w:sz w:val="16"/>
                <w:szCs w:val="16"/>
              </w:rPr>
              <w:t xml:space="preserve"> anomaly 3146</w:t>
            </w:r>
          </w:p>
        </w:tc>
        <w:tc>
          <w:tcPr>
            <w:tcW w:w="1080" w:type="dxa"/>
          </w:tcPr>
          <w:p w:rsidR="00CE142C" w:rsidRDefault="00CE142C" w:rsidP="00556D30">
            <w:pPr>
              <w:spacing w:before="60"/>
              <w:rPr>
                <w:rFonts w:ascii="Arial" w:hAnsi="Arial" w:cs="Arial"/>
                <w:sz w:val="16"/>
              </w:rPr>
            </w:pPr>
            <w:r>
              <w:rPr>
                <w:rFonts w:ascii="Arial" w:hAnsi="Arial" w:cs="Arial"/>
                <w:sz w:val="16"/>
              </w:rPr>
              <w:t xml:space="preserve">01-May_12 </w:t>
            </w:r>
          </w:p>
        </w:tc>
        <w:tc>
          <w:tcPr>
            <w:tcW w:w="1105" w:type="dxa"/>
          </w:tcPr>
          <w:p w:rsidR="00CE142C" w:rsidRDefault="00CE142C">
            <w:pPr>
              <w:spacing w:before="60"/>
              <w:rPr>
                <w:rFonts w:ascii="Arial" w:hAnsi="Arial" w:cs="Arial"/>
                <w:sz w:val="16"/>
              </w:rPr>
            </w:pPr>
            <w:r>
              <w:rPr>
                <w:rFonts w:ascii="Arial" w:hAnsi="Arial" w:cs="Arial"/>
                <w:sz w:val="16"/>
              </w:rPr>
              <w:t>M. Story</w:t>
            </w:r>
          </w:p>
        </w:tc>
      </w:tr>
      <w:tr w:rsidR="00D114AF">
        <w:tc>
          <w:tcPr>
            <w:tcW w:w="616" w:type="dxa"/>
          </w:tcPr>
          <w:p w:rsidR="00D114AF" w:rsidRDefault="00D114AF">
            <w:pPr>
              <w:spacing w:before="60"/>
              <w:rPr>
                <w:rFonts w:ascii="Arial" w:hAnsi="Arial" w:cs="Arial"/>
                <w:sz w:val="16"/>
              </w:rPr>
            </w:pPr>
            <w:r>
              <w:rPr>
                <w:rFonts w:ascii="Arial" w:hAnsi="Arial" w:cs="Arial"/>
                <w:sz w:val="16"/>
              </w:rPr>
              <w:t>10</w:t>
            </w:r>
          </w:p>
        </w:tc>
        <w:tc>
          <w:tcPr>
            <w:tcW w:w="662" w:type="dxa"/>
          </w:tcPr>
          <w:p w:rsidR="00D114AF" w:rsidRDefault="00D114AF">
            <w:pPr>
              <w:spacing w:before="60"/>
              <w:rPr>
                <w:rFonts w:ascii="Arial" w:hAnsi="Arial" w:cs="Arial"/>
                <w:sz w:val="16"/>
              </w:rPr>
            </w:pPr>
            <w:r>
              <w:rPr>
                <w:rFonts w:ascii="Arial" w:hAnsi="Arial" w:cs="Arial"/>
                <w:sz w:val="16"/>
              </w:rPr>
              <w:t>10</w:t>
            </w:r>
          </w:p>
        </w:tc>
        <w:tc>
          <w:tcPr>
            <w:tcW w:w="6210" w:type="dxa"/>
          </w:tcPr>
          <w:p w:rsidR="00D114AF" w:rsidRDefault="00D114AF">
            <w:pPr>
              <w:spacing w:before="60"/>
              <w:rPr>
                <w:rFonts w:ascii="Arial" w:hAnsi="Arial" w:cs="Arial"/>
                <w:color w:val="000000"/>
                <w:sz w:val="16"/>
                <w:szCs w:val="16"/>
              </w:rPr>
            </w:pPr>
            <w:r>
              <w:rPr>
                <w:rFonts w:ascii="Arial" w:hAnsi="Arial" w:cs="Arial"/>
                <w:color w:val="000000"/>
                <w:sz w:val="16"/>
                <w:szCs w:val="16"/>
              </w:rPr>
              <w:t>Changed t_TrqTblY</w:t>
            </w:r>
            <w:r w:rsidR="00363729" w:rsidRPr="00363729">
              <w:rPr>
                <w:rFonts w:ascii="Arial" w:hAnsi="Arial" w:cs="Arial"/>
                <w:sz w:val="16"/>
                <w:szCs w:val="16"/>
              </w:rPr>
              <w:t>_Uls_u1p15 to t_TrqTblY_Uls_u2p14 anomaly 3146</w:t>
            </w:r>
          </w:p>
        </w:tc>
        <w:tc>
          <w:tcPr>
            <w:tcW w:w="1080" w:type="dxa"/>
          </w:tcPr>
          <w:p w:rsidR="00D114AF" w:rsidRDefault="00D114AF" w:rsidP="00556D30">
            <w:pPr>
              <w:spacing w:before="60"/>
              <w:rPr>
                <w:rFonts w:ascii="Arial" w:hAnsi="Arial" w:cs="Arial"/>
                <w:sz w:val="16"/>
              </w:rPr>
            </w:pPr>
            <w:r>
              <w:rPr>
                <w:rFonts w:ascii="Arial" w:hAnsi="Arial" w:cs="Arial"/>
                <w:sz w:val="16"/>
              </w:rPr>
              <w:t xml:space="preserve">01-May_12 </w:t>
            </w:r>
          </w:p>
        </w:tc>
        <w:tc>
          <w:tcPr>
            <w:tcW w:w="1105" w:type="dxa"/>
          </w:tcPr>
          <w:p w:rsidR="00D114AF" w:rsidRDefault="00D114AF">
            <w:pPr>
              <w:spacing w:before="60"/>
              <w:rPr>
                <w:rFonts w:ascii="Arial" w:hAnsi="Arial" w:cs="Arial"/>
                <w:sz w:val="16"/>
              </w:rPr>
            </w:pPr>
            <w:r>
              <w:rPr>
                <w:rFonts w:ascii="Arial" w:hAnsi="Arial" w:cs="Arial"/>
                <w:sz w:val="16"/>
              </w:rPr>
              <w:t>M. Story</w:t>
            </w:r>
          </w:p>
        </w:tc>
      </w:tr>
      <w:tr w:rsidR="00CE3C44">
        <w:tc>
          <w:tcPr>
            <w:tcW w:w="616" w:type="dxa"/>
          </w:tcPr>
          <w:p w:rsidR="00CE3C44" w:rsidRDefault="00CE3C44">
            <w:pPr>
              <w:spacing w:before="60"/>
              <w:rPr>
                <w:rFonts w:ascii="Arial" w:hAnsi="Arial" w:cs="Arial"/>
                <w:sz w:val="16"/>
              </w:rPr>
            </w:pPr>
            <w:r>
              <w:rPr>
                <w:rFonts w:ascii="Arial" w:hAnsi="Arial" w:cs="Arial"/>
                <w:sz w:val="16"/>
              </w:rPr>
              <w:t>11</w:t>
            </w:r>
          </w:p>
        </w:tc>
        <w:tc>
          <w:tcPr>
            <w:tcW w:w="662" w:type="dxa"/>
          </w:tcPr>
          <w:p w:rsidR="00CE3C44" w:rsidRDefault="00CE3C44">
            <w:pPr>
              <w:spacing w:before="60"/>
              <w:rPr>
                <w:rFonts w:ascii="Arial" w:hAnsi="Arial" w:cs="Arial"/>
                <w:sz w:val="16"/>
              </w:rPr>
            </w:pPr>
            <w:r>
              <w:rPr>
                <w:rFonts w:ascii="Arial" w:hAnsi="Arial" w:cs="Arial"/>
                <w:sz w:val="16"/>
              </w:rPr>
              <w:t>11</w:t>
            </w:r>
          </w:p>
        </w:tc>
        <w:tc>
          <w:tcPr>
            <w:tcW w:w="6210" w:type="dxa"/>
          </w:tcPr>
          <w:p w:rsidR="00CE3C44" w:rsidRDefault="00CE3C44">
            <w:pPr>
              <w:spacing w:before="60"/>
              <w:rPr>
                <w:rFonts w:ascii="Arial" w:hAnsi="Arial" w:cs="Arial"/>
                <w:color w:val="000000"/>
                <w:sz w:val="16"/>
                <w:szCs w:val="16"/>
              </w:rPr>
            </w:pPr>
            <w:r>
              <w:rPr>
                <w:rFonts w:ascii="Arial" w:hAnsi="Arial" w:cs="Arial"/>
                <w:color w:val="000000"/>
                <w:sz w:val="16"/>
                <w:szCs w:val="16"/>
              </w:rPr>
              <w:t>Changes for anomaly 3330 and update on units for embedded constants</w:t>
            </w:r>
          </w:p>
        </w:tc>
        <w:tc>
          <w:tcPr>
            <w:tcW w:w="1080" w:type="dxa"/>
          </w:tcPr>
          <w:p w:rsidR="00CE3C44" w:rsidRDefault="00CE3C44" w:rsidP="00556D30">
            <w:pPr>
              <w:spacing w:before="60"/>
              <w:rPr>
                <w:rFonts w:ascii="Arial" w:hAnsi="Arial" w:cs="Arial"/>
                <w:sz w:val="16"/>
              </w:rPr>
            </w:pPr>
            <w:r>
              <w:rPr>
                <w:rFonts w:ascii="Arial" w:hAnsi="Arial" w:cs="Arial"/>
                <w:sz w:val="16"/>
              </w:rPr>
              <w:t>23-May-12</w:t>
            </w:r>
          </w:p>
        </w:tc>
        <w:tc>
          <w:tcPr>
            <w:tcW w:w="1105" w:type="dxa"/>
          </w:tcPr>
          <w:p w:rsidR="00CE3C44" w:rsidRDefault="00CE3C44">
            <w:pPr>
              <w:spacing w:before="60"/>
              <w:rPr>
                <w:rFonts w:ascii="Arial" w:hAnsi="Arial" w:cs="Arial"/>
                <w:sz w:val="16"/>
              </w:rPr>
            </w:pPr>
            <w:r>
              <w:rPr>
                <w:rFonts w:ascii="Arial" w:hAnsi="Arial" w:cs="Arial"/>
                <w:sz w:val="16"/>
              </w:rPr>
              <w:t>LWW</w:t>
            </w:r>
          </w:p>
        </w:tc>
      </w:tr>
      <w:tr w:rsidR="00FC6F5A">
        <w:tc>
          <w:tcPr>
            <w:tcW w:w="616" w:type="dxa"/>
          </w:tcPr>
          <w:p w:rsidR="00FC6F5A" w:rsidRDefault="00FC6F5A">
            <w:pPr>
              <w:spacing w:before="60"/>
              <w:rPr>
                <w:rFonts w:ascii="Arial" w:hAnsi="Arial" w:cs="Arial"/>
                <w:sz w:val="16"/>
              </w:rPr>
            </w:pPr>
            <w:r>
              <w:rPr>
                <w:rFonts w:ascii="Arial" w:hAnsi="Arial" w:cs="Arial"/>
                <w:sz w:val="16"/>
              </w:rPr>
              <w:t>12</w:t>
            </w:r>
          </w:p>
        </w:tc>
        <w:tc>
          <w:tcPr>
            <w:tcW w:w="662" w:type="dxa"/>
          </w:tcPr>
          <w:p w:rsidR="00FC6F5A" w:rsidRDefault="00FC6F5A">
            <w:pPr>
              <w:spacing w:before="60"/>
              <w:rPr>
                <w:rFonts w:ascii="Arial" w:hAnsi="Arial" w:cs="Arial"/>
                <w:sz w:val="16"/>
              </w:rPr>
            </w:pPr>
            <w:r>
              <w:rPr>
                <w:rFonts w:ascii="Arial" w:hAnsi="Arial" w:cs="Arial"/>
                <w:sz w:val="16"/>
              </w:rPr>
              <w:t>12</w:t>
            </w:r>
          </w:p>
        </w:tc>
        <w:tc>
          <w:tcPr>
            <w:tcW w:w="6210" w:type="dxa"/>
          </w:tcPr>
          <w:p w:rsidR="00FC6F5A" w:rsidRDefault="00FC6F5A">
            <w:pPr>
              <w:spacing w:before="60"/>
              <w:rPr>
                <w:rFonts w:ascii="Arial" w:hAnsi="Arial" w:cs="Arial"/>
                <w:color w:val="000000"/>
                <w:sz w:val="16"/>
                <w:szCs w:val="16"/>
              </w:rPr>
            </w:pPr>
            <w:r>
              <w:rPr>
                <w:rFonts w:ascii="Arial" w:hAnsi="Arial" w:cs="Arial"/>
                <w:color w:val="000000"/>
                <w:sz w:val="16"/>
                <w:szCs w:val="16"/>
              </w:rPr>
              <w:t xml:space="preserve">Updated range on VehicleSpeed and </w:t>
            </w:r>
            <w:r w:rsidRPr="00FC6F5A">
              <w:rPr>
                <w:rFonts w:ascii="Arial" w:hAnsi="Arial" w:cs="Arial"/>
                <w:color w:val="000000"/>
                <w:sz w:val="16"/>
                <w:szCs w:val="16"/>
              </w:rPr>
              <w:t>EOTDamping</w:t>
            </w:r>
            <w:r>
              <w:rPr>
                <w:rFonts w:ascii="Arial" w:hAnsi="Arial" w:cs="Arial"/>
                <w:color w:val="000000"/>
                <w:sz w:val="16"/>
                <w:szCs w:val="16"/>
              </w:rPr>
              <w:t xml:space="preserve"> per unit testing finds</w:t>
            </w:r>
          </w:p>
        </w:tc>
        <w:tc>
          <w:tcPr>
            <w:tcW w:w="1080" w:type="dxa"/>
          </w:tcPr>
          <w:p w:rsidR="00FC6F5A" w:rsidRDefault="00FC6F5A" w:rsidP="00556D30">
            <w:pPr>
              <w:spacing w:before="60"/>
              <w:rPr>
                <w:rFonts w:ascii="Arial" w:hAnsi="Arial" w:cs="Arial"/>
                <w:sz w:val="16"/>
              </w:rPr>
            </w:pPr>
            <w:r>
              <w:rPr>
                <w:rFonts w:ascii="Arial" w:hAnsi="Arial" w:cs="Arial"/>
                <w:sz w:val="16"/>
              </w:rPr>
              <w:t>12-Jun-12</w:t>
            </w:r>
          </w:p>
        </w:tc>
        <w:tc>
          <w:tcPr>
            <w:tcW w:w="1105" w:type="dxa"/>
          </w:tcPr>
          <w:p w:rsidR="00FC6F5A" w:rsidRDefault="00FC6F5A">
            <w:pPr>
              <w:spacing w:before="60"/>
              <w:rPr>
                <w:rFonts w:ascii="Arial" w:hAnsi="Arial" w:cs="Arial"/>
                <w:sz w:val="16"/>
              </w:rPr>
            </w:pPr>
            <w:r>
              <w:rPr>
                <w:rFonts w:ascii="Arial" w:hAnsi="Arial" w:cs="Arial"/>
                <w:sz w:val="16"/>
              </w:rPr>
              <w:t>LWW</w:t>
            </w:r>
          </w:p>
        </w:tc>
      </w:tr>
      <w:tr w:rsidR="007B2673">
        <w:tc>
          <w:tcPr>
            <w:tcW w:w="616" w:type="dxa"/>
          </w:tcPr>
          <w:p w:rsidR="007B2673" w:rsidRDefault="007B2673">
            <w:pPr>
              <w:spacing w:before="60"/>
              <w:rPr>
                <w:rFonts w:ascii="Arial" w:hAnsi="Arial" w:cs="Arial"/>
                <w:sz w:val="16"/>
              </w:rPr>
            </w:pPr>
            <w:r>
              <w:rPr>
                <w:rFonts w:ascii="Arial" w:hAnsi="Arial" w:cs="Arial"/>
                <w:sz w:val="16"/>
              </w:rPr>
              <w:t>13</w:t>
            </w:r>
          </w:p>
        </w:tc>
        <w:tc>
          <w:tcPr>
            <w:tcW w:w="662" w:type="dxa"/>
          </w:tcPr>
          <w:p w:rsidR="007B2673" w:rsidRDefault="007B2673">
            <w:pPr>
              <w:spacing w:before="60"/>
              <w:rPr>
                <w:rFonts w:ascii="Arial" w:hAnsi="Arial" w:cs="Arial"/>
                <w:sz w:val="16"/>
              </w:rPr>
            </w:pPr>
            <w:r>
              <w:rPr>
                <w:rFonts w:ascii="Arial" w:hAnsi="Arial" w:cs="Arial"/>
                <w:sz w:val="16"/>
              </w:rPr>
              <w:t>13</w:t>
            </w:r>
          </w:p>
        </w:tc>
        <w:tc>
          <w:tcPr>
            <w:tcW w:w="6210" w:type="dxa"/>
          </w:tcPr>
          <w:p w:rsidR="0047370F" w:rsidRDefault="007B2673">
            <w:pPr>
              <w:spacing w:before="60"/>
              <w:rPr>
                <w:rFonts w:ascii="Arial" w:hAnsi="Arial" w:cs="Arial"/>
                <w:color w:val="000000"/>
                <w:sz w:val="16"/>
                <w:szCs w:val="16"/>
              </w:rPr>
            </w:pPr>
            <w:r>
              <w:rPr>
                <w:rFonts w:ascii="Arial" w:hAnsi="Arial" w:cs="Arial"/>
                <w:color w:val="000000"/>
                <w:sz w:val="16"/>
                <w:szCs w:val="16"/>
              </w:rPr>
              <w:t>Add defeat service per FDD v006</w:t>
            </w:r>
          </w:p>
        </w:tc>
        <w:tc>
          <w:tcPr>
            <w:tcW w:w="1080" w:type="dxa"/>
          </w:tcPr>
          <w:p w:rsidR="007B2673" w:rsidRDefault="00591C42" w:rsidP="00556D30">
            <w:pPr>
              <w:spacing w:before="60"/>
              <w:rPr>
                <w:rFonts w:ascii="Arial" w:hAnsi="Arial" w:cs="Arial"/>
                <w:sz w:val="16"/>
              </w:rPr>
            </w:pPr>
            <w:r>
              <w:rPr>
                <w:rFonts w:ascii="Arial" w:hAnsi="Arial" w:cs="Arial"/>
                <w:sz w:val="16"/>
              </w:rPr>
              <w:t>13-Sept-12</w:t>
            </w:r>
          </w:p>
        </w:tc>
        <w:tc>
          <w:tcPr>
            <w:tcW w:w="1105" w:type="dxa"/>
          </w:tcPr>
          <w:p w:rsidR="007B2673" w:rsidRDefault="00591C42">
            <w:pPr>
              <w:spacing w:before="60"/>
              <w:rPr>
                <w:rFonts w:ascii="Arial" w:hAnsi="Arial" w:cs="Arial"/>
                <w:sz w:val="16"/>
              </w:rPr>
            </w:pPr>
            <w:r>
              <w:rPr>
                <w:rFonts w:ascii="Arial" w:hAnsi="Arial" w:cs="Arial"/>
                <w:sz w:val="16"/>
              </w:rPr>
              <w:t>BWL</w:t>
            </w:r>
          </w:p>
        </w:tc>
      </w:tr>
      <w:tr w:rsidR="000C3CC5">
        <w:tc>
          <w:tcPr>
            <w:tcW w:w="616" w:type="dxa"/>
          </w:tcPr>
          <w:p w:rsidR="000C3CC5" w:rsidRDefault="000C3CC5">
            <w:pPr>
              <w:spacing w:before="60"/>
              <w:rPr>
                <w:rFonts w:ascii="Arial" w:hAnsi="Arial" w:cs="Arial"/>
                <w:sz w:val="16"/>
              </w:rPr>
            </w:pPr>
            <w:r>
              <w:rPr>
                <w:rFonts w:ascii="Arial" w:hAnsi="Arial" w:cs="Arial"/>
                <w:sz w:val="16"/>
              </w:rPr>
              <w:t>14</w:t>
            </w:r>
          </w:p>
        </w:tc>
        <w:tc>
          <w:tcPr>
            <w:tcW w:w="662" w:type="dxa"/>
          </w:tcPr>
          <w:p w:rsidR="000C3CC5" w:rsidRDefault="000C3CC5">
            <w:pPr>
              <w:spacing w:before="60"/>
              <w:rPr>
                <w:rFonts w:ascii="Arial" w:hAnsi="Arial" w:cs="Arial"/>
                <w:sz w:val="16"/>
              </w:rPr>
            </w:pPr>
            <w:r>
              <w:rPr>
                <w:rFonts w:ascii="Arial" w:hAnsi="Arial" w:cs="Arial"/>
                <w:sz w:val="16"/>
              </w:rPr>
              <w:t>14</w:t>
            </w:r>
          </w:p>
        </w:tc>
        <w:tc>
          <w:tcPr>
            <w:tcW w:w="6210" w:type="dxa"/>
          </w:tcPr>
          <w:p w:rsidR="000C3CC5" w:rsidRDefault="000C3CC5">
            <w:pPr>
              <w:spacing w:before="60"/>
              <w:rPr>
                <w:rFonts w:ascii="Arial" w:hAnsi="Arial" w:cs="Arial"/>
                <w:color w:val="000000"/>
                <w:sz w:val="16"/>
                <w:szCs w:val="16"/>
              </w:rPr>
            </w:pPr>
            <w:r>
              <w:rPr>
                <w:rFonts w:ascii="Arial" w:hAnsi="Arial" w:cs="Arial"/>
                <w:color w:val="000000"/>
                <w:sz w:val="16"/>
                <w:szCs w:val="16"/>
              </w:rPr>
              <w:t>Added watchdog checkpints</w:t>
            </w:r>
          </w:p>
        </w:tc>
        <w:tc>
          <w:tcPr>
            <w:tcW w:w="1080" w:type="dxa"/>
          </w:tcPr>
          <w:p w:rsidR="000C3CC5" w:rsidRDefault="000C3CC5" w:rsidP="00556D30">
            <w:pPr>
              <w:spacing w:before="60"/>
              <w:rPr>
                <w:rFonts w:ascii="Arial" w:hAnsi="Arial" w:cs="Arial"/>
                <w:sz w:val="16"/>
              </w:rPr>
            </w:pPr>
            <w:r>
              <w:rPr>
                <w:rFonts w:ascii="Arial" w:hAnsi="Arial" w:cs="Arial"/>
                <w:sz w:val="16"/>
              </w:rPr>
              <w:t>20-Sept-12</w:t>
            </w:r>
          </w:p>
        </w:tc>
        <w:tc>
          <w:tcPr>
            <w:tcW w:w="1105" w:type="dxa"/>
          </w:tcPr>
          <w:p w:rsidR="000C3CC5" w:rsidRDefault="000C3CC5">
            <w:pPr>
              <w:spacing w:before="60"/>
              <w:rPr>
                <w:rFonts w:ascii="Arial" w:hAnsi="Arial" w:cs="Arial"/>
                <w:sz w:val="16"/>
              </w:rPr>
            </w:pPr>
            <w:r>
              <w:rPr>
                <w:rFonts w:ascii="Arial" w:hAnsi="Arial" w:cs="Arial"/>
                <w:sz w:val="16"/>
              </w:rPr>
              <w:t>BWL</w:t>
            </w:r>
          </w:p>
        </w:tc>
      </w:tr>
      <w:tr w:rsidR="001432FE">
        <w:tc>
          <w:tcPr>
            <w:tcW w:w="616" w:type="dxa"/>
          </w:tcPr>
          <w:p w:rsidR="001432FE" w:rsidRDefault="001432FE">
            <w:pPr>
              <w:spacing w:before="60"/>
              <w:rPr>
                <w:rFonts w:ascii="Arial" w:hAnsi="Arial" w:cs="Arial"/>
                <w:sz w:val="16"/>
              </w:rPr>
            </w:pPr>
            <w:r>
              <w:rPr>
                <w:rFonts w:ascii="Arial" w:hAnsi="Arial" w:cs="Arial"/>
                <w:sz w:val="16"/>
              </w:rPr>
              <w:t>15</w:t>
            </w:r>
          </w:p>
        </w:tc>
        <w:tc>
          <w:tcPr>
            <w:tcW w:w="662" w:type="dxa"/>
          </w:tcPr>
          <w:p w:rsidR="001432FE" w:rsidRDefault="001432FE">
            <w:pPr>
              <w:spacing w:before="60"/>
              <w:rPr>
                <w:rFonts w:ascii="Arial" w:hAnsi="Arial" w:cs="Arial"/>
                <w:sz w:val="16"/>
              </w:rPr>
            </w:pPr>
            <w:r>
              <w:rPr>
                <w:rFonts w:ascii="Arial" w:hAnsi="Arial" w:cs="Arial"/>
                <w:sz w:val="16"/>
              </w:rPr>
              <w:t>15</w:t>
            </w:r>
          </w:p>
        </w:tc>
        <w:tc>
          <w:tcPr>
            <w:tcW w:w="6210" w:type="dxa"/>
          </w:tcPr>
          <w:p w:rsidR="001432FE" w:rsidRDefault="001432FE">
            <w:pPr>
              <w:spacing w:before="60"/>
              <w:rPr>
                <w:rFonts w:ascii="Arial" w:hAnsi="Arial" w:cs="Arial"/>
                <w:color w:val="000000"/>
                <w:sz w:val="16"/>
                <w:szCs w:val="16"/>
              </w:rPr>
            </w:pPr>
            <w:r>
              <w:rPr>
                <w:rFonts w:ascii="Arial" w:hAnsi="Arial" w:cs="Arial"/>
                <w:color w:val="000000"/>
                <w:sz w:val="16"/>
                <w:szCs w:val="16"/>
              </w:rPr>
              <w:t>Added Memmap statements</w:t>
            </w:r>
          </w:p>
        </w:tc>
        <w:tc>
          <w:tcPr>
            <w:tcW w:w="1080" w:type="dxa"/>
          </w:tcPr>
          <w:p w:rsidR="001432FE" w:rsidRDefault="001432FE" w:rsidP="00556D30">
            <w:pPr>
              <w:spacing w:before="60"/>
              <w:rPr>
                <w:rFonts w:ascii="Arial" w:hAnsi="Arial" w:cs="Arial"/>
                <w:sz w:val="16"/>
              </w:rPr>
            </w:pPr>
            <w:r>
              <w:rPr>
                <w:rFonts w:ascii="Arial" w:hAnsi="Arial" w:cs="Arial"/>
                <w:sz w:val="16"/>
              </w:rPr>
              <w:t>25 Sep12</w:t>
            </w:r>
          </w:p>
        </w:tc>
        <w:tc>
          <w:tcPr>
            <w:tcW w:w="1105" w:type="dxa"/>
          </w:tcPr>
          <w:p w:rsidR="001432FE" w:rsidRDefault="001432FE">
            <w:pPr>
              <w:spacing w:before="60"/>
              <w:rPr>
                <w:rFonts w:ascii="Arial" w:hAnsi="Arial" w:cs="Arial"/>
                <w:sz w:val="16"/>
              </w:rPr>
            </w:pPr>
            <w:r>
              <w:rPr>
                <w:rFonts w:ascii="Arial" w:hAnsi="Arial" w:cs="Arial"/>
                <w:sz w:val="16"/>
              </w:rPr>
              <w:t>Selva</w:t>
            </w:r>
          </w:p>
        </w:tc>
      </w:tr>
      <w:tr w:rsidR="00C73466">
        <w:tc>
          <w:tcPr>
            <w:tcW w:w="616" w:type="dxa"/>
          </w:tcPr>
          <w:p w:rsidR="00C73466" w:rsidRDefault="00C73466">
            <w:pPr>
              <w:spacing w:before="60"/>
              <w:rPr>
                <w:rFonts w:ascii="Arial" w:hAnsi="Arial" w:cs="Arial"/>
                <w:sz w:val="16"/>
              </w:rPr>
            </w:pPr>
            <w:r>
              <w:rPr>
                <w:rFonts w:ascii="Arial" w:hAnsi="Arial" w:cs="Arial"/>
                <w:sz w:val="16"/>
              </w:rPr>
              <w:t>16</w:t>
            </w:r>
          </w:p>
        </w:tc>
        <w:tc>
          <w:tcPr>
            <w:tcW w:w="662" w:type="dxa"/>
          </w:tcPr>
          <w:p w:rsidR="00C73466" w:rsidRDefault="00C73466">
            <w:pPr>
              <w:spacing w:before="60"/>
              <w:rPr>
                <w:rFonts w:ascii="Arial" w:hAnsi="Arial" w:cs="Arial"/>
                <w:sz w:val="16"/>
              </w:rPr>
            </w:pPr>
            <w:r>
              <w:rPr>
                <w:rFonts w:ascii="Arial" w:hAnsi="Arial" w:cs="Arial"/>
                <w:sz w:val="16"/>
              </w:rPr>
              <w:t>16</w:t>
            </w:r>
          </w:p>
        </w:tc>
        <w:tc>
          <w:tcPr>
            <w:tcW w:w="6210" w:type="dxa"/>
          </w:tcPr>
          <w:p w:rsidR="00C73466" w:rsidRDefault="00C73466">
            <w:pPr>
              <w:spacing w:before="60"/>
              <w:rPr>
                <w:rFonts w:ascii="Arial" w:hAnsi="Arial" w:cs="Arial"/>
                <w:color w:val="000000"/>
                <w:sz w:val="16"/>
                <w:szCs w:val="16"/>
              </w:rPr>
            </w:pPr>
            <w:r>
              <w:rPr>
                <w:rFonts w:ascii="Arial" w:hAnsi="Arial" w:cs="Arial"/>
                <w:color w:val="000000"/>
                <w:sz w:val="16"/>
                <w:szCs w:val="16"/>
              </w:rPr>
              <w:t>Changes in  “End Of Travel Impact(Original)” for anomaly 3938</w:t>
            </w:r>
          </w:p>
        </w:tc>
        <w:tc>
          <w:tcPr>
            <w:tcW w:w="1080" w:type="dxa"/>
          </w:tcPr>
          <w:p w:rsidR="00C73466" w:rsidRDefault="00C73466" w:rsidP="00556D30">
            <w:pPr>
              <w:spacing w:before="60"/>
              <w:rPr>
                <w:rFonts w:ascii="Arial" w:hAnsi="Arial" w:cs="Arial"/>
                <w:sz w:val="16"/>
              </w:rPr>
            </w:pPr>
            <w:r>
              <w:rPr>
                <w:rFonts w:ascii="Arial" w:hAnsi="Arial" w:cs="Arial"/>
                <w:sz w:val="16"/>
              </w:rPr>
              <w:t>22 Oct 12</w:t>
            </w:r>
          </w:p>
        </w:tc>
        <w:tc>
          <w:tcPr>
            <w:tcW w:w="1105" w:type="dxa"/>
          </w:tcPr>
          <w:p w:rsidR="00C73466" w:rsidRDefault="00C73466">
            <w:pPr>
              <w:spacing w:before="60"/>
              <w:rPr>
                <w:rFonts w:ascii="Arial" w:hAnsi="Arial" w:cs="Arial"/>
                <w:sz w:val="16"/>
              </w:rPr>
            </w:pPr>
            <w:r>
              <w:rPr>
                <w:rFonts w:ascii="Arial" w:hAnsi="Arial" w:cs="Arial"/>
                <w:sz w:val="16"/>
              </w:rPr>
              <w:t>Srikanth</w:t>
            </w:r>
          </w:p>
        </w:tc>
      </w:tr>
      <w:tr w:rsidR="00F07A25">
        <w:tc>
          <w:tcPr>
            <w:tcW w:w="616" w:type="dxa"/>
          </w:tcPr>
          <w:p w:rsidR="00F07A25" w:rsidRDefault="00F07A25">
            <w:pPr>
              <w:spacing w:before="60"/>
              <w:rPr>
                <w:rFonts w:ascii="Arial" w:hAnsi="Arial" w:cs="Arial"/>
                <w:sz w:val="16"/>
              </w:rPr>
            </w:pPr>
            <w:r>
              <w:rPr>
                <w:rFonts w:ascii="Arial" w:hAnsi="Arial" w:cs="Arial"/>
                <w:sz w:val="16"/>
              </w:rPr>
              <w:t>17</w:t>
            </w:r>
          </w:p>
        </w:tc>
        <w:tc>
          <w:tcPr>
            <w:tcW w:w="662" w:type="dxa"/>
          </w:tcPr>
          <w:p w:rsidR="00F07A25" w:rsidRDefault="00F07A25">
            <w:pPr>
              <w:spacing w:before="60"/>
              <w:rPr>
                <w:rFonts w:ascii="Arial" w:hAnsi="Arial" w:cs="Arial"/>
                <w:sz w:val="16"/>
              </w:rPr>
            </w:pPr>
            <w:r>
              <w:rPr>
                <w:rFonts w:ascii="Arial" w:hAnsi="Arial" w:cs="Arial"/>
                <w:sz w:val="16"/>
              </w:rPr>
              <w:t>1</w:t>
            </w:r>
            <w:r w:rsidR="007520BC">
              <w:rPr>
                <w:rFonts w:ascii="Arial" w:hAnsi="Arial" w:cs="Arial"/>
                <w:sz w:val="16"/>
              </w:rPr>
              <w:t>6.1.1</w:t>
            </w:r>
          </w:p>
        </w:tc>
        <w:tc>
          <w:tcPr>
            <w:tcW w:w="6210" w:type="dxa"/>
          </w:tcPr>
          <w:p w:rsidR="00F07A25" w:rsidRDefault="00F07A25">
            <w:pPr>
              <w:spacing w:before="60"/>
              <w:rPr>
                <w:rFonts w:ascii="Arial" w:hAnsi="Arial" w:cs="Arial"/>
                <w:color w:val="000000"/>
                <w:sz w:val="16"/>
                <w:szCs w:val="16"/>
              </w:rPr>
            </w:pPr>
            <w:r>
              <w:rPr>
                <w:rFonts w:ascii="Arial" w:hAnsi="Arial" w:cs="Arial"/>
                <w:color w:val="000000"/>
                <w:sz w:val="16"/>
                <w:szCs w:val="16"/>
              </w:rPr>
              <w:t>MDD/Src mismatch fixes</w:t>
            </w:r>
          </w:p>
        </w:tc>
        <w:tc>
          <w:tcPr>
            <w:tcW w:w="1080" w:type="dxa"/>
          </w:tcPr>
          <w:p w:rsidR="00F07A25" w:rsidRDefault="00F07A25" w:rsidP="00556D30">
            <w:pPr>
              <w:spacing w:before="60"/>
              <w:rPr>
                <w:rFonts w:ascii="Arial" w:hAnsi="Arial" w:cs="Arial"/>
                <w:sz w:val="16"/>
              </w:rPr>
            </w:pPr>
            <w:r>
              <w:rPr>
                <w:rFonts w:ascii="Arial" w:hAnsi="Arial" w:cs="Arial"/>
                <w:sz w:val="16"/>
              </w:rPr>
              <w:t>13-Feb-13</w:t>
            </w:r>
          </w:p>
        </w:tc>
        <w:tc>
          <w:tcPr>
            <w:tcW w:w="1105" w:type="dxa"/>
          </w:tcPr>
          <w:p w:rsidR="00F07A25" w:rsidRDefault="00F07A25">
            <w:pPr>
              <w:spacing w:before="60"/>
              <w:rPr>
                <w:rFonts w:ascii="Arial" w:hAnsi="Arial" w:cs="Arial"/>
                <w:sz w:val="16"/>
              </w:rPr>
            </w:pPr>
            <w:r>
              <w:rPr>
                <w:rFonts w:ascii="Arial" w:hAnsi="Arial" w:cs="Arial"/>
                <w:sz w:val="16"/>
              </w:rPr>
              <w:t>VK</w:t>
            </w:r>
          </w:p>
        </w:tc>
      </w:tr>
      <w:tr w:rsidR="00272D4B">
        <w:tc>
          <w:tcPr>
            <w:tcW w:w="616" w:type="dxa"/>
          </w:tcPr>
          <w:p w:rsidR="00272D4B" w:rsidRDefault="00272D4B">
            <w:pPr>
              <w:spacing w:before="60"/>
              <w:rPr>
                <w:rFonts w:ascii="Arial" w:hAnsi="Arial" w:cs="Arial"/>
                <w:sz w:val="16"/>
              </w:rPr>
            </w:pPr>
            <w:r>
              <w:rPr>
                <w:rFonts w:ascii="Arial" w:hAnsi="Arial" w:cs="Arial"/>
                <w:sz w:val="16"/>
              </w:rPr>
              <w:t>18</w:t>
            </w:r>
          </w:p>
        </w:tc>
        <w:tc>
          <w:tcPr>
            <w:tcW w:w="662" w:type="dxa"/>
          </w:tcPr>
          <w:p w:rsidR="00272D4B" w:rsidRDefault="00272D4B">
            <w:pPr>
              <w:spacing w:before="60"/>
              <w:rPr>
                <w:rFonts w:ascii="Arial" w:hAnsi="Arial" w:cs="Arial"/>
                <w:sz w:val="16"/>
              </w:rPr>
            </w:pPr>
            <w:r>
              <w:rPr>
                <w:rFonts w:ascii="Arial" w:hAnsi="Arial" w:cs="Arial"/>
                <w:sz w:val="16"/>
              </w:rPr>
              <w:t>16.1.2</w:t>
            </w:r>
          </w:p>
        </w:tc>
        <w:tc>
          <w:tcPr>
            <w:tcW w:w="6210" w:type="dxa"/>
          </w:tcPr>
          <w:p w:rsidR="00272D4B" w:rsidRDefault="00272D4B">
            <w:pPr>
              <w:spacing w:before="60"/>
              <w:rPr>
                <w:rFonts w:ascii="Arial" w:hAnsi="Arial" w:cs="Arial"/>
                <w:color w:val="000000"/>
                <w:sz w:val="16"/>
                <w:szCs w:val="16"/>
              </w:rPr>
            </w:pPr>
            <w:r>
              <w:rPr>
                <w:rFonts w:ascii="Arial" w:hAnsi="Arial" w:cs="Arial"/>
                <w:color w:val="000000"/>
                <w:sz w:val="16"/>
                <w:szCs w:val="16"/>
              </w:rPr>
              <w:t>Version update as file mistakenly got checkedin without showing 16.1.1 changes</w:t>
            </w:r>
          </w:p>
        </w:tc>
        <w:tc>
          <w:tcPr>
            <w:tcW w:w="1080" w:type="dxa"/>
          </w:tcPr>
          <w:p w:rsidR="00272D4B" w:rsidRDefault="00272D4B" w:rsidP="00556D30">
            <w:pPr>
              <w:spacing w:before="60"/>
              <w:rPr>
                <w:rFonts w:ascii="Arial" w:hAnsi="Arial" w:cs="Arial"/>
                <w:sz w:val="16"/>
              </w:rPr>
            </w:pPr>
            <w:r>
              <w:rPr>
                <w:rFonts w:ascii="Arial" w:hAnsi="Arial" w:cs="Arial"/>
                <w:sz w:val="16"/>
              </w:rPr>
              <w:t>20-Mar-13</w:t>
            </w:r>
          </w:p>
        </w:tc>
        <w:tc>
          <w:tcPr>
            <w:tcW w:w="1105" w:type="dxa"/>
          </w:tcPr>
          <w:p w:rsidR="00272D4B" w:rsidRDefault="00272D4B">
            <w:pPr>
              <w:spacing w:before="60"/>
              <w:rPr>
                <w:rFonts w:ascii="Arial" w:hAnsi="Arial" w:cs="Arial"/>
                <w:sz w:val="16"/>
              </w:rPr>
            </w:pPr>
            <w:r>
              <w:rPr>
                <w:rFonts w:ascii="Arial" w:hAnsi="Arial" w:cs="Arial"/>
                <w:sz w:val="16"/>
              </w:rPr>
              <w:t>VK</w:t>
            </w:r>
          </w:p>
        </w:tc>
      </w:tr>
      <w:tr w:rsidR="002702BA">
        <w:tc>
          <w:tcPr>
            <w:tcW w:w="616" w:type="dxa"/>
          </w:tcPr>
          <w:p w:rsidR="002702BA" w:rsidRDefault="002702BA">
            <w:pPr>
              <w:spacing w:before="60"/>
              <w:rPr>
                <w:rFonts w:ascii="Arial" w:hAnsi="Arial" w:cs="Arial"/>
                <w:sz w:val="16"/>
              </w:rPr>
            </w:pPr>
            <w:r>
              <w:rPr>
                <w:rFonts w:ascii="Arial" w:hAnsi="Arial" w:cs="Arial"/>
                <w:sz w:val="16"/>
              </w:rPr>
              <w:t>1</w:t>
            </w:r>
            <w:r w:rsidR="00577325">
              <w:rPr>
                <w:rFonts w:ascii="Arial" w:hAnsi="Arial" w:cs="Arial"/>
                <w:sz w:val="16"/>
              </w:rPr>
              <w:t>9</w:t>
            </w:r>
          </w:p>
        </w:tc>
        <w:tc>
          <w:tcPr>
            <w:tcW w:w="662" w:type="dxa"/>
          </w:tcPr>
          <w:p w:rsidR="002702BA" w:rsidRDefault="002702BA">
            <w:pPr>
              <w:spacing w:before="60"/>
              <w:rPr>
                <w:rFonts w:ascii="Arial" w:hAnsi="Arial" w:cs="Arial"/>
                <w:sz w:val="16"/>
              </w:rPr>
            </w:pPr>
            <w:r>
              <w:rPr>
                <w:rFonts w:ascii="Arial" w:hAnsi="Arial" w:cs="Arial"/>
                <w:sz w:val="16"/>
              </w:rPr>
              <w:t>17</w:t>
            </w:r>
          </w:p>
        </w:tc>
        <w:tc>
          <w:tcPr>
            <w:tcW w:w="6210" w:type="dxa"/>
          </w:tcPr>
          <w:p w:rsidR="002702BA" w:rsidRDefault="002702BA">
            <w:pPr>
              <w:spacing w:before="60"/>
              <w:rPr>
                <w:rFonts w:ascii="Arial" w:hAnsi="Arial" w:cs="Arial"/>
                <w:color w:val="000000"/>
                <w:sz w:val="16"/>
                <w:szCs w:val="16"/>
              </w:rPr>
            </w:pPr>
            <w:r>
              <w:rPr>
                <w:rFonts w:ascii="Arial" w:hAnsi="Arial" w:cs="Arial"/>
                <w:color w:val="000000"/>
                <w:sz w:val="16"/>
                <w:szCs w:val="16"/>
              </w:rPr>
              <w:t xml:space="preserve">Anomaly 4269 correction in </w:t>
            </w:r>
            <w:r w:rsidRPr="00BE23F9">
              <w:rPr>
                <w:rFonts w:ascii="Arial" w:hAnsi="Arial" w:cs="Arial"/>
                <w:sz w:val="16"/>
              </w:rPr>
              <w:t>SES_CalcEnterGain</w:t>
            </w:r>
            <w:r>
              <w:rPr>
                <w:rFonts w:ascii="Arial" w:hAnsi="Arial" w:cs="Arial"/>
                <w:sz w:val="16"/>
              </w:rPr>
              <w:t>()</w:t>
            </w:r>
          </w:p>
        </w:tc>
        <w:tc>
          <w:tcPr>
            <w:tcW w:w="1080" w:type="dxa"/>
          </w:tcPr>
          <w:p w:rsidR="002702BA" w:rsidRDefault="002702BA" w:rsidP="00556D30">
            <w:pPr>
              <w:spacing w:before="60"/>
              <w:rPr>
                <w:rFonts w:ascii="Arial" w:hAnsi="Arial" w:cs="Arial"/>
                <w:sz w:val="16"/>
              </w:rPr>
            </w:pPr>
            <w:r>
              <w:rPr>
                <w:rFonts w:ascii="Arial" w:hAnsi="Arial" w:cs="Arial"/>
                <w:sz w:val="16"/>
              </w:rPr>
              <w:t>18-Jan-13</w:t>
            </w:r>
          </w:p>
        </w:tc>
        <w:tc>
          <w:tcPr>
            <w:tcW w:w="1105" w:type="dxa"/>
          </w:tcPr>
          <w:p w:rsidR="002702BA" w:rsidRDefault="002702BA">
            <w:pPr>
              <w:spacing w:before="60"/>
              <w:rPr>
                <w:rFonts w:ascii="Arial" w:hAnsi="Arial" w:cs="Arial"/>
                <w:sz w:val="16"/>
              </w:rPr>
            </w:pPr>
            <w:r>
              <w:rPr>
                <w:rFonts w:ascii="Arial" w:hAnsi="Arial" w:cs="Arial"/>
                <w:sz w:val="16"/>
              </w:rPr>
              <w:t>KJS</w:t>
            </w:r>
          </w:p>
        </w:tc>
      </w:tr>
      <w:tr w:rsidR="002702BA">
        <w:tc>
          <w:tcPr>
            <w:tcW w:w="616" w:type="dxa"/>
          </w:tcPr>
          <w:p w:rsidR="002702BA" w:rsidRDefault="00577325">
            <w:pPr>
              <w:spacing w:before="60"/>
              <w:rPr>
                <w:rFonts w:ascii="Arial" w:hAnsi="Arial" w:cs="Arial"/>
                <w:sz w:val="16"/>
              </w:rPr>
            </w:pPr>
            <w:r>
              <w:rPr>
                <w:rFonts w:ascii="Arial" w:hAnsi="Arial" w:cs="Arial"/>
                <w:sz w:val="16"/>
              </w:rPr>
              <w:t>20</w:t>
            </w:r>
          </w:p>
        </w:tc>
        <w:tc>
          <w:tcPr>
            <w:tcW w:w="662" w:type="dxa"/>
          </w:tcPr>
          <w:p w:rsidR="002702BA" w:rsidRDefault="002702BA">
            <w:pPr>
              <w:spacing w:before="60"/>
              <w:rPr>
                <w:rFonts w:ascii="Arial" w:hAnsi="Arial" w:cs="Arial"/>
                <w:sz w:val="16"/>
              </w:rPr>
            </w:pPr>
            <w:r>
              <w:rPr>
                <w:rFonts w:ascii="Arial" w:hAnsi="Arial" w:cs="Arial"/>
                <w:sz w:val="16"/>
              </w:rPr>
              <w:t>18</w:t>
            </w:r>
          </w:p>
        </w:tc>
        <w:tc>
          <w:tcPr>
            <w:tcW w:w="6210" w:type="dxa"/>
          </w:tcPr>
          <w:p w:rsidR="002702BA" w:rsidRDefault="002702BA">
            <w:pPr>
              <w:spacing w:before="60"/>
              <w:rPr>
                <w:rFonts w:ascii="Arial" w:hAnsi="Arial" w:cs="Arial"/>
                <w:color w:val="000000"/>
                <w:sz w:val="16"/>
                <w:szCs w:val="16"/>
              </w:rPr>
            </w:pPr>
            <w:r>
              <w:rPr>
                <w:rFonts w:ascii="Arial" w:hAnsi="Arial" w:cs="Arial"/>
                <w:color w:val="000000"/>
                <w:sz w:val="16"/>
                <w:szCs w:val="16"/>
              </w:rPr>
              <w:t>Merging v16.12 and v17 of the MDD</w:t>
            </w:r>
          </w:p>
        </w:tc>
        <w:tc>
          <w:tcPr>
            <w:tcW w:w="1080" w:type="dxa"/>
          </w:tcPr>
          <w:p w:rsidR="002702BA" w:rsidRDefault="002702BA" w:rsidP="00556D30">
            <w:pPr>
              <w:spacing w:before="60"/>
              <w:rPr>
                <w:rFonts w:ascii="Arial" w:hAnsi="Arial" w:cs="Arial"/>
                <w:sz w:val="16"/>
              </w:rPr>
            </w:pPr>
            <w:r>
              <w:rPr>
                <w:rFonts w:ascii="Arial" w:hAnsi="Arial" w:cs="Arial"/>
                <w:sz w:val="16"/>
              </w:rPr>
              <w:t>20-Mar-13</w:t>
            </w:r>
          </w:p>
        </w:tc>
        <w:tc>
          <w:tcPr>
            <w:tcW w:w="1105" w:type="dxa"/>
          </w:tcPr>
          <w:p w:rsidR="002702BA" w:rsidRDefault="002702BA">
            <w:pPr>
              <w:spacing w:before="60"/>
              <w:rPr>
                <w:rFonts w:ascii="Arial" w:hAnsi="Arial" w:cs="Arial"/>
                <w:sz w:val="16"/>
              </w:rPr>
            </w:pPr>
            <w:r>
              <w:rPr>
                <w:rFonts w:ascii="Arial" w:hAnsi="Arial" w:cs="Arial"/>
                <w:sz w:val="16"/>
              </w:rPr>
              <w:t>VK</w:t>
            </w:r>
          </w:p>
        </w:tc>
      </w:tr>
      <w:tr w:rsidR="009A04A3">
        <w:tc>
          <w:tcPr>
            <w:tcW w:w="616" w:type="dxa"/>
          </w:tcPr>
          <w:p w:rsidR="009A04A3" w:rsidRDefault="009A04A3">
            <w:pPr>
              <w:spacing w:before="60"/>
              <w:rPr>
                <w:rFonts w:ascii="Arial" w:hAnsi="Arial" w:cs="Arial"/>
                <w:sz w:val="16"/>
              </w:rPr>
            </w:pPr>
            <w:r>
              <w:rPr>
                <w:rFonts w:ascii="Arial" w:hAnsi="Arial" w:cs="Arial"/>
                <w:sz w:val="16"/>
              </w:rPr>
              <w:t>21</w:t>
            </w:r>
          </w:p>
        </w:tc>
        <w:tc>
          <w:tcPr>
            <w:tcW w:w="662" w:type="dxa"/>
          </w:tcPr>
          <w:p w:rsidR="009A04A3" w:rsidRDefault="009A04A3">
            <w:pPr>
              <w:spacing w:before="60"/>
              <w:rPr>
                <w:rFonts w:ascii="Arial" w:hAnsi="Arial" w:cs="Arial"/>
                <w:sz w:val="16"/>
              </w:rPr>
            </w:pPr>
            <w:r>
              <w:rPr>
                <w:rFonts w:ascii="Arial" w:hAnsi="Arial" w:cs="Arial"/>
                <w:sz w:val="16"/>
              </w:rPr>
              <w:t>19</w:t>
            </w:r>
          </w:p>
        </w:tc>
        <w:tc>
          <w:tcPr>
            <w:tcW w:w="6210" w:type="dxa"/>
          </w:tcPr>
          <w:p w:rsidR="009A04A3" w:rsidRDefault="009A04A3">
            <w:pPr>
              <w:spacing w:before="60"/>
              <w:rPr>
                <w:rFonts w:ascii="Arial" w:hAnsi="Arial" w:cs="Arial"/>
                <w:color w:val="000000"/>
                <w:sz w:val="16"/>
                <w:szCs w:val="16"/>
              </w:rPr>
            </w:pPr>
            <w:r w:rsidRPr="009A04A3">
              <w:rPr>
                <w:rFonts w:ascii="Arial" w:hAnsi="Arial" w:cs="Arial"/>
                <w:color w:val="000000"/>
                <w:sz w:val="16"/>
                <w:szCs w:val="16"/>
              </w:rPr>
              <w:t>Increased resolution of t2_EOTPosDepDmpTblY_ and t2_EOTExPosDepDmpTblY</w:t>
            </w:r>
            <w:r w:rsidR="003801EF">
              <w:rPr>
                <w:rFonts w:ascii="Arial" w:hAnsi="Arial" w:cs="Arial"/>
                <w:color w:val="000000"/>
                <w:sz w:val="16"/>
                <w:szCs w:val="16"/>
              </w:rPr>
              <w:t xml:space="preserve"> per FDD SF18 v7</w:t>
            </w:r>
          </w:p>
        </w:tc>
        <w:tc>
          <w:tcPr>
            <w:tcW w:w="1080" w:type="dxa"/>
          </w:tcPr>
          <w:p w:rsidR="009A04A3" w:rsidRDefault="009A04A3" w:rsidP="00556D30">
            <w:pPr>
              <w:spacing w:before="60"/>
              <w:rPr>
                <w:rFonts w:ascii="Arial" w:hAnsi="Arial" w:cs="Arial"/>
                <w:sz w:val="16"/>
              </w:rPr>
            </w:pPr>
            <w:r>
              <w:rPr>
                <w:rFonts w:ascii="Arial" w:hAnsi="Arial" w:cs="Arial"/>
                <w:sz w:val="16"/>
              </w:rPr>
              <w:t>26-Apr-13</w:t>
            </w:r>
          </w:p>
        </w:tc>
        <w:tc>
          <w:tcPr>
            <w:tcW w:w="1105" w:type="dxa"/>
          </w:tcPr>
          <w:p w:rsidR="009A04A3" w:rsidRDefault="009A04A3">
            <w:pPr>
              <w:spacing w:before="60"/>
              <w:rPr>
                <w:rFonts w:ascii="Arial" w:hAnsi="Arial" w:cs="Arial"/>
                <w:sz w:val="16"/>
              </w:rPr>
            </w:pPr>
            <w:r>
              <w:rPr>
                <w:rFonts w:ascii="Arial" w:hAnsi="Arial" w:cs="Arial"/>
                <w:sz w:val="16"/>
              </w:rPr>
              <w:t>JJW</w:t>
            </w:r>
          </w:p>
        </w:tc>
      </w:tr>
      <w:tr w:rsidR="00801566">
        <w:tc>
          <w:tcPr>
            <w:tcW w:w="616" w:type="dxa"/>
          </w:tcPr>
          <w:p w:rsidR="00801566" w:rsidRDefault="00801566">
            <w:pPr>
              <w:spacing w:before="60"/>
              <w:rPr>
                <w:rFonts w:ascii="Arial" w:hAnsi="Arial" w:cs="Arial"/>
                <w:sz w:val="16"/>
              </w:rPr>
            </w:pPr>
            <w:r>
              <w:rPr>
                <w:rFonts w:ascii="Arial" w:hAnsi="Arial" w:cs="Arial"/>
                <w:sz w:val="16"/>
              </w:rPr>
              <w:t>22</w:t>
            </w:r>
          </w:p>
        </w:tc>
        <w:tc>
          <w:tcPr>
            <w:tcW w:w="662" w:type="dxa"/>
          </w:tcPr>
          <w:p w:rsidR="00801566" w:rsidRDefault="00801566">
            <w:pPr>
              <w:spacing w:before="60"/>
              <w:rPr>
                <w:rFonts w:ascii="Arial" w:hAnsi="Arial" w:cs="Arial"/>
                <w:sz w:val="16"/>
              </w:rPr>
            </w:pPr>
            <w:r>
              <w:rPr>
                <w:rFonts w:ascii="Arial" w:hAnsi="Arial" w:cs="Arial"/>
                <w:sz w:val="16"/>
              </w:rPr>
              <w:t>20</w:t>
            </w:r>
          </w:p>
        </w:tc>
        <w:tc>
          <w:tcPr>
            <w:tcW w:w="6210" w:type="dxa"/>
          </w:tcPr>
          <w:p w:rsidR="00801566" w:rsidRPr="009A04A3" w:rsidRDefault="00801566">
            <w:pPr>
              <w:spacing w:before="60"/>
              <w:rPr>
                <w:rFonts w:ascii="Arial" w:hAnsi="Arial" w:cs="Arial"/>
                <w:color w:val="000000"/>
                <w:sz w:val="16"/>
                <w:szCs w:val="16"/>
              </w:rPr>
            </w:pPr>
            <w:r>
              <w:rPr>
                <w:rFonts w:ascii="Arial" w:hAnsi="Arial" w:cs="Arial"/>
                <w:color w:val="000000"/>
                <w:sz w:val="16"/>
                <w:szCs w:val="16"/>
              </w:rPr>
              <w:t>Corrected range of MotorVEl input to EOTOrigIMpact() and SES_CalcEOTDamp()</w:t>
            </w:r>
          </w:p>
        </w:tc>
        <w:tc>
          <w:tcPr>
            <w:tcW w:w="1080" w:type="dxa"/>
          </w:tcPr>
          <w:p w:rsidR="00801566" w:rsidRDefault="00801566" w:rsidP="00556D30">
            <w:pPr>
              <w:spacing w:before="60"/>
              <w:rPr>
                <w:rFonts w:ascii="Arial" w:hAnsi="Arial" w:cs="Arial"/>
                <w:sz w:val="16"/>
              </w:rPr>
            </w:pPr>
            <w:r>
              <w:rPr>
                <w:rFonts w:ascii="Arial" w:hAnsi="Arial" w:cs="Arial"/>
                <w:sz w:val="16"/>
              </w:rPr>
              <w:t>29-Apr-13</w:t>
            </w:r>
          </w:p>
        </w:tc>
        <w:tc>
          <w:tcPr>
            <w:tcW w:w="1105" w:type="dxa"/>
          </w:tcPr>
          <w:p w:rsidR="00801566" w:rsidRDefault="00801566">
            <w:pPr>
              <w:spacing w:before="60"/>
              <w:rPr>
                <w:rFonts w:ascii="Arial" w:hAnsi="Arial" w:cs="Arial"/>
                <w:sz w:val="16"/>
              </w:rPr>
            </w:pPr>
            <w:r>
              <w:rPr>
                <w:rFonts w:ascii="Arial" w:hAnsi="Arial" w:cs="Arial"/>
                <w:sz w:val="16"/>
              </w:rPr>
              <w:t>JJW</w:t>
            </w:r>
          </w:p>
        </w:tc>
      </w:tr>
      <w:tr w:rsidR="00DA5D62">
        <w:tc>
          <w:tcPr>
            <w:tcW w:w="616" w:type="dxa"/>
          </w:tcPr>
          <w:p w:rsidR="00DA5D62" w:rsidRDefault="00DA5D62">
            <w:pPr>
              <w:spacing w:before="60"/>
              <w:rPr>
                <w:rFonts w:ascii="Arial" w:hAnsi="Arial" w:cs="Arial"/>
                <w:sz w:val="16"/>
              </w:rPr>
            </w:pPr>
            <w:r>
              <w:rPr>
                <w:rFonts w:ascii="Arial" w:hAnsi="Arial" w:cs="Arial"/>
                <w:sz w:val="16"/>
              </w:rPr>
              <w:t>23</w:t>
            </w:r>
          </w:p>
        </w:tc>
        <w:tc>
          <w:tcPr>
            <w:tcW w:w="662" w:type="dxa"/>
          </w:tcPr>
          <w:p w:rsidR="00DA5D62" w:rsidRDefault="00DA5D62">
            <w:pPr>
              <w:spacing w:before="60"/>
              <w:rPr>
                <w:rFonts w:ascii="Arial" w:hAnsi="Arial" w:cs="Arial"/>
                <w:sz w:val="16"/>
              </w:rPr>
            </w:pPr>
            <w:r>
              <w:rPr>
                <w:rFonts w:ascii="Arial" w:hAnsi="Arial" w:cs="Arial"/>
                <w:sz w:val="16"/>
              </w:rPr>
              <w:t>21</w:t>
            </w:r>
          </w:p>
        </w:tc>
        <w:tc>
          <w:tcPr>
            <w:tcW w:w="6210" w:type="dxa"/>
          </w:tcPr>
          <w:p w:rsidR="00DA5D62" w:rsidRDefault="00DA5D62">
            <w:pPr>
              <w:spacing w:before="60"/>
              <w:rPr>
                <w:rFonts w:ascii="Arial" w:hAnsi="Arial" w:cs="Arial"/>
                <w:color w:val="000000"/>
                <w:sz w:val="16"/>
                <w:szCs w:val="16"/>
              </w:rPr>
            </w:pPr>
            <w:r>
              <w:rPr>
                <w:rFonts w:ascii="Arial" w:hAnsi="Arial" w:cs="Arial"/>
                <w:color w:val="000000"/>
                <w:sz w:val="16"/>
                <w:szCs w:val="16"/>
              </w:rPr>
              <w:t>Changes in  “End Of Travel Impact(Original)” for anomaly 5251</w:t>
            </w:r>
          </w:p>
        </w:tc>
        <w:tc>
          <w:tcPr>
            <w:tcW w:w="1080" w:type="dxa"/>
          </w:tcPr>
          <w:p w:rsidR="00DA5D62" w:rsidRDefault="00DA5D62" w:rsidP="00556D30">
            <w:pPr>
              <w:spacing w:before="60"/>
              <w:rPr>
                <w:rFonts w:ascii="Arial" w:hAnsi="Arial" w:cs="Arial"/>
                <w:sz w:val="16"/>
              </w:rPr>
            </w:pPr>
            <w:r>
              <w:rPr>
                <w:rFonts w:ascii="Arial" w:hAnsi="Arial" w:cs="Arial"/>
                <w:sz w:val="16"/>
              </w:rPr>
              <w:t>25-Jul-13</w:t>
            </w:r>
          </w:p>
        </w:tc>
        <w:tc>
          <w:tcPr>
            <w:tcW w:w="1105" w:type="dxa"/>
          </w:tcPr>
          <w:p w:rsidR="00DA5D62" w:rsidRDefault="00DA5D62">
            <w:pPr>
              <w:spacing w:before="60"/>
              <w:rPr>
                <w:rFonts w:ascii="Arial" w:hAnsi="Arial" w:cs="Arial"/>
                <w:sz w:val="16"/>
              </w:rPr>
            </w:pPr>
            <w:r>
              <w:rPr>
                <w:rFonts w:ascii="Arial" w:hAnsi="Arial" w:cs="Arial"/>
                <w:sz w:val="16"/>
              </w:rPr>
              <w:t>KMC</w:t>
            </w:r>
          </w:p>
        </w:tc>
      </w:tr>
      <w:tr w:rsidR="00FB2C5C">
        <w:tc>
          <w:tcPr>
            <w:tcW w:w="616" w:type="dxa"/>
          </w:tcPr>
          <w:p w:rsidR="00FB2C5C" w:rsidRDefault="00FB2C5C">
            <w:pPr>
              <w:spacing w:before="60"/>
              <w:rPr>
                <w:rFonts w:ascii="Arial" w:hAnsi="Arial" w:cs="Arial"/>
                <w:sz w:val="16"/>
              </w:rPr>
            </w:pPr>
            <w:r>
              <w:rPr>
                <w:rFonts w:ascii="Arial" w:hAnsi="Arial" w:cs="Arial"/>
                <w:sz w:val="16"/>
              </w:rPr>
              <w:t>24</w:t>
            </w:r>
          </w:p>
        </w:tc>
        <w:tc>
          <w:tcPr>
            <w:tcW w:w="662" w:type="dxa"/>
          </w:tcPr>
          <w:p w:rsidR="00FB2C5C" w:rsidRDefault="00FB2C5C">
            <w:pPr>
              <w:spacing w:before="60"/>
              <w:rPr>
                <w:rFonts w:ascii="Arial" w:hAnsi="Arial" w:cs="Arial"/>
                <w:sz w:val="16"/>
              </w:rPr>
            </w:pPr>
            <w:r>
              <w:rPr>
                <w:rFonts w:ascii="Arial" w:hAnsi="Arial" w:cs="Arial"/>
                <w:sz w:val="16"/>
              </w:rPr>
              <w:t>22</w:t>
            </w:r>
          </w:p>
        </w:tc>
        <w:tc>
          <w:tcPr>
            <w:tcW w:w="6210" w:type="dxa"/>
          </w:tcPr>
          <w:p w:rsidR="00FB2C5C" w:rsidRDefault="00FB2C5C">
            <w:pPr>
              <w:spacing w:before="60"/>
              <w:rPr>
                <w:rFonts w:ascii="Arial" w:hAnsi="Arial" w:cs="Arial"/>
                <w:color w:val="000000"/>
                <w:sz w:val="16"/>
                <w:szCs w:val="16"/>
              </w:rPr>
            </w:pPr>
            <w:r>
              <w:rPr>
                <w:rFonts w:ascii="Arial" w:hAnsi="Arial" w:cs="Arial"/>
                <w:color w:val="000000"/>
                <w:sz w:val="16"/>
                <w:szCs w:val="16"/>
              </w:rPr>
              <w:t xml:space="preserve">Update range of return value from </w:t>
            </w:r>
            <w:r w:rsidRPr="00FB2C5C">
              <w:rPr>
                <w:rFonts w:ascii="Arial" w:hAnsi="Arial" w:cs="Arial"/>
                <w:color w:val="000000"/>
                <w:sz w:val="16"/>
                <w:szCs w:val="16"/>
              </w:rPr>
              <w:t>SES_CalcEOTDamp</w:t>
            </w:r>
            <w:r>
              <w:rPr>
                <w:rFonts w:ascii="Arial" w:hAnsi="Arial" w:cs="Arial"/>
                <w:color w:val="000000"/>
                <w:sz w:val="16"/>
                <w:szCs w:val="16"/>
              </w:rPr>
              <w:t>(); change module variable and display variable ranges to refer to data dictionary</w:t>
            </w:r>
          </w:p>
        </w:tc>
        <w:tc>
          <w:tcPr>
            <w:tcW w:w="1080" w:type="dxa"/>
          </w:tcPr>
          <w:p w:rsidR="00FB2C5C" w:rsidRDefault="00FB2C5C" w:rsidP="00556D30">
            <w:pPr>
              <w:spacing w:before="60"/>
              <w:rPr>
                <w:rFonts w:ascii="Arial" w:hAnsi="Arial" w:cs="Arial"/>
                <w:sz w:val="16"/>
              </w:rPr>
            </w:pPr>
            <w:r>
              <w:rPr>
                <w:rFonts w:ascii="Arial" w:hAnsi="Arial" w:cs="Arial"/>
                <w:sz w:val="16"/>
              </w:rPr>
              <w:t>12-Aug-13</w:t>
            </w:r>
          </w:p>
        </w:tc>
        <w:tc>
          <w:tcPr>
            <w:tcW w:w="1105" w:type="dxa"/>
          </w:tcPr>
          <w:p w:rsidR="00FB2C5C" w:rsidRDefault="00FB2C5C">
            <w:pPr>
              <w:spacing w:before="60"/>
              <w:rPr>
                <w:rFonts w:ascii="Arial" w:hAnsi="Arial" w:cs="Arial"/>
                <w:sz w:val="16"/>
              </w:rPr>
            </w:pPr>
            <w:r>
              <w:rPr>
                <w:rFonts w:ascii="Arial" w:hAnsi="Arial" w:cs="Arial"/>
                <w:sz w:val="16"/>
              </w:rPr>
              <w:t>KMC</w:t>
            </w:r>
          </w:p>
        </w:tc>
      </w:tr>
      <w:tr w:rsidR="00967ED2">
        <w:trPr>
          <w:ins w:id="80" w:author="Sengottaiyan, Selva" w:date="2014-01-24T10:01:00Z"/>
        </w:trPr>
        <w:tc>
          <w:tcPr>
            <w:tcW w:w="616" w:type="dxa"/>
          </w:tcPr>
          <w:p w:rsidR="00967ED2" w:rsidRDefault="00967ED2">
            <w:pPr>
              <w:spacing w:before="60"/>
              <w:rPr>
                <w:ins w:id="81" w:author="Sengottaiyan, Selva" w:date="2014-01-24T10:01:00Z"/>
                <w:rFonts w:ascii="Arial" w:hAnsi="Arial" w:cs="Arial"/>
                <w:sz w:val="16"/>
              </w:rPr>
            </w:pPr>
            <w:ins w:id="82" w:author="Sengottaiyan, Selva" w:date="2014-01-24T10:01:00Z">
              <w:r>
                <w:rPr>
                  <w:rFonts w:ascii="Arial" w:hAnsi="Arial" w:cs="Arial"/>
                  <w:sz w:val="16"/>
                </w:rPr>
                <w:t>25</w:t>
              </w:r>
            </w:ins>
          </w:p>
        </w:tc>
        <w:tc>
          <w:tcPr>
            <w:tcW w:w="662" w:type="dxa"/>
          </w:tcPr>
          <w:p w:rsidR="00967ED2" w:rsidRDefault="00967ED2">
            <w:pPr>
              <w:spacing w:before="60"/>
              <w:rPr>
                <w:ins w:id="83" w:author="Sengottaiyan, Selva" w:date="2014-01-24T10:01:00Z"/>
                <w:rFonts w:ascii="Arial" w:hAnsi="Arial" w:cs="Arial"/>
                <w:sz w:val="16"/>
              </w:rPr>
            </w:pPr>
            <w:ins w:id="84" w:author="Sengottaiyan, Selva" w:date="2014-01-24T10:01:00Z">
              <w:r>
                <w:rPr>
                  <w:rFonts w:ascii="Arial" w:hAnsi="Arial" w:cs="Arial"/>
                  <w:sz w:val="16"/>
                </w:rPr>
                <w:t>23</w:t>
              </w:r>
            </w:ins>
          </w:p>
        </w:tc>
        <w:tc>
          <w:tcPr>
            <w:tcW w:w="6210" w:type="dxa"/>
          </w:tcPr>
          <w:p w:rsidR="00967ED2" w:rsidRDefault="00441F3F">
            <w:pPr>
              <w:spacing w:before="60"/>
              <w:rPr>
                <w:ins w:id="85" w:author="Sengottaiyan, Selva" w:date="2014-01-24T10:01:00Z"/>
                <w:rFonts w:ascii="Arial" w:hAnsi="Arial" w:cs="Arial"/>
                <w:color w:val="000000"/>
                <w:sz w:val="16"/>
                <w:szCs w:val="16"/>
              </w:rPr>
            </w:pPr>
            <w:ins w:id="86" w:author="Sengottaiyan, Selva" w:date="2014-01-24T10:01:00Z">
              <w:r>
                <w:rPr>
                  <w:rFonts w:ascii="Arial" w:hAnsi="Arial" w:cs="Arial"/>
                  <w:color w:val="000000"/>
                  <w:sz w:val="16"/>
                  <w:szCs w:val="16"/>
                </w:rPr>
                <w:t xml:space="preserve">Updated to v8 and v9 of FDD </w:t>
              </w:r>
            </w:ins>
            <w:ins w:id="87" w:author="Sengottaiyan, Selva" w:date="2014-01-24T15:19:00Z">
              <w:r>
                <w:rPr>
                  <w:rFonts w:ascii="Arial" w:hAnsi="Arial" w:cs="Arial"/>
                  <w:color w:val="000000"/>
                  <w:sz w:val="16"/>
                  <w:szCs w:val="16"/>
                </w:rPr>
                <w:t>S</w:t>
              </w:r>
            </w:ins>
            <w:ins w:id="88" w:author="Sengottaiyan, Selva" w:date="2014-01-24T10:01:00Z">
              <w:r w:rsidR="00967ED2">
                <w:rPr>
                  <w:rFonts w:ascii="Arial" w:hAnsi="Arial" w:cs="Arial"/>
                  <w:color w:val="000000"/>
                  <w:sz w:val="16"/>
                  <w:szCs w:val="16"/>
                </w:rPr>
                <w:t>F18</w:t>
              </w:r>
            </w:ins>
          </w:p>
        </w:tc>
        <w:tc>
          <w:tcPr>
            <w:tcW w:w="1080" w:type="dxa"/>
          </w:tcPr>
          <w:p w:rsidR="00967ED2" w:rsidRDefault="00967ED2" w:rsidP="00967ED2">
            <w:pPr>
              <w:spacing w:before="60"/>
              <w:rPr>
                <w:ins w:id="89" w:author="Sengottaiyan, Selva" w:date="2014-01-24T10:01:00Z"/>
                <w:rFonts w:ascii="Arial" w:hAnsi="Arial" w:cs="Arial"/>
                <w:sz w:val="16"/>
              </w:rPr>
            </w:pPr>
            <w:ins w:id="90" w:author="Sengottaiyan, Selva" w:date="2014-01-24T10:01:00Z">
              <w:r>
                <w:rPr>
                  <w:rFonts w:ascii="Arial" w:hAnsi="Arial" w:cs="Arial"/>
                  <w:sz w:val="16"/>
                </w:rPr>
                <w:t>24-Jan-14</w:t>
              </w:r>
            </w:ins>
          </w:p>
        </w:tc>
        <w:tc>
          <w:tcPr>
            <w:tcW w:w="1105" w:type="dxa"/>
          </w:tcPr>
          <w:p w:rsidR="00967ED2" w:rsidRDefault="00967ED2">
            <w:pPr>
              <w:spacing w:before="60"/>
              <w:rPr>
                <w:ins w:id="91" w:author="Sengottaiyan, Selva" w:date="2014-01-24T10:01:00Z"/>
                <w:rFonts w:ascii="Arial" w:hAnsi="Arial" w:cs="Arial"/>
                <w:sz w:val="16"/>
              </w:rPr>
            </w:pPr>
            <w:ins w:id="92" w:author="Sengottaiyan, Selva" w:date="2014-01-24T10:01:00Z">
              <w:r>
                <w:rPr>
                  <w:rFonts w:ascii="Arial" w:hAnsi="Arial" w:cs="Arial"/>
                  <w:sz w:val="16"/>
                </w:rPr>
                <w:t>Selva</w:t>
              </w:r>
            </w:ins>
          </w:p>
        </w:tc>
      </w:tr>
      <w:tr w:rsidR="004C40F8">
        <w:trPr>
          <w:ins w:id="93" w:author="Madhuparna Duarah" w:date="2014-02-12T21:00:00Z"/>
        </w:trPr>
        <w:tc>
          <w:tcPr>
            <w:tcW w:w="616" w:type="dxa"/>
          </w:tcPr>
          <w:p w:rsidR="004C40F8" w:rsidRPr="00533B29" w:rsidRDefault="004C40F8">
            <w:pPr>
              <w:spacing w:before="60"/>
              <w:rPr>
                <w:ins w:id="94" w:author="Madhuparna Duarah" w:date="2014-02-12T21:00:00Z"/>
                <w:rFonts w:ascii="Arial" w:hAnsi="Arial" w:cs="Arial"/>
                <w:color w:val="FF0000"/>
                <w:sz w:val="16"/>
                <w:rPrChange w:id="95" w:author="Madhuparna Duarah" w:date="2014-02-12T21:01:00Z">
                  <w:rPr>
                    <w:ins w:id="96" w:author="Madhuparna Duarah" w:date="2014-02-12T21:00:00Z"/>
                    <w:rFonts w:ascii="Arial" w:hAnsi="Arial" w:cs="Arial"/>
                    <w:sz w:val="16"/>
                  </w:rPr>
                </w:rPrChange>
              </w:rPr>
            </w:pPr>
            <w:ins w:id="97" w:author="Madhuparna Duarah" w:date="2014-02-12T21:00:00Z">
              <w:r w:rsidRPr="00533B29">
                <w:rPr>
                  <w:rFonts w:ascii="Arial" w:hAnsi="Arial" w:cs="Arial"/>
                  <w:color w:val="FF0000"/>
                  <w:sz w:val="16"/>
                  <w:rPrChange w:id="98" w:author="Madhuparna Duarah" w:date="2014-02-12T21:01:00Z">
                    <w:rPr>
                      <w:rFonts w:ascii="Arial" w:hAnsi="Arial" w:cs="Arial"/>
                      <w:sz w:val="16"/>
                    </w:rPr>
                  </w:rPrChange>
                </w:rPr>
                <w:t>26</w:t>
              </w:r>
            </w:ins>
          </w:p>
        </w:tc>
        <w:tc>
          <w:tcPr>
            <w:tcW w:w="662" w:type="dxa"/>
          </w:tcPr>
          <w:p w:rsidR="004C40F8" w:rsidRPr="00533B29" w:rsidRDefault="004C40F8">
            <w:pPr>
              <w:spacing w:before="60"/>
              <w:rPr>
                <w:ins w:id="99" w:author="Madhuparna Duarah" w:date="2014-02-12T21:00:00Z"/>
                <w:rFonts w:ascii="Arial" w:hAnsi="Arial" w:cs="Arial"/>
                <w:color w:val="FF0000"/>
                <w:sz w:val="16"/>
                <w:rPrChange w:id="100" w:author="Madhuparna Duarah" w:date="2014-02-12T21:01:00Z">
                  <w:rPr>
                    <w:ins w:id="101" w:author="Madhuparna Duarah" w:date="2014-02-12T21:00:00Z"/>
                    <w:rFonts w:ascii="Arial" w:hAnsi="Arial" w:cs="Arial"/>
                    <w:sz w:val="16"/>
                  </w:rPr>
                </w:rPrChange>
              </w:rPr>
            </w:pPr>
            <w:ins w:id="102" w:author="Madhuparna Duarah" w:date="2014-02-12T21:00:00Z">
              <w:r w:rsidRPr="00533B29">
                <w:rPr>
                  <w:rFonts w:ascii="Arial" w:hAnsi="Arial" w:cs="Arial"/>
                  <w:color w:val="FF0000"/>
                  <w:sz w:val="16"/>
                  <w:rPrChange w:id="103" w:author="Madhuparna Duarah" w:date="2014-02-12T21:01:00Z">
                    <w:rPr>
                      <w:rFonts w:ascii="Arial" w:hAnsi="Arial" w:cs="Arial"/>
                      <w:sz w:val="16"/>
                    </w:rPr>
                  </w:rPrChange>
                </w:rPr>
                <w:t>24</w:t>
              </w:r>
            </w:ins>
          </w:p>
        </w:tc>
        <w:tc>
          <w:tcPr>
            <w:tcW w:w="6210" w:type="dxa"/>
          </w:tcPr>
          <w:p w:rsidR="004C40F8" w:rsidRPr="00533B29" w:rsidRDefault="004C40F8">
            <w:pPr>
              <w:spacing w:before="60"/>
              <w:rPr>
                <w:ins w:id="104" w:author="Madhuparna Duarah" w:date="2014-02-12T21:00:00Z"/>
                <w:rFonts w:ascii="Arial" w:hAnsi="Arial" w:cs="Arial"/>
                <w:color w:val="FF0000"/>
                <w:sz w:val="16"/>
                <w:szCs w:val="16"/>
                <w:rPrChange w:id="105" w:author="Madhuparna Duarah" w:date="2014-02-12T21:01:00Z">
                  <w:rPr>
                    <w:ins w:id="106" w:author="Madhuparna Duarah" w:date="2014-02-12T21:00:00Z"/>
                    <w:rFonts w:ascii="Arial" w:hAnsi="Arial" w:cs="Arial"/>
                    <w:color w:val="000000"/>
                    <w:sz w:val="16"/>
                    <w:szCs w:val="16"/>
                  </w:rPr>
                </w:rPrChange>
              </w:rPr>
            </w:pPr>
            <w:ins w:id="107" w:author="Madhuparna Duarah" w:date="2014-02-12T21:00:00Z">
              <w:r w:rsidRPr="00533B29">
                <w:rPr>
                  <w:rFonts w:ascii="Arial" w:hAnsi="Arial" w:cs="Arial"/>
                  <w:color w:val="FF0000"/>
                  <w:sz w:val="16"/>
                  <w:szCs w:val="16"/>
                  <w:rPrChange w:id="108" w:author="Madhuparna Duarah" w:date="2014-02-12T21:01:00Z">
                    <w:rPr>
                      <w:rFonts w:ascii="Arial" w:hAnsi="Arial" w:cs="Arial"/>
                      <w:color w:val="000000"/>
                      <w:sz w:val="16"/>
                      <w:szCs w:val="16"/>
                    </w:rPr>
                  </w:rPrChange>
                </w:rPr>
                <w:t>U</w:t>
              </w:r>
            </w:ins>
            <w:ins w:id="109" w:author="Sheetal Wadichar" w:date="2014-02-14T11:52:00Z">
              <w:r w:rsidR="00C63488">
                <w:rPr>
                  <w:rFonts w:ascii="Arial" w:hAnsi="Arial" w:cs="Arial"/>
                  <w:color w:val="FF0000"/>
                  <w:sz w:val="16"/>
                  <w:szCs w:val="16"/>
                </w:rPr>
                <w:t>nit Testing</w:t>
              </w:r>
            </w:ins>
            <w:ins w:id="110" w:author="Madhuparna Duarah" w:date="2014-02-12T21:00:00Z">
              <w:del w:id="111" w:author="Sheetal Wadichar" w:date="2014-02-14T11:52:00Z">
                <w:r w:rsidRPr="00533B29" w:rsidDel="00C63488">
                  <w:rPr>
                    <w:rFonts w:ascii="Arial" w:hAnsi="Arial" w:cs="Arial"/>
                    <w:color w:val="FF0000"/>
                    <w:sz w:val="16"/>
                    <w:szCs w:val="16"/>
                    <w:rPrChange w:id="112" w:author="Madhuparna Duarah" w:date="2014-02-12T21:01:00Z">
                      <w:rPr>
                        <w:rFonts w:ascii="Arial" w:hAnsi="Arial" w:cs="Arial"/>
                        <w:color w:val="000000"/>
                        <w:sz w:val="16"/>
                        <w:szCs w:val="16"/>
                      </w:rPr>
                    </w:rPrChange>
                  </w:rPr>
                  <w:delText>TP</w:delText>
                </w:r>
              </w:del>
              <w:r w:rsidRPr="00533B29">
                <w:rPr>
                  <w:rFonts w:ascii="Arial" w:hAnsi="Arial" w:cs="Arial"/>
                  <w:color w:val="FF0000"/>
                  <w:sz w:val="16"/>
                  <w:szCs w:val="16"/>
                  <w:rPrChange w:id="113" w:author="Madhuparna Duarah" w:date="2014-02-12T21:01:00Z">
                    <w:rPr>
                      <w:rFonts w:ascii="Arial" w:hAnsi="Arial" w:cs="Arial"/>
                      <w:color w:val="000000"/>
                      <w:sz w:val="16"/>
                      <w:szCs w:val="16"/>
                    </w:rPr>
                  </w:rPrChange>
                </w:rPr>
                <w:t xml:space="preserve"> Fi</w:t>
              </w:r>
            </w:ins>
            <w:ins w:id="114" w:author="Sheetal Wadichar" w:date="2014-02-14T11:53:00Z">
              <w:r w:rsidR="00C63488">
                <w:rPr>
                  <w:rFonts w:ascii="Arial" w:hAnsi="Arial" w:cs="Arial"/>
                  <w:color w:val="FF0000"/>
                  <w:sz w:val="16"/>
                  <w:szCs w:val="16"/>
                </w:rPr>
                <w:t>nding Fix.</w:t>
              </w:r>
            </w:ins>
            <w:ins w:id="115" w:author="Madhuparna Duarah" w:date="2014-02-12T21:00:00Z">
              <w:del w:id="116" w:author="Sheetal Wadichar" w:date="2014-02-14T11:53:00Z">
                <w:r w:rsidRPr="00533B29" w:rsidDel="00C63488">
                  <w:rPr>
                    <w:rFonts w:ascii="Arial" w:hAnsi="Arial" w:cs="Arial"/>
                    <w:color w:val="FF0000"/>
                    <w:sz w:val="16"/>
                    <w:szCs w:val="16"/>
                    <w:rPrChange w:id="117" w:author="Madhuparna Duarah" w:date="2014-02-12T21:01:00Z">
                      <w:rPr>
                        <w:rFonts w:ascii="Arial" w:hAnsi="Arial" w:cs="Arial"/>
                        <w:color w:val="000000"/>
                        <w:sz w:val="16"/>
                        <w:szCs w:val="16"/>
                      </w:rPr>
                    </w:rPrChange>
                  </w:rPr>
                  <w:delText>xes</w:delText>
                </w:r>
              </w:del>
            </w:ins>
          </w:p>
        </w:tc>
        <w:tc>
          <w:tcPr>
            <w:tcW w:w="1080" w:type="dxa"/>
          </w:tcPr>
          <w:p w:rsidR="004C40F8" w:rsidRPr="00533B29" w:rsidRDefault="004C40F8" w:rsidP="00967ED2">
            <w:pPr>
              <w:spacing w:before="60"/>
              <w:rPr>
                <w:ins w:id="118" w:author="Madhuparna Duarah" w:date="2014-02-12T21:00:00Z"/>
                <w:rFonts w:ascii="Arial" w:hAnsi="Arial" w:cs="Arial"/>
                <w:color w:val="FF0000"/>
                <w:sz w:val="16"/>
                <w:rPrChange w:id="119" w:author="Madhuparna Duarah" w:date="2014-02-12T21:01:00Z">
                  <w:rPr>
                    <w:ins w:id="120" w:author="Madhuparna Duarah" w:date="2014-02-12T21:00:00Z"/>
                    <w:rFonts w:ascii="Arial" w:hAnsi="Arial" w:cs="Arial"/>
                    <w:sz w:val="16"/>
                  </w:rPr>
                </w:rPrChange>
              </w:rPr>
            </w:pPr>
            <w:ins w:id="121" w:author="Madhuparna Duarah" w:date="2014-02-12T21:01:00Z">
              <w:r w:rsidRPr="00533B29">
                <w:rPr>
                  <w:rFonts w:ascii="Arial" w:hAnsi="Arial" w:cs="Arial"/>
                  <w:color w:val="FF0000"/>
                  <w:sz w:val="16"/>
                  <w:rPrChange w:id="122" w:author="Madhuparna Duarah" w:date="2014-02-12T21:01:00Z">
                    <w:rPr>
                      <w:rFonts w:ascii="Arial" w:hAnsi="Arial" w:cs="Arial"/>
                      <w:sz w:val="16"/>
                    </w:rPr>
                  </w:rPrChange>
                </w:rPr>
                <w:t>12-Feb-14</w:t>
              </w:r>
            </w:ins>
          </w:p>
        </w:tc>
        <w:tc>
          <w:tcPr>
            <w:tcW w:w="1105" w:type="dxa"/>
          </w:tcPr>
          <w:p w:rsidR="004C40F8" w:rsidRPr="00533B29" w:rsidRDefault="004C40F8">
            <w:pPr>
              <w:spacing w:before="60"/>
              <w:rPr>
                <w:ins w:id="123" w:author="Madhuparna Duarah" w:date="2014-02-12T21:00:00Z"/>
                <w:rFonts w:ascii="Arial" w:hAnsi="Arial" w:cs="Arial"/>
                <w:color w:val="FF0000"/>
                <w:sz w:val="16"/>
                <w:rPrChange w:id="124" w:author="Madhuparna Duarah" w:date="2014-02-12T21:01:00Z">
                  <w:rPr>
                    <w:ins w:id="125" w:author="Madhuparna Duarah" w:date="2014-02-12T21:00:00Z"/>
                    <w:rFonts w:ascii="Arial" w:hAnsi="Arial" w:cs="Arial"/>
                    <w:sz w:val="16"/>
                  </w:rPr>
                </w:rPrChange>
              </w:rPr>
            </w:pPr>
            <w:ins w:id="126" w:author="Madhuparna Duarah" w:date="2014-02-12T21:01:00Z">
              <w:r w:rsidRPr="00533B29">
                <w:rPr>
                  <w:rFonts w:ascii="Arial" w:hAnsi="Arial" w:cs="Arial"/>
                  <w:color w:val="FF0000"/>
                  <w:sz w:val="16"/>
                  <w:rPrChange w:id="127" w:author="Madhuparna Duarah" w:date="2014-02-12T21:01:00Z">
                    <w:rPr>
                      <w:rFonts w:ascii="Arial" w:hAnsi="Arial" w:cs="Arial"/>
                      <w:sz w:val="16"/>
                    </w:rPr>
                  </w:rPrChange>
                </w:rPr>
                <w:t>KPIT</w:t>
              </w:r>
            </w:ins>
            <w:ins w:id="128" w:author="Sheetal Wadichar" w:date="2014-02-14T11:52:00Z">
              <w:r w:rsidR="00C63488">
                <w:rPr>
                  <w:rFonts w:ascii="Arial" w:hAnsi="Arial" w:cs="Arial"/>
                  <w:color w:val="FF0000"/>
                  <w:sz w:val="16"/>
                </w:rPr>
                <w:t>-</w:t>
              </w:r>
            </w:ins>
            <w:ins w:id="129" w:author="Madhuparna Duarah" w:date="2014-02-12T21:01:00Z">
              <w:del w:id="130" w:author="Sheetal Wadichar" w:date="2014-02-14T11:52:00Z">
                <w:r w:rsidRPr="00533B29" w:rsidDel="00C63488">
                  <w:rPr>
                    <w:rFonts w:ascii="Arial" w:hAnsi="Arial" w:cs="Arial"/>
                    <w:color w:val="FF0000"/>
                    <w:sz w:val="16"/>
                    <w:rPrChange w:id="131" w:author="Madhuparna Duarah" w:date="2014-02-12T21:01:00Z">
                      <w:rPr>
                        <w:rFonts w:ascii="Arial" w:hAnsi="Arial" w:cs="Arial"/>
                        <w:sz w:val="16"/>
                      </w:rPr>
                    </w:rPrChange>
                  </w:rPr>
                  <w:delText>_</w:delText>
                </w:r>
              </w:del>
              <w:r w:rsidRPr="00533B29">
                <w:rPr>
                  <w:rFonts w:ascii="Arial" w:hAnsi="Arial" w:cs="Arial"/>
                  <w:color w:val="FF0000"/>
                  <w:sz w:val="16"/>
                  <w:rPrChange w:id="132" w:author="Madhuparna Duarah" w:date="2014-02-12T21:01:00Z">
                    <w:rPr>
                      <w:rFonts w:ascii="Arial" w:hAnsi="Arial" w:cs="Arial"/>
                      <w:sz w:val="16"/>
                    </w:rPr>
                  </w:rPrChange>
                </w:rPr>
                <w:t>SW</w:t>
              </w:r>
            </w:ins>
          </w:p>
        </w:tc>
      </w:tr>
    </w:tbl>
    <w:p w:rsidR="00107819" w:rsidRDefault="00107819"/>
    <w:sectPr w:rsidR="00107819" w:rsidSect="00C5442F">
      <w:headerReference w:type="default" r:id="rId47"/>
      <w:footerReference w:type="default" r:id="rId4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B92" w:rsidRDefault="00237B92">
      <w:r>
        <w:separator/>
      </w:r>
    </w:p>
  </w:endnote>
  <w:endnote w:type="continuationSeparator" w:id="0">
    <w:p w:rsidR="00237B92" w:rsidRDefault="00237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ED2" w:rsidRDefault="00967ED2">
    <w:pPr>
      <w:pStyle w:val="Footer"/>
    </w:pPr>
    <w:r>
      <w:rPr>
        <w:snapToGrid w:val="0"/>
      </w:rPr>
      <w:tab/>
    </w:r>
    <w:fldSimple w:instr=" DOCPROPERTY &quot;Company&quot;  \* MERGEFORMAT ">
      <w:r w:rsidRPr="000218EB">
        <w:rPr>
          <w:rFonts w:ascii="Times" w:hAnsi="Times"/>
          <w:caps/>
          <w:snapToGrid w:val="0"/>
        </w:rPr>
        <w:t>Nexteer</w:t>
      </w:r>
    </w:fldSimple>
    <w:r>
      <w:rPr>
        <w:snapToGrid w:val="0"/>
      </w:rPr>
      <w:t xml:space="preserve"> CONFIDENTIAL</w:t>
    </w:r>
    <w:r>
      <w:rPr>
        <w:snapToGrid w:val="0"/>
      </w:rPr>
      <w:tab/>
    </w:r>
    <w:r>
      <w:rPr>
        <w:snapToGrid w:val="0"/>
        <w:sz w:val="16"/>
      </w:rPr>
      <w:t>S/W module design template, Rev 2.2b+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B92" w:rsidRDefault="00237B92">
      <w:r>
        <w:separator/>
      </w:r>
    </w:p>
  </w:footnote>
  <w:footnote w:type="continuationSeparator" w:id="0">
    <w:p w:rsidR="00237B92" w:rsidRDefault="00237B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ED2" w:rsidRDefault="00967ED2">
    <w:pPr>
      <w:pStyle w:val="Header"/>
      <w:pBdr>
        <w:bottom w:val="single" w:sz="4" w:space="1" w:color="auto"/>
      </w:pBdr>
      <w:jc w:val="center"/>
      <w:rPr>
        <w:b/>
      </w:rPr>
    </w:pPr>
    <w:r>
      <w:rPr>
        <w:b/>
      </w:rPr>
      <w:t>SOFTWARE MODULE DESIGN SPECIFICATION</w:t>
    </w:r>
  </w:p>
  <w:tbl>
    <w:tblPr>
      <w:tblW w:w="8910" w:type="dxa"/>
      <w:tblInd w:w="18" w:type="dxa"/>
      <w:tblLayout w:type="fixed"/>
      <w:tblLook w:val="0000" w:firstRow="0" w:lastRow="0" w:firstColumn="0" w:lastColumn="0" w:noHBand="0" w:noVBand="0"/>
    </w:tblPr>
    <w:tblGrid>
      <w:gridCol w:w="990"/>
      <w:gridCol w:w="1530"/>
      <w:gridCol w:w="1260"/>
      <w:gridCol w:w="2610"/>
      <w:gridCol w:w="1170"/>
      <w:gridCol w:w="1350"/>
    </w:tblGrid>
    <w:tr w:rsidR="00967ED2" w:rsidTr="009A04A3">
      <w:trPr>
        <w:cantSplit/>
      </w:trPr>
      <w:tc>
        <w:tcPr>
          <w:tcW w:w="990" w:type="dxa"/>
        </w:tcPr>
        <w:p w:rsidR="00967ED2" w:rsidRDefault="00967ED2">
          <w:pPr>
            <w:pStyle w:val="Header"/>
          </w:pPr>
          <w:r>
            <w:t>Title:</w:t>
          </w:r>
        </w:p>
      </w:tc>
      <w:tc>
        <w:tcPr>
          <w:tcW w:w="5400" w:type="dxa"/>
          <w:gridSpan w:val="3"/>
          <w:vMerge w:val="restart"/>
        </w:tcPr>
        <w:p w:rsidR="00967ED2" w:rsidRDefault="005A6D60">
          <w:pPr>
            <w:pStyle w:val="Header"/>
          </w:pPr>
          <w:fldSimple w:instr=" DOCPROPERTY &quot;Document Title&quot;  \* MERGEFORMAT ">
            <w:r w:rsidR="00967ED2">
              <w:t>End of Travel Actuator Management</w:t>
            </w:r>
          </w:fldSimple>
        </w:p>
        <w:p w:rsidR="00967ED2" w:rsidRDefault="005A6D60" w:rsidP="00DA5D62">
          <w:pPr>
            <w:pStyle w:val="Header"/>
            <w:tabs>
              <w:tab w:val="clear" w:pos="8640"/>
              <w:tab w:val="left" w:pos="2100"/>
              <w:tab w:val="left" w:pos="4320"/>
            </w:tabs>
          </w:pPr>
          <w:fldSimple w:instr=" DOCPROPERTY &quot;Product Line&quot;  \* MERGEFORMAT ">
            <w:r w:rsidR="00967ED2">
              <w:t>Gen II+ EPS EA3</w:t>
            </w:r>
          </w:fldSimple>
          <w:r w:rsidR="00967ED2">
            <w:tab/>
          </w:r>
          <w:r w:rsidR="00967ED2">
            <w:tab/>
          </w:r>
        </w:p>
      </w:tc>
      <w:tc>
        <w:tcPr>
          <w:tcW w:w="1170" w:type="dxa"/>
        </w:tcPr>
        <w:p w:rsidR="00967ED2" w:rsidRDefault="00967ED2">
          <w:pPr>
            <w:pStyle w:val="Header"/>
          </w:pPr>
          <w:r>
            <w:t>Revision:</w:t>
          </w:r>
        </w:p>
      </w:tc>
      <w:tc>
        <w:tcPr>
          <w:tcW w:w="1350" w:type="dxa"/>
        </w:tcPr>
        <w:p w:rsidR="00967ED2" w:rsidRPr="004C40F8" w:rsidRDefault="00967ED2" w:rsidP="00DA5D62">
          <w:pPr>
            <w:pStyle w:val="Header"/>
            <w:rPr>
              <w:strike/>
              <w:rPrChange w:id="133" w:author="Madhuparna Duarah" w:date="2014-02-12T20:58:00Z">
                <w:rPr/>
              </w:rPrChange>
            </w:rPr>
          </w:pPr>
          <w:r w:rsidRPr="004C40F8">
            <w:rPr>
              <w:strike/>
              <w:color w:val="FF0000"/>
              <w:rPrChange w:id="134" w:author="Madhuparna Duarah" w:date="2014-02-12T20:58:00Z">
                <w:rPr/>
              </w:rPrChange>
            </w:rPr>
            <w:t>2</w:t>
          </w:r>
          <w:ins w:id="135" w:author="Madhuparna Duarah" w:date="2014-02-12T20:57:00Z">
            <w:r w:rsidR="004C40F8" w:rsidRPr="004C40F8">
              <w:rPr>
                <w:strike/>
                <w:color w:val="FF0000"/>
                <w:rPrChange w:id="136" w:author="Madhuparna Duarah" w:date="2014-02-12T20:58:00Z">
                  <w:rPr/>
                </w:rPrChange>
              </w:rPr>
              <w:t>3</w:t>
            </w:r>
          </w:ins>
          <w:ins w:id="137" w:author="Madhuparna Duarah" w:date="2014-02-12T20:58:00Z">
            <w:r w:rsidR="004C40F8" w:rsidRPr="004C40F8">
              <w:rPr>
                <w:color w:val="FF0000"/>
                <w:rPrChange w:id="138" w:author="Madhuparna Duarah" w:date="2014-02-12T20:58:00Z">
                  <w:rPr/>
                </w:rPrChange>
              </w:rPr>
              <w:t>24</w:t>
            </w:r>
          </w:ins>
          <w:ins w:id="139" w:author="Sengottaiyan, Selva" w:date="2014-01-24T09:53:00Z">
            <w:del w:id="140" w:author="Madhuparna Duarah" w:date="2014-02-12T20:57:00Z">
              <w:r w:rsidRPr="004C40F8" w:rsidDel="004C40F8">
                <w:rPr>
                  <w:strike/>
                  <w:rPrChange w:id="141" w:author="Madhuparna Duarah" w:date="2014-02-12T20:58:00Z">
                    <w:rPr/>
                  </w:rPrChange>
                </w:rPr>
                <w:delText>3</w:delText>
              </w:r>
            </w:del>
          </w:ins>
          <w:del w:id="142" w:author="Sengottaiyan, Selva" w:date="2014-01-24T09:53:00Z">
            <w:r w:rsidRPr="004C40F8" w:rsidDel="00967ED2">
              <w:rPr>
                <w:strike/>
                <w:rPrChange w:id="143" w:author="Madhuparna Duarah" w:date="2014-02-12T20:58:00Z">
                  <w:rPr/>
                </w:rPrChange>
              </w:rPr>
              <w:delText>2</w:delText>
            </w:r>
          </w:del>
        </w:p>
      </w:tc>
    </w:tr>
    <w:tr w:rsidR="00967ED2" w:rsidTr="009A04A3">
      <w:trPr>
        <w:cantSplit/>
      </w:trPr>
      <w:tc>
        <w:tcPr>
          <w:tcW w:w="990" w:type="dxa"/>
        </w:tcPr>
        <w:p w:rsidR="00967ED2" w:rsidRDefault="00967ED2">
          <w:pPr>
            <w:pStyle w:val="Header"/>
          </w:pPr>
          <w:r>
            <w:t xml:space="preserve">Product:     </w:t>
          </w:r>
        </w:p>
      </w:tc>
      <w:tc>
        <w:tcPr>
          <w:tcW w:w="5400" w:type="dxa"/>
          <w:gridSpan w:val="3"/>
          <w:vMerge/>
        </w:tcPr>
        <w:p w:rsidR="00967ED2" w:rsidRDefault="00967ED2">
          <w:pPr>
            <w:pStyle w:val="Header"/>
            <w:jc w:val="center"/>
          </w:pPr>
        </w:p>
      </w:tc>
      <w:tc>
        <w:tcPr>
          <w:tcW w:w="1170" w:type="dxa"/>
        </w:tcPr>
        <w:p w:rsidR="00967ED2" w:rsidRDefault="00967ED2">
          <w:pPr>
            <w:pStyle w:val="Header"/>
          </w:pPr>
          <w:r>
            <w:t>Rev. Date:</w:t>
          </w:r>
        </w:p>
      </w:tc>
      <w:tc>
        <w:tcPr>
          <w:tcW w:w="1350" w:type="dxa"/>
        </w:tcPr>
        <w:p w:rsidR="00967ED2" w:rsidRDefault="004C40F8" w:rsidP="00967ED2">
          <w:pPr>
            <w:pStyle w:val="Header"/>
          </w:pPr>
          <w:ins w:id="144" w:author="Madhuparna Duarah" w:date="2014-02-12T20:58:00Z">
            <w:r w:rsidRPr="004C40F8">
              <w:rPr>
                <w:color w:val="FF0000"/>
                <w:rPrChange w:id="145" w:author="Madhuparna Duarah" w:date="2014-02-12T20:59:00Z">
                  <w:rPr/>
                </w:rPrChange>
              </w:rPr>
              <w:t>12</w:t>
            </w:r>
          </w:ins>
          <w:ins w:id="146" w:author="Sengottaiyan, Selva" w:date="2014-01-24T09:53:00Z">
            <w:del w:id="147" w:author="Madhuparna Duarah" w:date="2014-02-12T20:58:00Z">
              <w:r w:rsidR="00967ED2" w:rsidRPr="004C40F8" w:rsidDel="004C40F8">
                <w:rPr>
                  <w:color w:val="FF0000"/>
                  <w:rPrChange w:id="148" w:author="Madhuparna Duarah" w:date="2014-02-12T20:59:00Z">
                    <w:rPr/>
                  </w:rPrChange>
                </w:rPr>
                <w:delText>24</w:delText>
              </w:r>
            </w:del>
          </w:ins>
          <w:del w:id="149" w:author="Sengottaiyan, Selva" w:date="2014-01-24T09:53:00Z">
            <w:r w:rsidR="00967ED2" w:rsidRPr="004C40F8" w:rsidDel="00967ED2">
              <w:rPr>
                <w:color w:val="FF0000"/>
                <w:rPrChange w:id="150" w:author="Madhuparna Duarah" w:date="2014-02-12T20:59:00Z">
                  <w:rPr/>
                </w:rPrChange>
              </w:rPr>
              <w:delText>12</w:delText>
            </w:r>
          </w:del>
          <w:r w:rsidR="00967ED2" w:rsidRPr="004C40F8">
            <w:rPr>
              <w:color w:val="FF0000"/>
              <w:rPrChange w:id="151" w:author="Madhuparna Duarah" w:date="2014-02-12T20:59:00Z">
                <w:rPr/>
              </w:rPrChange>
            </w:rPr>
            <w:t>-</w:t>
          </w:r>
          <w:ins w:id="152" w:author="Madhuparna Duarah" w:date="2014-02-12T20:58:00Z">
            <w:r w:rsidRPr="004C40F8">
              <w:rPr>
                <w:color w:val="FF0000"/>
                <w:rPrChange w:id="153" w:author="Madhuparna Duarah" w:date="2014-02-12T20:59:00Z">
                  <w:rPr/>
                </w:rPrChange>
              </w:rPr>
              <w:t>Feb</w:t>
            </w:r>
          </w:ins>
          <w:ins w:id="154" w:author="Sengottaiyan, Selva" w:date="2014-01-24T09:53:00Z">
            <w:del w:id="155" w:author="Madhuparna Duarah" w:date="2014-02-12T20:58:00Z">
              <w:r w:rsidR="00967ED2" w:rsidRPr="004C40F8" w:rsidDel="004C40F8">
                <w:rPr>
                  <w:color w:val="FF0000"/>
                  <w:rPrChange w:id="156" w:author="Madhuparna Duarah" w:date="2014-02-12T20:59:00Z">
                    <w:rPr/>
                  </w:rPrChange>
                </w:rPr>
                <w:delText>Jan</w:delText>
              </w:r>
            </w:del>
            <w:r w:rsidR="00967ED2" w:rsidRPr="004C40F8" w:rsidDel="00967ED2">
              <w:rPr>
                <w:color w:val="FF0000"/>
                <w:rPrChange w:id="157" w:author="Madhuparna Duarah" w:date="2014-02-12T20:59:00Z">
                  <w:rPr/>
                </w:rPrChange>
              </w:rPr>
              <w:t xml:space="preserve"> </w:t>
            </w:r>
          </w:ins>
          <w:del w:id="158" w:author="Sengottaiyan, Selva" w:date="2014-01-24T09:53:00Z">
            <w:r w:rsidR="00967ED2" w:rsidDel="00967ED2">
              <w:delText>Aug</w:delText>
            </w:r>
          </w:del>
          <w:r w:rsidR="00967ED2">
            <w:t>-1</w:t>
          </w:r>
          <w:ins w:id="159" w:author="Sengottaiyan, Selva" w:date="2014-01-24T09:53:00Z">
            <w:r w:rsidR="00967ED2">
              <w:t>4</w:t>
            </w:r>
          </w:ins>
          <w:del w:id="160" w:author="Sengottaiyan, Selva" w:date="2014-01-24T09:53:00Z">
            <w:r w:rsidR="00967ED2" w:rsidDel="00967ED2">
              <w:delText>3</w:delText>
            </w:r>
          </w:del>
        </w:p>
      </w:tc>
    </w:tr>
    <w:tr w:rsidR="00967ED2" w:rsidTr="009A04A3">
      <w:trPr>
        <w:cantSplit/>
      </w:trPr>
      <w:tc>
        <w:tcPr>
          <w:tcW w:w="990" w:type="dxa"/>
        </w:tcPr>
        <w:p w:rsidR="00967ED2" w:rsidRDefault="00967ED2">
          <w:pPr>
            <w:pStyle w:val="Header"/>
          </w:pPr>
          <w:r>
            <w:t>Group:</w:t>
          </w:r>
        </w:p>
      </w:tc>
      <w:tc>
        <w:tcPr>
          <w:tcW w:w="1530" w:type="dxa"/>
        </w:tcPr>
        <w:p w:rsidR="00967ED2" w:rsidRDefault="00967ED2">
          <w:pPr>
            <w:pStyle w:val="Header"/>
          </w:pPr>
          <w:r>
            <w:t>ESG</w:t>
          </w:r>
        </w:p>
      </w:tc>
      <w:tc>
        <w:tcPr>
          <w:tcW w:w="1260" w:type="dxa"/>
        </w:tcPr>
        <w:p w:rsidR="00967ED2" w:rsidRDefault="00967ED2">
          <w:pPr>
            <w:pStyle w:val="Header"/>
          </w:pPr>
          <w:r>
            <w:t>Originator:</w:t>
          </w:r>
        </w:p>
      </w:tc>
      <w:tc>
        <w:tcPr>
          <w:tcW w:w="2610" w:type="dxa"/>
        </w:tcPr>
        <w:p w:rsidR="00967ED2" w:rsidRDefault="00967ED2" w:rsidP="00556D30">
          <w:pPr>
            <w:pStyle w:val="Header"/>
          </w:pPr>
          <w:r>
            <w:t>Selva Sengottaiyan</w:t>
          </w:r>
        </w:p>
      </w:tc>
      <w:tc>
        <w:tcPr>
          <w:tcW w:w="1170" w:type="dxa"/>
        </w:tcPr>
        <w:p w:rsidR="00967ED2" w:rsidRDefault="00967ED2">
          <w:pPr>
            <w:pStyle w:val="Header"/>
          </w:pPr>
          <w:r>
            <w:t>Page:</w:t>
          </w:r>
        </w:p>
      </w:tc>
      <w:tc>
        <w:tcPr>
          <w:tcW w:w="1350" w:type="dxa"/>
        </w:tcPr>
        <w:p w:rsidR="00967ED2" w:rsidRDefault="00967ED2">
          <w:pPr>
            <w:pStyle w:val="Header"/>
          </w:pPr>
          <w:r>
            <w:rPr>
              <w:rStyle w:val="PageNumber"/>
            </w:rPr>
            <w:fldChar w:fldCharType="begin"/>
          </w:r>
          <w:r>
            <w:rPr>
              <w:rStyle w:val="PageNumber"/>
            </w:rPr>
            <w:instrText xml:space="preserve"> PAGE </w:instrText>
          </w:r>
          <w:r>
            <w:rPr>
              <w:rStyle w:val="PageNumber"/>
            </w:rPr>
            <w:fldChar w:fldCharType="separate"/>
          </w:r>
          <w:r w:rsidR="00FF106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F1060">
            <w:rPr>
              <w:rStyle w:val="PageNumber"/>
              <w:noProof/>
            </w:rPr>
            <w:t>35</w:t>
          </w:r>
          <w:r>
            <w:rPr>
              <w:rStyle w:val="PageNumber"/>
            </w:rPr>
            <w:fldChar w:fldCharType="end"/>
          </w:r>
        </w:p>
      </w:tc>
    </w:tr>
  </w:tbl>
  <w:p w:rsidR="00967ED2" w:rsidRDefault="00967ED2">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E271CE8"/>
    <w:multiLevelType w:val="hybridMultilevel"/>
    <w:tmpl w:val="B97AF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775D56"/>
    <w:multiLevelType w:val="hybridMultilevel"/>
    <w:tmpl w:val="7D9AD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8">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1">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0"/>
  </w:num>
  <w:num w:numId="3">
    <w:abstractNumId w:val="7"/>
  </w:num>
  <w:num w:numId="4">
    <w:abstractNumId w:val="0"/>
  </w:num>
  <w:num w:numId="5">
    <w:abstractNumId w:val="4"/>
  </w:num>
  <w:num w:numId="6">
    <w:abstractNumId w:val="1"/>
  </w:num>
  <w:num w:numId="7">
    <w:abstractNumId w:val="2"/>
  </w:num>
  <w:num w:numId="8">
    <w:abstractNumId w:val="3"/>
  </w:num>
  <w:num w:numId="9">
    <w:abstractNumId w:val="9"/>
  </w:num>
  <w:num w:numId="10">
    <w:abstractNumId w:val="8"/>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D85"/>
    <w:rsid w:val="00010DAF"/>
    <w:rsid w:val="00017CFD"/>
    <w:rsid w:val="000218EB"/>
    <w:rsid w:val="000239AB"/>
    <w:rsid w:val="00032C88"/>
    <w:rsid w:val="0004365B"/>
    <w:rsid w:val="0004723A"/>
    <w:rsid w:val="00047A2E"/>
    <w:rsid w:val="00047D85"/>
    <w:rsid w:val="000606B7"/>
    <w:rsid w:val="00071C67"/>
    <w:rsid w:val="0007415D"/>
    <w:rsid w:val="0008061F"/>
    <w:rsid w:val="000823F8"/>
    <w:rsid w:val="0008490C"/>
    <w:rsid w:val="00086895"/>
    <w:rsid w:val="000A4F2E"/>
    <w:rsid w:val="000B3385"/>
    <w:rsid w:val="000C3CC5"/>
    <w:rsid w:val="000D6925"/>
    <w:rsid w:val="000E2169"/>
    <w:rsid w:val="000E23F5"/>
    <w:rsid w:val="000E38B7"/>
    <w:rsid w:val="001005D4"/>
    <w:rsid w:val="00103E08"/>
    <w:rsid w:val="0010402B"/>
    <w:rsid w:val="00107819"/>
    <w:rsid w:val="0011237D"/>
    <w:rsid w:val="0012587B"/>
    <w:rsid w:val="00134615"/>
    <w:rsid w:val="00136489"/>
    <w:rsid w:val="0014032C"/>
    <w:rsid w:val="00140F2B"/>
    <w:rsid w:val="001432FE"/>
    <w:rsid w:val="0014565D"/>
    <w:rsid w:val="00153B1E"/>
    <w:rsid w:val="001547F5"/>
    <w:rsid w:val="00156423"/>
    <w:rsid w:val="001570AC"/>
    <w:rsid w:val="001639C9"/>
    <w:rsid w:val="001854E7"/>
    <w:rsid w:val="001B3480"/>
    <w:rsid w:val="001B60DF"/>
    <w:rsid w:val="001C5BC3"/>
    <w:rsid w:val="001F09B2"/>
    <w:rsid w:val="001F7FF8"/>
    <w:rsid w:val="002010B0"/>
    <w:rsid w:val="002052A3"/>
    <w:rsid w:val="0020722A"/>
    <w:rsid w:val="00237B92"/>
    <w:rsid w:val="00242ADA"/>
    <w:rsid w:val="00251AC0"/>
    <w:rsid w:val="0025203F"/>
    <w:rsid w:val="00262165"/>
    <w:rsid w:val="0026228A"/>
    <w:rsid w:val="002702BA"/>
    <w:rsid w:val="00272D4B"/>
    <w:rsid w:val="00294E6A"/>
    <w:rsid w:val="002A07E6"/>
    <w:rsid w:val="002A22FE"/>
    <w:rsid w:val="002B15F5"/>
    <w:rsid w:val="002B5B23"/>
    <w:rsid w:val="002C03D8"/>
    <w:rsid w:val="002D4AA2"/>
    <w:rsid w:val="00315335"/>
    <w:rsid w:val="00323A5F"/>
    <w:rsid w:val="00323B1C"/>
    <w:rsid w:val="00332321"/>
    <w:rsid w:val="00332D06"/>
    <w:rsid w:val="0034574C"/>
    <w:rsid w:val="00363729"/>
    <w:rsid w:val="0036579B"/>
    <w:rsid w:val="00366388"/>
    <w:rsid w:val="00375360"/>
    <w:rsid w:val="003801EF"/>
    <w:rsid w:val="00387BDA"/>
    <w:rsid w:val="003C4D3F"/>
    <w:rsid w:val="003F076E"/>
    <w:rsid w:val="003F3115"/>
    <w:rsid w:val="00404A20"/>
    <w:rsid w:val="00422F75"/>
    <w:rsid w:val="0043138B"/>
    <w:rsid w:val="00431B0A"/>
    <w:rsid w:val="00436363"/>
    <w:rsid w:val="004400B6"/>
    <w:rsid w:val="00441F3F"/>
    <w:rsid w:val="00442E8A"/>
    <w:rsid w:val="00443396"/>
    <w:rsid w:val="00443BF5"/>
    <w:rsid w:val="00462CAB"/>
    <w:rsid w:val="00470E06"/>
    <w:rsid w:val="0047370F"/>
    <w:rsid w:val="004741B8"/>
    <w:rsid w:val="004A188B"/>
    <w:rsid w:val="004A5C35"/>
    <w:rsid w:val="004A781C"/>
    <w:rsid w:val="004B0902"/>
    <w:rsid w:val="004C40F8"/>
    <w:rsid w:val="004F2E56"/>
    <w:rsid w:val="004F3BB7"/>
    <w:rsid w:val="00501A42"/>
    <w:rsid w:val="0050217B"/>
    <w:rsid w:val="005119DD"/>
    <w:rsid w:val="005339FE"/>
    <w:rsid w:val="00533B29"/>
    <w:rsid w:val="00556D30"/>
    <w:rsid w:val="005578EB"/>
    <w:rsid w:val="00576E10"/>
    <w:rsid w:val="00577325"/>
    <w:rsid w:val="00591C42"/>
    <w:rsid w:val="005A1D9F"/>
    <w:rsid w:val="005A55C6"/>
    <w:rsid w:val="005A6D60"/>
    <w:rsid w:val="005B0A30"/>
    <w:rsid w:val="005D5FE4"/>
    <w:rsid w:val="005E5FEB"/>
    <w:rsid w:val="005E63E9"/>
    <w:rsid w:val="005F13CF"/>
    <w:rsid w:val="006034FF"/>
    <w:rsid w:val="006074B7"/>
    <w:rsid w:val="0061248F"/>
    <w:rsid w:val="00621574"/>
    <w:rsid w:val="006322D4"/>
    <w:rsid w:val="0064010C"/>
    <w:rsid w:val="0065631B"/>
    <w:rsid w:val="00657AEE"/>
    <w:rsid w:val="00663D32"/>
    <w:rsid w:val="00674ADF"/>
    <w:rsid w:val="006B526A"/>
    <w:rsid w:val="006B672A"/>
    <w:rsid w:val="006C21C9"/>
    <w:rsid w:val="006D33CC"/>
    <w:rsid w:val="006D3F73"/>
    <w:rsid w:val="006F01A3"/>
    <w:rsid w:val="007048A1"/>
    <w:rsid w:val="00706174"/>
    <w:rsid w:val="00707630"/>
    <w:rsid w:val="00711845"/>
    <w:rsid w:val="00711DFA"/>
    <w:rsid w:val="00712B6B"/>
    <w:rsid w:val="0074302C"/>
    <w:rsid w:val="0074556B"/>
    <w:rsid w:val="007459BB"/>
    <w:rsid w:val="007520BC"/>
    <w:rsid w:val="00762D97"/>
    <w:rsid w:val="0076665C"/>
    <w:rsid w:val="0077339A"/>
    <w:rsid w:val="007A69AC"/>
    <w:rsid w:val="007B2673"/>
    <w:rsid w:val="007B62C0"/>
    <w:rsid w:val="007B7B54"/>
    <w:rsid w:val="007C596A"/>
    <w:rsid w:val="007E4FB6"/>
    <w:rsid w:val="00801566"/>
    <w:rsid w:val="00813B6B"/>
    <w:rsid w:val="00847131"/>
    <w:rsid w:val="00881D3A"/>
    <w:rsid w:val="00894CB2"/>
    <w:rsid w:val="008B3E94"/>
    <w:rsid w:val="008C25A1"/>
    <w:rsid w:val="008D5B54"/>
    <w:rsid w:val="008E13CB"/>
    <w:rsid w:val="008F6DBB"/>
    <w:rsid w:val="009137F6"/>
    <w:rsid w:val="00915CB6"/>
    <w:rsid w:val="00933239"/>
    <w:rsid w:val="00945B68"/>
    <w:rsid w:val="00955F6A"/>
    <w:rsid w:val="00967EA4"/>
    <w:rsid w:val="00967ED2"/>
    <w:rsid w:val="009722F8"/>
    <w:rsid w:val="009726C8"/>
    <w:rsid w:val="009755F7"/>
    <w:rsid w:val="009A04A3"/>
    <w:rsid w:val="009C6877"/>
    <w:rsid w:val="009E615A"/>
    <w:rsid w:val="00A1018C"/>
    <w:rsid w:val="00A4066E"/>
    <w:rsid w:val="00A41455"/>
    <w:rsid w:val="00A644B3"/>
    <w:rsid w:val="00A715F5"/>
    <w:rsid w:val="00A71AD0"/>
    <w:rsid w:val="00A76B6A"/>
    <w:rsid w:val="00A773D3"/>
    <w:rsid w:val="00A83FFC"/>
    <w:rsid w:val="00A84F48"/>
    <w:rsid w:val="00A871BD"/>
    <w:rsid w:val="00A95874"/>
    <w:rsid w:val="00AC2D94"/>
    <w:rsid w:val="00AD02D9"/>
    <w:rsid w:val="00AD10A5"/>
    <w:rsid w:val="00AD4394"/>
    <w:rsid w:val="00AD5B22"/>
    <w:rsid w:val="00AD731B"/>
    <w:rsid w:val="00AD774E"/>
    <w:rsid w:val="00AE0667"/>
    <w:rsid w:val="00AE2B3B"/>
    <w:rsid w:val="00AE4606"/>
    <w:rsid w:val="00AF0E6A"/>
    <w:rsid w:val="00AF5E63"/>
    <w:rsid w:val="00B075CF"/>
    <w:rsid w:val="00B14F66"/>
    <w:rsid w:val="00B37050"/>
    <w:rsid w:val="00B54697"/>
    <w:rsid w:val="00B72329"/>
    <w:rsid w:val="00B815EC"/>
    <w:rsid w:val="00BA0B1F"/>
    <w:rsid w:val="00BA63C8"/>
    <w:rsid w:val="00BA70DB"/>
    <w:rsid w:val="00BB5DC1"/>
    <w:rsid w:val="00BC49DC"/>
    <w:rsid w:val="00BC608D"/>
    <w:rsid w:val="00BD008B"/>
    <w:rsid w:val="00BD15D2"/>
    <w:rsid w:val="00BD3DFF"/>
    <w:rsid w:val="00BE1AF7"/>
    <w:rsid w:val="00BE23F9"/>
    <w:rsid w:val="00BE26AE"/>
    <w:rsid w:val="00BF364D"/>
    <w:rsid w:val="00BF3D49"/>
    <w:rsid w:val="00C00209"/>
    <w:rsid w:val="00C1651C"/>
    <w:rsid w:val="00C35BD3"/>
    <w:rsid w:val="00C509C7"/>
    <w:rsid w:val="00C5442F"/>
    <w:rsid w:val="00C62C73"/>
    <w:rsid w:val="00C63488"/>
    <w:rsid w:val="00C64B81"/>
    <w:rsid w:val="00C72FFA"/>
    <w:rsid w:val="00C73466"/>
    <w:rsid w:val="00C96B85"/>
    <w:rsid w:val="00CC5E4B"/>
    <w:rsid w:val="00CD3404"/>
    <w:rsid w:val="00CD53B6"/>
    <w:rsid w:val="00CE142C"/>
    <w:rsid w:val="00CE3C44"/>
    <w:rsid w:val="00CF7B1D"/>
    <w:rsid w:val="00D114AF"/>
    <w:rsid w:val="00D118A7"/>
    <w:rsid w:val="00D16502"/>
    <w:rsid w:val="00D169C3"/>
    <w:rsid w:val="00D16C77"/>
    <w:rsid w:val="00D26584"/>
    <w:rsid w:val="00D2760D"/>
    <w:rsid w:val="00D426F3"/>
    <w:rsid w:val="00D433C7"/>
    <w:rsid w:val="00D537D7"/>
    <w:rsid w:val="00D56F28"/>
    <w:rsid w:val="00D61304"/>
    <w:rsid w:val="00D61EAE"/>
    <w:rsid w:val="00D73C79"/>
    <w:rsid w:val="00D7607E"/>
    <w:rsid w:val="00D8686F"/>
    <w:rsid w:val="00D94BDD"/>
    <w:rsid w:val="00D951F8"/>
    <w:rsid w:val="00DA018B"/>
    <w:rsid w:val="00DA2707"/>
    <w:rsid w:val="00DA551D"/>
    <w:rsid w:val="00DA5D62"/>
    <w:rsid w:val="00DA6947"/>
    <w:rsid w:val="00DC5B04"/>
    <w:rsid w:val="00DC7326"/>
    <w:rsid w:val="00DC7E08"/>
    <w:rsid w:val="00DD76B9"/>
    <w:rsid w:val="00DE4889"/>
    <w:rsid w:val="00DF5E96"/>
    <w:rsid w:val="00E02374"/>
    <w:rsid w:val="00E2044C"/>
    <w:rsid w:val="00E34D76"/>
    <w:rsid w:val="00E5472B"/>
    <w:rsid w:val="00E573FA"/>
    <w:rsid w:val="00E61076"/>
    <w:rsid w:val="00E63478"/>
    <w:rsid w:val="00E83FA9"/>
    <w:rsid w:val="00E9015F"/>
    <w:rsid w:val="00E93F72"/>
    <w:rsid w:val="00EA2D4D"/>
    <w:rsid w:val="00EB27D7"/>
    <w:rsid w:val="00ED79A7"/>
    <w:rsid w:val="00EE78E4"/>
    <w:rsid w:val="00EE7953"/>
    <w:rsid w:val="00EF6427"/>
    <w:rsid w:val="00F07598"/>
    <w:rsid w:val="00F07A25"/>
    <w:rsid w:val="00F45072"/>
    <w:rsid w:val="00F648ED"/>
    <w:rsid w:val="00F64DA1"/>
    <w:rsid w:val="00FA14F1"/>
    <w:rsid w:val="00FB2942"/>
    <w:rsid w:val="00FB2C5C"/>
    <w:rsid w:val="00FB3092"/>
    <w:rsid w:val="00FB432D"/>
    <w:rsid w:val="00FC6F5A"/>
    <w:rsid w:val="00FD2148"/>
    <w:rsid w:val="00FD24A3"/>
    <w:rsid w:val="00FD6B05"/>
    <w:rsid w:val="00FE18E0"/>
    <w:rsid w:val="00FF1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42F"/>
    <w:pPr>
      <w:spacing w:after="120"/>
    </w:pPr>
  </w:style>
  <w:style w:type="paragraph" w:styleId="Heading1">
    <w:name w:val="heading 1"/>
    <w:basedOn w:val="Normal"/>
    <w:next w:val="Normal"/>
    <w:qFormat/>
    <w:rsid w:val="00C5442F"/>
    <w:pPr>
      <w:keepNext/>
      <w:numPr>
        <w:numId w:val="1"/>
      </w:numPr>
      <w:spacing w:before="240"/>
      <w:outlineLvl w:val="0"/>
    </w:pPr>
    <w:rPr>
      <w:rFonts w:ascii="Arial" w:hAnsi="Arial"/>
      <w:b/>
      <w:kern w:val="28"/>
      <w:sz w:val="28"/>
    </w:rPr>
  </w:style>
  <w:style w:type="paragraph" w:styleId="Heading2">
    <w:name w:val="heading 2"/>
    <w:basedOn w:val="Normal"/>
    <w:next w:val="Normal"/>
    <w:qFormat/>
    <w:rsid w:val="00C5442F"/>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C5442F"/>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C5442F"/>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C5442F"/>
    <w:pPr>
      <w:numPr>
        <w:ilvl w:val="4"/>
        <w:numId w:val="1"/>
      </w:numPr>
      <w:spacing w:before="240" w:after="60"/>
      <w:outlineLvl w:val="4"/>
    </w:pPr>
    <w:rPr>
      <w:sz w:val="22"/>
    </w:rPr>
  </w:style>
  <w:style w:type="paragraph" w:styleId="Heading6">
    <w:name w:val="heading 6"/>
    <w:basedOn w:val="Normal"/>
    <w:next w:val="Normal"/>
    <w:qFormat/>
    <w:rsid w:val="00C5442F"/>
    <w:pPr>
      <w:numPr>
        <w:ilvl w:val="5"/>
        <w:numId w:val="1"/>
      </w:numPr>
      <w:spacing w:before="240" w:after="60"/>
      <w:outlineLvl w:val="5"/>
    </w:pPr>
    <w:rPr>
      <w:i/>
      <w:sz w:val="22"/>
    </w:rPr>
  </w:style>
  <w:style w:type="paragraph" w:styleId="Heading7">
    <w:name w:val="heading 7"/>
    <w:basedOn w:val="Normal"/>
    <w:next w:val="Normal"/>
    <w:qFormat/>
    <w:rsid w:val="00C5442F"/>
    <w:pPr>
      <w:numPr>
        <w:ilvl w:val="6"/>
        <w:numId w:val="1"/>
      </w:numPr>
      <w:spacing w:before="240" w:after="60"/>
      <w:outlineLvl w:val="6"/>
    </w:pPr>
    <w:rPr>
      <w:rFonts w:ascii="Arial" w:hAnsi="Arial"/>
    </w:rPr>
  </w:style>
  <w:style w:type="paragraph" w:styleId="Heading8">
    <w:name w:val="heading 8"/>
    <w:basedOn w:val="Normal"/>
    <w:next w:val="Normal"/>
    <w:qFormat/>
    <w:rsid w:val="00C5442F"/>
    <w:pPr>
      <w:numPr>
        <w:ilvl w:val="7"/>
        <w:numId w:val="1"/>
      </w:numPr>
      <w:spacing w:before="240" w:after="60"/>
      <w:outlineLvl w:val="7"/>
    </w:pPr>
    <w:rPr>
      <w:rFonts w:ascii="Arial" w:hAnsi="Arial"/>
      <w:i/>
    </w:rPr>
  </w:style>
  <w:style w:type="paragraph" w:styleId="Heading9">
    <w:name w:val="heading 9"/>
    <w:basedOn w:val="Normal"/>
    <w:next w:val="Normal"/>
    <w:qFormat/>
    <w:rsid w:val="00C5442F"/>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C5442F"/>
    <w:rPr>
      <w:sz w:val="24"/>
    </w:rPr>
  </w:style>
  <w:style w:type="paragraph" w:styleId="DocumentMap">
    <w:name w:val="Document Map"/>
    <w:basedOn w:val="Normal"/>
    <w:semiHidden/>
    <w:rsid w:val="00C5442F"/>
    <w:pPr>
      <w:shd w:val="clear" w:color="auto" w:fill="000080"/>
    </w:pPr>
    <w:rPr>
      <w:rFonts w:ascii="Tahoma" w:hAnsi="Tahoma"/>
    </w:rPr>
  </w:style>
  <w:style w:type="paragraph" w:styleId="Caption">
    <w:name w:val="caption"/>
    <w:basedOn w:val="Normal"/>
    <w:next w:val="Normal"/>
    <w:qFormat/>
    <w:rsid w:val="00C5442F"/>
    <w:pPr>
      <w:keepNext/>
      <w:spacing w:before="120"/>
      <w:jc w:val="center"/>
    </w:pPr>
  </w:style>
  <w:style w:type="paragraph" w:customStyle="1" w:styleId="TableHeading">
    <w:name w:val="Table Heading"/>
    <w:basedOn w:val="Normal"/>
    <w:rsid w:val="00C5442F"/>
    <w:pPr>
      <w:keepNext/>
      <w:spacing w:before="60" w:after="60"/>
      <w:jc w:val="center"/>
    </w:pPr>
    <w:rPr>
      <w:rFonts w:ascii="Arial" w:hAnsi="Arial"/>
      <w:b/>
      <w:sz w:val="22"/>
    </w:rPr>
  </w:style>
  <w:style w:type="paragraph" w:customStyle="1" w:styleId="Body6">
    <w:name w:val="Body 6"/>
    <w:basedOn w:val="NormalIndent"/>
    <w:rsid w:val="00C5442F"/>
    <w:pPr>
      <w:ind w:left="432"/>
      <w:jc w:val="both"/>
    </w:pPr>
  </w:style>
  <w:style w:type="paragraph" w:customStyle="1" w:styleId="Body7">
    <w:name w:val="Body 7"/>
    <w:basedOn w:val="Normal"/>
    <w:rsid w:val="00C5442F"/>
    <w:pPr>
      <w:ind w:left="864"/>
      <w:jc w:val="both"/>
    </w:pPr>
  </w:style>
  <w:style w:type="paragraph" w:styleId="NormalIndent">
    <w:name w:val="Normal Indent"/>
    <w:basedOn w:val="Normal"/>
    <w:semiHidden/>
    <w:rsid w:val="00C5442F"/>
    <w:pPr>
      <w:ind w:left="720"/>
    </w:pPr>
  </w:style>
  <w:style w:type="paragraph" w:customStyle="1" w:styleId="t0">
    <w:name w:val="t0"/>
    <w:rsid w:val="00C5442F"/>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C5442F"/>
    <w:pPr>
      <w:ind w:left="360" w:right="806"/>
    </w:pPr>
    <w:rPr>
      <w:rFonts w:ascii="Arial" w:hAnsi="Arial"/>
      <w:color w:val="000000"/>
      <w:sz w:val="24"/>
    </w:rPr>
  </w:style>
  <w:style w:type="paragraph" w:styleId="BodyText">
    <w:name w:val="Body Text"/>
    <w:basedOn w:val="Normal"/>
    <w:semiHidden/>
    <w:rsid w:val="00C5442F"/>
    <w:pPr>
      <w:spacing w:after="160"/>
    </w:pPr>
    <w:rPr>
      <w:rFonts w:ascii="Arial" w:hAnsi="Arial"/>
    </w:rPr>
  </w:style>
  <w:style w:type="paragraph" w:customStyle="1" w:styleId="Normal1">
    <w:name w:val="Normal1"/>
    <w:basedOn w:val="Normal"/>
    <w:rsid w:val="00C5442F"/>
    <w:rPr>
      <w:rFonts w:ascii="Arial" w:hAnsi="Arial"/>
      <w:sz w:val="24"/>
    </w:rPr>
  </w:style>
  <w:style w:type="paragraph" w:styleId="Header">
    <w:name w:val="header"/>
    <w:basedOn w:val="Normal"/>
    <w:semiHidden/>
    <w:rsid w:val="00C5442F"/>
    <w:pPr>
      <w:tabs>
        <w:tab w:val="center" w:pos="4320"/>
        <w:tab w:val="right" w:pos="8640"/>
      </w:tabs>
    </w:pPr>
    <w:rPr>
      <w:rFonts w:ascii="Arial" w:hAnsi="Arial"/>
    </w:rPr>
  </w:style>
  <w:style w:type="paragraph" w:styleId="Footer">
    <w:name w:val="footer"/>
    <w:basedOn w:val="Normal"/>
    <w:semiHidden/>
    <w:rsid w:val="00C5442F"/>
    <w:pPr>
      <w:tabs>
        <w:tab w:val="center" w:pos="4320"/>
        <w:tab w:val="right" w:pos="8640"/>
      </w:tabs>
    </w:pPr>
  </w:style>
  <w:style w:type="character" w:styleId="PageNumber">
    <w:name w:val="page number"/>
    <w:basedOn w:val="DefaultParagraphFont"/>
    <w:semiHidden/>
    <w:rsid w:val="00C5442F"/>
  </w:style>
  <w:style w:type="paragraph" w:styleId="PlainText">
    <w:name w:val="Plain Text"/>
    <w:basedOn w:val="Normal"/>
    <w:semiHidden/>
    <w:rsid w:val="00C5442F"/>
    <w:rPr>
      <w:rFonts w:ascii="Courier New" w:hAnsi="Courier New"/>
    </w:rPr>
  </w:style>
  <w:style w:type="paragraph" w:styleId="TOC2">
    <w:name w:val="toc 2"/>
    <w:basedOn w:val="Normal"/>
    <w:next w:val="Normal"/>
    <w:autoRedefine/>
    <w:semiHidden/>
    <w:rsid w:val="00C5442F"/>
    <w:pPr>
      <w:tabs>
        <w:tab w:val="right" w:leader="dot" w:pos="9294"/>
      </w:tabs>
      <w:ind w:left="240"/>
      <w:jc w:val="both"/>
    </w:pPr>
  </w:style>
  <w:style w:type="paragraph" w:customStyle="1" w:styleId="TableItems">
    <w:name w:val="Table Items"/>
    <w:basedOn w:val="Normal"/>
    <w:rsid w:val="00C5442F"/>
    <w:pPr>
      <w:keepNext/>
      <w:spacing w:before="60" w:after="60"/>
      <w:jc w:val="center"/>
    </w:pPr>
  </w:style>
  <w:style w:type="paragraph" w:styleId="BalloonText">
    <w:name w:val="Balloon Text"/>
    <w:basedOn w:val="Normal"/>
    <w:link w:val="BalloonTextChar"/>
    <w:uiPriority w:val="99"/>
    <w:semiHidden/>
    <w:unhideWhenUsed/>
    <w:rsid w:val="0004723A"/>
    <w:pPr>
      <w:spacing w:after="0"/>
    </w:pPr>
    <w:rPr>
      <w:rFonts w:ascii="Tahoma" w:hAnsi="Tahoma" w:cs="Tahoma"/>
      <w:sz w:val="16"/>
      <w:szCs w:val="16"/>
    </w:rPr>
  </w:style>
  <w:style w:type="character" w:customStyle="1" w:styleId="BalloonTextChar">
    <w:name w:val="Balloon Text Char"/>
    <w:link w:val="BalloonText"/>
    <w:uiPriority w:val="99"/>
    <w:semiHidden/>
    <w:rsid w:val="0004723A"/>
    <w:rPr>
      <w:rFonts w:ascii="Tahoma" w:hAnsi="Tahoma" w:cs="Tahoma"/>
      <w:sz w:val="16"/>
      <w:szCs w:val="16"/>
    </w:rPr>
  </w:style>
  <w:style w:type="paragraph" w:styleId="ListParagraph">
    <w:name w:val="List Paragraph"/>
    <w:basedOn w:val="Normal"/>
    <w:uiPriority w:val="34"/>
    <w:qFormat/>
    <w:rsid w:val="000E38B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42F"/>
    <w:pPr>
      <w:spacing w:after="120"/>
    </w:pPr>
  </w:style>
  <w:style w:type="paragraph" w:styleId="Heading1">
    <w:name w:val="heading 1"/>
    <w:basedOn w:val="Normal"/>
    <w:next w:val="Normal"/>
    <w:qFormat/>
    <w:rsid w:val="00C5442F"/>
    <w:pPr>
      <w:keepNext/>
      <w:numPr>
        <w:numId w:val="1"/>
      </w:numPr>
      <w:spacing w:before="240"/>
      <w:outlineLvl w:val="0"/>
    </w:pPr>
    <w:rPr>
      <w:rFonts w:ascii="Arial" w:hAnsi="Arial"/>
      <w:b/>
      <w:kern w:val="28"/>
      <w:sz w:val="28"/>
    </w:rPr>
  </w:style>
  <w:style w:type="paragraph" w:styleId="Heading2">
    <w:name w:val="heading 2"/>
    <w:basedOn w:val="Normal"/>
    <w:next w:val="Normal"/>
    <w:qFormat/>
    <w:rsid w:val="00C5442F"/>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C5442F"/>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C5442F"/>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C5442F"/>
    <w:pPr>
      <w:numPr>
        <w:ilvl w:val="4"/>
        <w:numId w:val="1"/>
      </w:numPr>
      <w:spacing w:before="240" w:after="60"/>
      <w:outlineLvl w:val="4"/>
    </w:pPr>
    <w:rPr>
      <w:sz w:val="22"/>
    </w:rPr>
  </w:style>
  <w:style w:type="paragraph" w:styleId="Heading6">
    <w:name w:val="heading 6"/>
    <w:basedOn w:val="Normal"/>
    <w:next w:val="Normal"/>
    <w:qFormat/>
    <w:rsid w:val="00C5442F"/>
    <w:pPr>
      <w:numPr>
        <w:ilvl w:val="5"/>
        <w:numId w:val="1"/>
      </w:numPr>
      <w:spacing w:before="240" w:after="60"/>
      <w:outlineLvl w:val="5"/>
    </w:pPr>
    <w:rPr>
      <w:i/>
      <w:sz w:val="22"/>
    </w:rPr>
  </w:style>
  <w:style w:type="paragraph" w:styleId="Heading7">
    <w:name w:val="heading 7"/>
    <w:basedOn w:val="Normal"/>
    <w:next w:val="Normal"/>
    <w:qFormat/>
    <w:rsid w:val="00C5442F"/>
    <w:pPr>
      <w:numPr>
        <w:ilvl w:val="6"/>
        <w:numId w:val="1"/>
      </w:numPr>
      <w:spacing w:before="240" w:after="60"/>
      <w:outlineLvl w:val="6"/>
    </w:pPr>
    <w:rPr>
      <w:rFonts w:ascii="Arial" w:hAnsi="Arial"/>
    </w:rPr>
  </w:style>
  <w:style w:type="paragraph" w:styleId="Heading8">
    <w:name w:val="heading 8"/>
    <w:basedOn w:val="Normal"/>
    <w:next w:val="Normal"/>
    <w:qFormat/>
    <w:rsid w:val="00C5442F"/>
    <w:pPr>
      <w:numPr>
        <w:ilvl w:val="7"/>
        <w:numId w:val="1"/>
      </w:numPr>
      <w:spacing w:before="240" w:after="60"/>
      <w:outlineLvl w:val="7"/>
    </w:pPr>
    <w:rPr>
      <w:rFonts w:ascii="Arial" w:hAnsi="Arial"/>
      <w:i/>
    </w:rPr>
  </w:style>
  <w:style w:type="paragraph" w:styleId="Heading9">
    <w:name w:val="heading 9"/>
    <w:basedOn w:val="Normal"/>
    <w:next w:val="Normal"/>
    <w:qFormat/>
    <w:rsid w:val="00C5442F"/>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C5442F"/>
    <w:rPr>
      <w:sz w:val="24"/>
    </w:rPr>
  </w:style>
  <w:style w:type="paragraph" w:styleId="DocumentMap">
    <w:name w:val="Document Map"/>
    <w:basedOn w:val="Normal"/>
    <w:semiHidden/>
    <w:rsid w:val="00C5442F"/>
    <w:pPr>
      <w:shd w:val="clear" w:color="auto" w:fill="000080"/>
    </w:pPr>
    <w:rPr>
      <w:rFonts w:ascii="Tahoma" w:hAnsi="Tahoma"/>
    </w:rPr>
  </w:style>
  <w:style w:type="paragraph" w:styleId="Caption">
    <w:name w:val="caption"/>
    <w:basedOn w:val="Normal"/>
    <w:next w:val="Normal"/>
    <w:qFormat/>
    <w:rsid w:val="00C5442F"/>
    <w:pPr>
      <w:keepNext/>
      <w:spacing w:before="120"/>
      <w:jc w:val="center"/>
    </w:pPr>
  </w:style>
  <w:style w:type="paragraph" w:customStyle="1" w:styleId="TableHeading">
    <w:name w:val="Table Heading"/>
    <w:basedOn w:val="Normal"/>
    <w:rsid w:val="00C5442F"/>
    <w:pPr>
      <w:keepNext/>
      <w:spacing w:before="60" w:after="60"/>
      <w:jc w:val="center"/>
    </w:pPr>
    <w:rPr>
      <w:rFonts w:ascii="Arial" w:hAnsi="Arial"/>
      <w:b/>
      <w:sz w:val="22"/>
    </w:rPr>
  </w:style>
  <w:style w:type="paragraph" w:customStyle="1" w:styleId="Body6">
    <w:name w:val="Body 6"/>
    <w:basedOn w:val="NormalIndent"/>
    <w:rsid w:val="00C5442F"/>
    <w:pPr>
      <w:ind w:left="432"/>
      <w:jc w:val="both"/>
    </w:pPr>
  </w:style>
  <w:style w:type="paragraph" w:customStyle="1" w:styleId="Body7">
    <w:name w:val="Body 7"/>
    <w:basedOn w:val="Normal"/>
    <w:rsid w:val="00C5442F"/>
    <w:pPr>
      <w:ind w:left="864"/>
      <w:jc w:val="both"/>
    </w:pPr>
  </w:style>
  <w:style w:type="paragraph" w:styleId="NormalIndent">
    <w:name w:val="Normal Indent"/>
    <w:basedOn w:val="Normal"/>
    <w:semiHidden/>
    <w:rsid w:val="00C5442F"/>
    <w:pPr>
      <w:ind w:left="720"/>
    </w:pPr>
  </w:style>
  <w:style w:type="paragraph" w:customStyle="1" w:styleId="t0">
    <w:name w:val="t0"/>
    <w:rsid w:val="00C5442F"/>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C5442F"/>
    <w:pPr>
      <w:ind w:left="360" w:right="806"/>
    </w:pPr>
    <w:rPr>
      <w:rFonts w:ascii="Arial" w:hAnsi="Arial"/>
      <w:color w:val="000000"/>
      <w:sz w:val="24"/>
    </w:rPr>
  </w:style>
  <w:style w:type="paragraph" w:styleId="BodyText">
    <w:name w:val="Body Text"/>
    <w:basedOn w:val="Normal"/>
    <w:semiHidden/>
    <w:rsid w:val="00C5442F"/>
    <w:pPr>
      <w:spacing w:after="160"/>
    </w:pPr>
    <w:rPr>
      <w:rFonts w:ascii="Arial" w:hAnsi="Arial"/>
    </w:rPr>
  </w:style>
  <w:style w:type="paragraph" w:customStyle="1" w:styleId="Normal1">
    <w:name w:val="Normal1"/>
    <w:basedOn w:val="Normal"/>
    <w:rsid w:val="00C5442F"/>
    <w:rPr>
      <w:rFonts w:ascii="Arial" w:hAnsi="Arial"/>
      <w:sz w:val="24"/>
    </w:rPr>
  </w:style>
  <w:style w:type="paragraph" w:styleId="Header">
    <w:name w:val="header"/>
    <w:basedOn w:val="Normal"/>
    <w:semiHidden/>
    <w:rsid w:val="00C5442F"/>
    <w:pPr>
      <w:tabs>
        <w:tab w:val="center" w:pos="4320"/>
        <w:tab w:val="right" w:pos="8640"/>
      </w:tabs>
    </w:pPr>
    <w:rPr>
      <w:rFonts w:ascii="Arial" w:hAnsi="Arial"/>
    </w:rPr>
  </w:style>
  <w:style w:type="paragraph" w:styleId="Footer">
    <w:name w:val="footer"/>
    <w:basedOn w:val="Normal"/>
    <w:semiHidden/>
    <w:rsid w:val="00C5442F"/>
    <w:pPr>
      <w:tabs>
        <w:tab w:val="center" w:pos="4320"/>
        <w:tab w:val="right" w:pos="8640"/>
      </w:tabs>
    </w:pPr>
  </w:style>
  <w:style w:type="character" w:styleId="PageNumber">
    <w:name w:val="page number"/>
    <w:basedOn w:val="DefaultParagraphFont"/>
    <w:semiHidden/>
    <w:rsid w:val="00C5442F"/>
  </w:style>
  <w:style w:type="paragraph" w:styleId="PlainText">
    <w:name w:val="Plain Text"/>
    <w:basedOn w:val="Normal"/>
    <w:semiHidden/>
    <w:rsid w:val="00C5442F"/>
    <w:rPr>
      <w:rFonts w:ascii="Courier New" w:hAnsi="Courier New"/>
    </w:rPr>
  </w:style>
  <w:style w:type="paragraph" w:styleId="TOC2">
    <w:name w:val="toc 2"/>
    <w:basedOn w:val="Normal"/>
    <w:next w:val="Normal"/>
    <w:autoRedefine/>
    <w:semiHidden/>
    <w:rsid w:val="00C5442F"/>
    <w:pPr>
      <w:tabs>
        <w:tab w:val="right" w:leader="dot" w:pos="9294"/>
      </w:tabs>
      <w:ind w:left="240"/>
      <w:jc w:val="both"/>
    </w:pPr>
  </w:style>
  <w:style w:type="paragraph" w:customStyle="1" w:styleId="TableItems">
    <w:name w:val="Table Items"/>
    <w:basedOn w:val="Normal"/>
    <w:rsid w:val="00C5442F"/>
    <w:pPr>
      <w:keepNext/>
      <w:spacing w:before="60" w:after="60"/>
      <w:jc w:val="center"/>
    </w:pPr>
  </w:style>
  <w:style w:type="paragraph" w:styleId="BalloonText">
    <w:name w:val="Balloon Text"/>
    <w:basedOn w:val="Normal"/>
    <w:link w:val="BalloonTextChar"/>
    <w:uiPriority w:val="99"/>
    <w:semiHidden/>
    <w:unhideWhenUsed/>
    <w:rsid w:val="0004723A"/>
    <w:pPr>
      <w:spacing w:after="0"/>
    </w:pPr>
    <w:rPr>
      <w:rFonts w:ascii="Tahoma" w:hAnsi="Tahoma" w:cs="Tahoma"/>
      <w:sz w:val="16"/>
      <w:szCs w:val="16"/>
    </w:rPr>
  </w:style>
  <w:style w:type="character" w:customStyle="1" w:styleId="BalloonTextChar">
    <w:name w:val="Balloon Text Char"/>
    <w:link w:val="BalloonText"/>
    <w:uiPriority w:val="99"/>
    <w:semiHidden/>
    <w:rsid w:val="0004723A"/>
    <w:rPr>
      <w:rFonts w:ascii="Tahoma" w:hAnsi="Tahoma" w:cs="Tahoma"/>
      <w:sz w:val="16"/>
      <w:szCs w:val="16"/>
    </w:rPr>
  </w:style>
  <w:style w:type="paragraph" w:styleId="ListParagraph">
    <w:name w:val="List Paragraph"/>
    <w:basedOn w:val="Normal"/>
    <w:uiPriority w:val="34"/>
    <w:qFormat/>
    <w:rsid w:val="000E38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271554">
      <w:bodyDiv w:val="1"/>
      <w:marLeft w:val="0"/>
      <w:marRight w:val="0"/>
      <w:marTop w:val="0"/>
      <w:marBottom w:val="0"/>
      <w:divBdr>
        <w:top w:val="none" w:sz="0" w:space="0" w:color="auto"/>
        <w:left w:val="none" w:sz="0" w:space="0" w:color="auto"/>
        <w:bottom w:val="none" w:sz="0" w:space="0" w:color="auto"/>
        <w:right w:val="none" w:sz="0" w:space="0" w:color="auto"/>
      </w:divBdr>
      <w:divsChild>
        <w:div w:id="611206665">
          <w:marLeft w:val="0"/>
          <w:marRight w:val="0"/>
          <w:marTop w:val="0"/>
          <w:marBottom w:val="0"/>
          <w:divBdr>
            <w:top w:val="none" w:sz="0" w:space="0" w:color="auto"/>
            <w:left w:val="none" w:sz="0" w:space="0" w:color="auto"/>
            <w:bottom w:val="none" w:sz="0" w:space="0" w:color="auto"/>
            <w:right w:val="none" w:sz="0" w:space="0" w:color="auto"/>
          </w:divBdr>
        </w:div>
        <w:div w:id="149849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Microsoft_Visio_2003-2010_Drawing44.vsd"/><Relationship Id="rId26" Type="http://schemas.openxmlformats.org/officeDocument/2006/relationships/oleObject" Target="embeddings/Microsoft_Visio_2003-2010_Drawing88.vsd"/><Relationship Id="rId39"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oleObject" Target="embeddings/Microsoft_Visio_2003-2010_Drawing1212.vsd"/><Relationship Id="rId42" Type="http://schemas.openxmlformats.org/officeDocument/2006/relationships/oleObject" Target="embeddings/Microsoft_Visio_2003-2010_Drawing1616.vsd"/><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Microsoft_Visio_2003-2010_Drawing11.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414.vsd"/><Relationship Id="rId46" Type="http://schemas.openxmlformats.org/officeDocument/2006/relationships/package" Target="embeddings/Microsoft_Excel_Worksheet1.xlsx"/><Relationship Id="rId2" Type="http://schemas.openxmlformats.org/officeDocument/2006/relationships/customXml" Target="../customXml/item2.xml"/><Relationship Id="rId16" Type="http://schemas.openxmlformats.org/officeDocument/2006/relationships/oleObject" Target="embeddings/Microsoft_Visio_2003-2010_Drawing33.vsd"/><Relationship Id="rId20" Type="http://schemas.openxmlformats.org/officeDocument/2006/relationships/oleObject" Target="embeddings/Microsoft_Visio_2003-2010_Drawing55.vsd"/><Relationship Id="rId29" Type="http://schemas.openxmlformats.org/officeDocument/2006/relationships/image" Target="media/image11.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Microsoft_Visio_2003-2010_Drawing77.vsd"/><Relationship Id="rId32" Type="http://schemas.openxmlformats.org/officeDocument/2006/relationships/oleObject" Target="embeddings/Microsoft_Visio_2003-2010_Drawing1111.vsd"/><Relationship Id="rId37" Type="http://schemas.openxmlformats.org/officeDocument/2006/relationships/image" Target="media/image15.emf"/><Relationship Id="rId40" Type="http://schemas.openxmlformats.org/officeDocument/2006/relationships/oleObject" Target="embeddings/Microsoft_Visio_2003-2010_Drawing1515.vsd"/><Relationship Id="rId45" Type="http://schemas.openxmlformats.org/officeDocument/2006/relationships/image" Target="media/image19.emf"/><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99.vsd"/><Relationship Id="rId36" Type="http://schemas.openxmlformats.org/officeDocument/2006/relationships/oleObject" Target="embeddings/Microsoft_Visio_2003-2010_Drawing1313.vsd"/><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Microsoft_Visio_2003-2010_Drawing1717.vsd"/><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Microsoft_Visio_2003-2010_Drawing22.vsd"/><Relationship Id="rId22" Type="http://schemas.openxmlformats.org/officeDocument/2006/relationships/oleObject" Target="embeddings/Microsoft_Visio_2003-2010_Drawing66.vsd"/><Relationship Id="rId27" Type="http://schemas.openxmlformats.org/officeDocument/2006/relationships/image" Target="media/image10.emf"/><Relationship Id="rId30" Type="http://schemas.openxmlformats.org/officeDocument/2006/relationships/oleObject" Target="embeddings/Microsoft_Visio_2003-2010_Drawing1010.vsd"/><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footer" Target="footer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7lt6\Application%20Data\Microsoft\Templates\Module%20Design%20Document%20-%20Template%202.2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DF81A-BBD5-4673-BBBF-8B554968DB13}">
  <ds:schemaRefs>
    <ds:schemaRef ds:uri="http://schemas.microsoft.com/office/2006/customDocumentInformationPanel"/>
  </ds:schemaRefs>
</ds:datastoreItem>
</file>

<file path=customXml/itemProps2.xml><?xml version="1.0" encoding="utf-8"?>
<ds:datastoreItem xmlns:ds="http://schemas.openxmlformats.org/officeDocument/2006/customXml" ds:itemID="{049A3D33-315B-4DE6-B726-EF4F96530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Module Design Document - Template 2.2b+.dotx</Template>
  <TotalTime>0</TotalTime>
  <Pages>35</Pages>
  <Words>2480</Words>
  <Characters>14137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16584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Kevin Smith</dc:creator>
  <cp:lastModifiedBy>Sengottaiyan, Selva</cp:lastModifiedBy>
  <cp:revision>2</cp:revision>
  <cp:lastPrinted>2011-03-21T23:04:00Z</cp:lastPrinted>
  <dcterms:created xsi:type="dcterms:W3CDTF">2014-06-25T16:37:00Z</dcterms:created>
  <dcterms:modified xsi:type="dcterms:W3CDTF">2014-06-25T16:37:00Z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End of Travel Actuator Management</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EOTActuatorMng</vt:lpwstr>
  </property>
  <property fmtid="{D5CDD505-2E9C-101B-9397-08002B2CF9AE}" pid="6" name="Product Line">
    <vt:lpwstr>Gen II+ EPS EA3</vt:lpwstr>
  </property>
</Properties>
</file>