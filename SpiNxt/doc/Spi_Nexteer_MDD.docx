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proofErr w:type="gramStart"/>
      <w:r>
        <w:t>Module  --</w:t>
      </w:r>
      <w:proofErr w:type="gramEnd"/>
      <w:r>
        <w:t xml:space="preserve"> </w:t>
      </w:r>
      <w:r w:rsidR="00BE027B">
        <w:fldChar w:fldCharType="begin"/>
      </w:r>
      <w:r w:rsidR="00BE027B">
        <w:instrText xml:space="preserve"> DOCPROPERTY "Document Title"  \* MERGEFORMAT </w:instrText>
      </w:r>
      <w:r w:rsidR="00BE027B">
        <w:fldChar w:fldCharType="separate"/>
      </w:r>
      <w:proofErr w:type="spellStart"/>
      <w:r w:rsidR="00D81012">
        <w:t>Spi</w:t>
      </w:r>
      <w:proofErr w:type="spellEnd"/>
      <w:r w:rsidR="00D81012">
        <w:t xml:space="preserve"> Driver</w:t>
      </w:r>
      <w:r w:rsidR="00BE027B">
        <w:fldChar w:fldCharType="end"/>
      </w:r>
    </w:p>
    <w:p w:rsidR="004A781C" w:rsidRDefault="004A781C">
      <w:pPr>
        <w:pStyle w:val="Heading1"/>
      </w:pPr>
      <w:r>
        <w:t>High-Level Description</w:t>
      </w:r>
    </w:p>
    <w:p w:rsidR="00D90D6D" w:rsidRDefault="00FA5A1E" w:rsidP="00D90D6D">
      <w:r>
        <w:t>This module</w:t>
      </w:r>
      <w:r w:rsidR="00D90D6D">
        <w:t xml:space="preserve"> provides </w:t>
      </w:r>
      <w:r>
        <w:t xml:space="preserve">the following </w:t>
      </w:r>
      <w:proofErr w:type="spellStart"/>
      <w:r>
        <w:t>Autosar</w:t>
      </w:r>
      <w:proofErr w:type="spellEnd"/>
      <w:r>
        <w:t xml:space="preserve"> </w:t>
      </w:r>
      <w:r w:rsidR="00D90D6D">
        <w:t>API:</w:t>
      </w:r>
    </w:p>
    <w:p w:rsidR="00D90D6D" w:rsidRDefault="00D90D6D" w:rsidP="00D90D6D">
      <w:pPr>
        <w:pStyle w:val="ListParagraph"/>
        <w:numPr>
          <w:ilvl w:val="0"/>
          <w:numId w:val="12"/>
        </w:numPr>
      </w:pPr>
      <w:proofErr w:type="spellStart"/>
      <w:r>
        <w:t>Spi_SetupEB</w:t>
      </w:r>
      <w:proofErr w:type="spellEnd"/>
      <w:r>
        <w:t>()</w:t>
      </w:r>
    </w:p>
    <w:p w:rsidR="00D90D6D" w:rsidRDefault="00D90D6D" w:rsidP="00D90D6D">
      <w:pPr>
        <w:pStyle w:val="ListParagraph"/>
        <w:numPr>
          <w:ilvl w:val="0"/>
          <w:numId w:val="12"/>
        </w:numPr>
      </w:pPr>
      <w:proofErr w:type="spellStart"/>
      <w:r>
        <w:t>Spi_Init</w:t>
      </w:r>
      <w:proofErr w:type="spellEnd"/>
      <w:r>
        <w:t>()</w:t>
      </w:r>
    </w:p>
    <w:p w:rsidR="00D90D6D" w:rsidRDefault="00D90D6D" w:rsidP="00D90D6D">
      <w:pPr>
        <w:pStyle w:val="ListParagraph"/>
        <w:numPr>
          <w:ilvl w:val="0"/>
          <w:numId w:val="12"/>
        </w:numPr>
      </w:pPr>
      <w:proofErr w:type="spellStart"/>
      <w:r>
        <w:t>Spi</w:t>
      </w:r>
      <w:r w:rsidRPr="00D90D6D">
        <w:t>_AsyncTransmit</w:t>
      </w:r>
      <w:proofErr w:type="spellEnd"/>
      <w:r>
        <w:t>()</w:t>
      </w:r>
    </w:p>
    <w:p w:rsidR="00FA5A1E" w:rsidRDefault="00D90D6D" w:rsidP="00FA5A1E">
      <w:pPr>
        <w:pStyle w:val="ListParagraph"/>
        <w:numPr>
          <w:ilvl w:val="0"/>
          <w:numId w:val="12"/>
        </w:numPr>
      </w:pPr>
      <w:proofErr w:type="spellStart"/>
      <w:r>
        <w:t>Spi</w:t>
      </w:r>
      <w:r w:rsidRPr="00D90D6D">
        <w:t>_GetSequenceResult</w:t>
      </w:r>
      <w:proofErr w:type="spellEnd"/>
      <w:r>
        <w:t>()</w:t>
      </w:r>
    </w:p>
    <w:p w:rsidR="00FA5A1E" w:rsidRDefault="00FA5A1E" w:rsidP="00FA5A1E">
      <w:r>
        <w:t xml:space="preserve">This module provides the following TI </w:t>
      </w:r>
      <w:proofErr w:type="spellStart"/>
      <w:r>
        <w:t>Halcogen</w:t>
      </w:r>
      <w:proofErr w:type="spellEnd"/>
      <w:r>
        <w:t xml:space="preserve"> API:</w:t>
      </w:r>
    </w:p>
    <w:p w:rsidR="00FA5A1E" w:rsidRDefault="00FA5A1E" w:rsidP="00FA5A1E">
      <w:pPr>
        <w:pStyle w:val="ListParagraph"/>
        <w:numPr>
          <w:ilvl w:val="0"/>
          <w:numId w:val="13"/>
        </w:numPr>
      </w:pPr>
      <w:proofErr w:type="spellStart"/>
      <w:r w:rsidRPr="00FA5A1E">
        <w:t>mibspiSetCtrlData</w:t>
      </w:r>
      <w:proofErr w:type="spellEnd"/>
      <w:r>
        <w:t xml:space="preserve">() – </w:t>
      </w:r>
      <w:r w:rsidRPr="00FA5A1E">
        <w:rPr>
          <w:i/>
          <w:color w:val="FF0000"/>
        </w:rPr>
        <w:t xml:space="preserve">Note: this is a modified form of the standard </w:t>
      </w:r>
      <w:proofErr w:type="spellStart"/>
      <w:r w:rsidRPr="00FA5A1E">
        <w:rPr>
          <w:i/>
          <w:color w:val="FF0000"/>
        </w:rPr>
        <w:t>mibspiSetData</w:t>
      </w:r>
      <w:proofErr w:type="spellEnd"/>
      <w:r w:rsidRPr="00FA5A1E">
        <w:rPr>
          <w:i/>
          <w:color w:val="FF0000"/>
        </w:rPr>
        <w:t>() API</w:t>
      </w:r>
    </w:p>
    <w:p w:rsidR="00FA5A1E" w:rsidRDefault="00FA5A1E" w:rsidP="00FA5A1E">
      <w:pPr>
        <w:pStyle w:val="ListParagraph"/>
        <w:numPr>
          <w:ilvl w:val="0"/>
          <w:numId w:val="13"/>
        </w:numPr>
      </w:pPr>
      <w:proofErr w:type="spellStart"/>
      <w:r w:rsidRPr="00FA5A1E">
        <w:t>mibspiTransfer</w:t>
      </w:r>
      <w:proofErr w:type="spellEnd"/>
      <w:r>
        <w:t>()</w:t>
      </w:r>
    </w:p>
    <w:p w:rsidR="00FD0603" w:rsidRDefault="00FD0603" w:rsidP="00FA5A1E">
      <w:pPr>
        <w:pStyle w:val="ListParagraph"/>
        <w:numPr>
          <w:ilvl w:val="0"/>
          <w:numId w:val="13"/>
        </w:numPr>
      </w:pPr>
      <w:proofErr w:type="spellStart"/>
      <w:r>
        <w:t>mibspiGetData</w:t>
      </w:r>
      <w:proofErr w:type="spellEnd"/>
      <w:r>
        <w:t>()</w:t>
      </w:r>
    </w:p>
    <w:p w:rsidR="00FD0603" w:rsidRDefault="00FD0603" w:rsidP="00FA5A1E">
      <w:pPr>
        <w:pStyle w:val="ListParagraph"/>
        <w:numPr>
          <w:ilvl w:val="0"/>
          <w:numId w:val="13"/>
        </w:numPr>
      </w:pPr>
      <w:proofErr w:type="spellStart"/>
      <w:r>
        <w:t>mibspiSetData</w:t>
      </w:r>
      <w:proofErr w:type="spellEnd"/>
      <w:r>
        <w:t>()</w:t>
      </w:r>
    </w:p>
    <w:p w:rsidR="00D90D6D" w:rsidRDefault="00D90D6D" w:rsidP="00D90D6D">
      <w:r>
        <w:t xml:space="preserve">The </w:t>
      </w:r>
      <w:proofErr w:type="spellStart"/>
      <w:r w:rsidR="009C17DD">
        <w:t>Autosar</w:t>
      </w:r>
      <w:proofErr w:type="spellEnd"/>
      <w:r w:rsidR="009C17DD">
        <w:t xml:space="preserve"> </w:t>
      </w:r>
      <w:r>
        <w:t xml:space="preserve">API naming has been altered from the </w:t>
      </w:r>
      <w:proofErr w:type="spellStart"/>
      <w:r>
        <w:t>Autosar</w:t>
      </w:r>
      <w:proofErr w:type="spellEnd"/>
      <w:r>
        <w:t xml:space="preserve"> standard to allow co-existence of this module and a </w:t>
      </w:r>
      <w:r w:rsidR="00714590">
        <w:t>Third Party</w:t>
      </w:r>
      <w:r>
        <w:t xml:space="preserve"> </w:t>
      </w:r>
      <w:proofErr w:type="spellStart"/>
      <w:r>
        <w:t>Spi</w:t>
      </w:r>
      <w:proofErr w:type="spellEnd"/>
      <w:r>
        <w:t xml:space="preserve"> driver implementation in the same project.  SWC’s operating with</w:t>
      </w:r>
      <w:r w:rsidR="00714590">
        <w:t>in</w:t>
      </w:r>
      <w:r>
        <w:t xml:space="preserve"> the </w:t>
      </w:r>
      <w:proofErr w:type="spellStart"/>
      <w:r>
        <w:t>Rte</w:t>
      </w:r>
      <w:proofErr w:type="spellEnd"/>
      <w:r>
        <w:t xml:space="preserve"> can be mapped to either </w:t>
      </w:r>
      <w:r w:rsidR="00714590">
        <w:t xml:space="preserve">the </w:t>
      </w:r>
      <w:proofErr w:type="spellStart"/>
      <w:r w:rsidR="00714590">
        <w:t>Spi</w:t>
      </w:r>
      <w:proofErr w:type="spellEnd"/>
      <w:r w:rsidR="00714590">
        <w:t xml:space="preserve"> service ports offered by this BSW</w:t>
      </w:r>
      <w:r>
        <w:t xml:space="preserve"> or the </w:t>
      </w:r>
      <w:r w:rsidR="00714590">
        <w:t>Third Parties</w:t>
      </w:r>
      <w:r>
        <w:t xml:space="preserve"> </w:t>
      </w:r>
      <w:proofErr w:type="spellStart"/>
      <w:r>
        <w:t>Spi</w:t>
      </w:r>
      <w:proofErr w:type="spellEnd"/>
      <w:r>
        <w:t xml:space="preserve"> driver </w:t>
      </w:r>
      <w:r w:rsidR="00714590">
        <w:t xml:space="preserve">service ports by only changing the </w:t>
      </w:r>
      <w:proofErr w:type="spellStart"/>
      <w:r w:rsidR="00714590">
        <w:t>Rte</w:t>
      </w:r>
      <w:proofErr w:type="spellEnd"/>
      <w:r w:rsidR="00714590">
        <w:t xml:space="preserve"> service port mapping</w:t>
      </w:r>
      <w:r>
        <w:t xml:space="preserve">. </w:t>
      </w:r>
    </w:p>
    <w:p w:rsidR="00714590" w:rsidRDefault="00714590" w:rsidP="00D90D6D">
      <w:r>
        <w:t xml:space="preserve">This driver exists to provide configurations/use cases that cannot provided by the third party </w:t>
      </w:r>
      <w:proofErr w:type="spellStart"/>
      <w:r>
        <w:t>Spi</w:t>
      </w:r>
      <w:proofErr w:type="spellEnd"/>
      <w:r>
        <w:t xml:space="preserve"> driver due to limitations in the design of the module.</w:t>
      </w:r>
    </w:p>
    <w:p w:rsidR="00FA5A1E" w:rsidRDefault="009C17DD" w:rsidP="00D90D6D">
      <w:r>
        <w:t>The</w:t>
      </w:r>
      <w:r w:rsidR="00FA5A1E">
        <w:t xml:space="preserve"> subset of the Texas Instr</w:t>
      </w:r>
      <w:r>
        <w:t xml:space="preserve">uments </w:t>
      </w:r>
      <w:proofErr w:type="spellStart"/>
      <w:r>
        <w:t>Halcogen</w:t>
      </w:r>
      <w:proofErr w:type="spellEnd"/>
      <w:r>
        <w:t xml:space="preserve"> </w:t>
      </w:r>
      <w:proofErr w:type="spellStart"/>
      <w:r>
        <w:t>mibspi</w:t>
      </w:r>
      <w:proofErr w:type="spellEnd"/>
      <w:r>
        <w:t xml:space="preserve"> </w:t>
      </w:r>
      <w:proofErr w:type="gramStart"/>
      <w:r>
        <w:t xml:space="preserve">API </w:t>
      </w:r>
      <w:r w:rsidR="00FA5A1E">
        <w:t xml:space="preserve"> is</w:t>
      </w:r>
      <w:proofErr w:type="gramEnd"/>
      <w:r w:rsidR="00FA5A1E">
        <w:t xml:space="preserve"> provided </w:t>
      </w:r>
      <w:r>
        <w:t>specifically to</w:t>
      </w:r>
      <w:r w:rsidR="00FA5A1E">
        <w:t xml:space="preserve"> support the Turns Counter </w:t>
      </w:r>
      <w:r w:rsidR="00FD0603">
        <w:t xml:space="preserve">Flash </w:t>
      </w:r>
      <w:r w:rsidR="00FA5A1E">
        <w:t>Programming SWC</w:t>
      </w:r>
      <w:r w:rsidR="00FD0603">
        <w:t xml:space="preserve"> and the Digital MSB SWC</w:t>
      </w:r>
      <w:r w:rsidR="00FA5A1E">
        <w:t>.</w:t>
      </w:r>
      <w:r>
        <w:t xml:space="preserve">  If the Turns Counter </w:t>
      </w:r>
      <w:r w:rsidR="00FD0603">
        <w:t xml:space="preserve">Flash </w:t>
      </w:r>
      <w:r>
        <w:t xml:space="preserve">Programming SWC design </w:t>
      </w:r>
      <w:r w:rsidR="00FD0603">
        <w:t xml:space="preserve">and the Digital MSB design </w:t>
      </w:r>
      <w:r>
        <w:t xml:space="preserve">changed to use the standard </w:t>
      </w:r>
      <w:proofErr w:type="spellStart"/>
      <w:r>
        <w:t>Autosar</w:t>
      </w:r>
      <w:proofErr w:type="spellEnd"/>
      <w:r>
        <w:t xml:space="preserve"> API, then the provided </w:t>
      </w:r>
      <w:proofErr w:type="spellStart"/>
      <w:r>
        <w:t>mibspi</w:t>
      </w:r>
      <w:proofErr w:type="spellEnd"/>
      <w:r>
        <w:t xml:space="preserve"> API could </w:t>
      </w:r>
      <w:r w:rsidR="003F391F">
        <w:t xml:space="preserve">be </w:t>
      </w:r>
      <w:r>
        <w:t>changed to module internal functions or removed.</w:t>
      </w:r>
      <w:r w:rsidR="002275F7">
        <w:t xml:space="preserve">  However, the requirements of</w:t>
      </w:r>
      <w:r w:rsidR="00FD0603">
        <w:t xml:space="preserve"> </w:t>
      </w:r>
      <w:r w:rsidR="00B96B28">
        <w:t>the Digital MSB</w:t>
      </w:r>
      <w:r w:rsidR="002275F7">
        <w:t xml:space="preserve"> component are such that its SPI usage </w:t>
      </w:r>
      <w:r w:rsidR="00B96B28">
        <w:t xml:space="preserve">does not fit easily into the </w:t>
      </w:r>
      <w:proofErr w:type="spellStart"/>
      <w:r w:rsidR="00B96B28">
        <w:t>Autosar</w:t>
      </w:r>
      <w:proofErr w:type="spellEnd"/>
      <w:r w:rsidR="00B96B28">
        <w:t xml:space="preserve"> API definition (more detail provided in section </w:t>
      </w:r>
      <w:r w:rsidR="00B96B28">
        <w:fldChar w:fldCharType="begin"/>
      </w:r>
      <w:r w:rsidR="00B96B28">
        <w:instrText xml:space="preserve"> REF _Ref363205101 \r \h </w:instrText>
      </w:r>
      <w:r w:rsidR="00B96B28">
        <w:fldChar w:fldCharType="separate"/>
      </w:r>
      <w:r w:rsidR="00B96B28">
        <w:t>9</w:t>
      </w:r>
      <w:r w:rsidR="00B96B28">
        <w:fldChar w:fldCharType="end"/>
      </w:r>
      <w:r w:rsidR="00B96B28">
        <w:t>).</w:t>
      </w:r>
    </w:p>
    <w:p w:rsidR="00D069DC" w:rsidRDefault="00D069DC" w:rsidP="00D069DC">
      <w:pPr>
        <w:pStyle w:val="Heading2"/>
      </w:pPr>
      <w:r>
        <w:t>References</w:t>
      </w:r>
    </w:p>
    <w:p w:rsidR="00D069DC" w:rsidRPr="00B455D3" w:rsidRDefault="00D069DC" w:rsidP="00D069DC">
      <w:pPr>
        <w:numPr>
          <w:ilvl w:val="0"/>
          <w:numId w:val="15"/>
        </w:numPr>
        <w:rPr>
          <w:rFonts w:cs="Arial"/>
        </w:rPr>
      </w:pPr>
      <w:bookmarkStart w:id="0" w:name="_Ref306097611"/>
      <w:r>
        <w:t>PIC16(L)F1847 Data Sheet – DS41453B (41453B.pdf)</w:t>
      </w:r>
      <w:bookmarkEnd w:id="0"/>
    </w:p>
    <w:p w:rsidR="00D069DC" w:rsidRDefault="00D069DC" w:rsidP="00D069DC">
      <w:pPr>
        <w:numPr>
          <w:ilvl w:val="0"/>
          <w:numId w:val="15"/>
        </w:numPr>
        <w:rPr>
          <w:rFonts w:cs="Arial"/>
        </w:rPr>
      </w:pPr>
      <w:bookmarkStart w:id="1" w:name="_Ref306007106"/>
      <w:r>
        <w:rPr>
          <w:rFonts w:cs="Arial"/>
        </w:rPr>
        <w:t>Turns Counter Column Position Sensor FDD 20C (</w:t>
      </w:r>
      <w:hyperlink r:id="rId9" w:history="1">
        <w:r w:rsidRPr="00CA50F7">
          <w:rPr>
            <w:rStyle w:val="Hyperlink"/>
            <w:rFonts w:cs="Arial"/>
          </w:rPr>
          <w:t>FDD 20C Turns Counter Column Position Sensor (BMW EA3) Rev 03.doc</w:t>
        </w:r>
      </w:hyperlink>
      <w:r>
        <w:rPr>
          <w:rFonts w:cs="Arial"/>
        </w:rPr>
        <w:t>)</w:t>
      </w:r>
      <w:bookmarkEnd w:id="1"/>
    </w:p>
    <w:p w:rsidR="00D069DC" w:rsidRDefault="00D069DC" w:rsidP="00D069DC">
      <w:pPr>
        <w:numPr>
          <w:ilvl w:val="0"/>
          <w:numId w:val="15"/>
        </w:numPr>
        <w:rPr>
          <w:rFonts w:cs="Arial"/>
        </w:rPr>
      </w:pPr>
      <w:bookmarkStart w:id="2" w:name="_Ref306101550"/>
      <w:r>
        <w:rPr>
          <w:rFonts w:cs="Arial"/>
        </w:rPr>
        <w:t>TMS570LS31x/21x 16/32-Bit RISC Flash Microcontroller Technical Reference Manual – September 2011 (spnu499.pdf)</w:t>
      </w:r>
      <w:bookmarkEnd w:id="2"/>
    </w:p>
    <w:p w:rsidR="00E55D31" w:rsidRDefault="00E55D31" w:rsidP="00D069DC">
      <w:pPr>
        <w:numPr>
          <w:ilvl w:val="0"/>
          <w:numId w:val="15"/>
        </w:numPr>
        <w:rPr>
          <w:rFonts w:cs="Arial"/>
        </w:rPr>
      </w:pPr>
      <w:r>
        <w:rPr>
          <w:rFonts w:cs="Arial"/>
        </w:rPr>
        <w:t>Specification of the SPI Handler/Driver v3.0.0 (AUTOSAR_SWS_SPIHandlerDriver.pdf)</w:t>
      </w:r>
    </w:p>
    <w:p w:rsidR="00B96B28" w:rsidRDefault="00B96B28" w:rsidP="00D069DC">
      <w:pPr>
        <w:numPr>
          <w:ilvl w:val="0"/>
          <w:numId w:val="15"/>
        </w:numPr>
        <w:rPr>
          <w:rFonts w:cs="Arial"/>
        </w:rPr>
      </w:pPr>
      <w:r>
        <w:rPr>
          <w:rFonts w:cs="Arial"/>
        </w:rPr>
        <w:t>Turns Counter</w:t>
      </w:r>
      <w:r w:rsidR="008B38F9">
        <w:rPr>
          <w:rFonts w:cs="Arial"/>
        </w:rPr>
        <w:t xml:space="preserve"> Flash Programming FDD 98 Rev</w:t>
      </w:r>
      <w:r w:rsidR="000F5BBB">
        <w:rPr>
          <w:rFonts w:cs="Arial"/>
        </w:rPr>
        <w:t xml:space="preserve"> 002</w:t>
      </w:r>
      <w:r w:rsidR="008B38F9">
        <w:rPr>
          <w:rFonts w:cs="Arial"/>
        </w:rPr>
        <w:t xml:space="preserve"> </w:t>
      </w:r>
    </w:p>
    <w:p w:rsidR="00B96B28" w:rsidRDefault="008B38F9" w:rsidP="00D069DC">
      <w:pPr>
        <w:numPr>
          <w:ilvl w:val="0"/>
          <w:numId w:val="15"/>
        </w:numPr>
        <w:rPr>
          <w:rFonts w:cs="Arial"/>
        </w:rPr>
      </w:pPr>
      <w:r>
        <w:rPr>
          <w:rFonts w:cs="Arial"/>
        </w:rPr>
        <w:t>Digital MSB FDD ES50ARev</w:t>
      </w:r>
      <w:r w:rsidR="00B96B28">
        <w:rPr>
          <w:rFonts w:cs="Arial"/>
        </w:rPr>
        <w:t>00</w:t>
      </w:r>
      <w:del w:id="3" w:author="Creager, Kathleen" w:date="2014-02-26T14:25:00Z">
        <w:r w:rsidR="00B96B28" w:rsidDel="0089449B">
          <w:rPr>
            <w:rFonts w:cs="Arial"/>
          </w:rPr>
          <w:delText>2</w:delText>
        </w:r>
      </w:del>
      <w:ins w:id="4" w:author="Creager, Kathleen" w:date="2014-02-26T14:25:00Z">
        <w:r w:rsidR="0089449B">
          <w:rPr>
            <w:rFonts w:cs="Arial"/>
          </w:rPr>
          <w:t>5</w:t>
        </w:r>
      </w:ins>
      <w:r>
        <w:rPr>
          <w:rFonts w:cs="Arial"/>
        </w:rPr>
        <w:t xml:space="preserve"> </w:t>
      </w:r>
      <w:del w:id="5" w:author="Creager, Kathleen" w:date="2014-02-26T14:26:00Z">
        <w:r w:rsidDel="0089449B">
          <w:rPr>
            <w:rFonts w:cs="Arial"/>
          </w:rPr>
          <w:delText>DRAFT 18-Jul-13</w:delText>
        </w:r>
      </w:del>
      <w:ins w:id="6" w:author="Creager, Kathleen" w:date="2014-02-26T14:26:00Z">
        <w:r w:rsidR="0089449B">
          <w:rPr>
            <w:rFonts w:cs="Arial"/>
          </w:rPr>
          <w:t>7-Feb-14</w:t>
        </w:r>
      </w:ins>
    </w:p>
    <w:p w:rsidR="00B96B28" w:rsidRDefault="00B96B28" w:rsidP="00D069DC">
      <w:pPr>
        <w:numPr>
          <w:ilvl w:val="0"/>
          <w:numId w:val="15"/>
        </w:numPr>
        <w:rPr>
          <w:rFonts w:cs="Arial"/>
        </w:rPr>
      </w:pPr>
      <w:r>
        <w:rPr>
          <w:rFonts w:cs="Arial"/>
        </w:rPr>
        <w:t>Allegro A1331 Data Sheet Addendum – Programming Reference A1331-ADD1</w:t>
      </w:r>
    </w:p>
    <w:p w:rsidR="00D069DC" w:rsidRPr="00D069DC" w:rsidRDefault="00D069DC" w:rsidP="00D069DC"/>
    <w:p w:rsidR="00F60064" w:rsidRDefault="00F60064">
      <w:pPr>
        <w:spacing w:after="0"/>
        <w:rPr>
          <w:rFonts w:ascii="Arial" w:hAnsi="Arial"/>
          <w:b/>
          <w:kern w:val="28"/>
          <w:sz w:val="28"/>
        </w:rPr>
      </w:pPr>
      <w:r>
        <w:br w:type="page"/>
      </w:r>
    </w:p>
    <w:p w:rsidR="004A781C" w:rsidRDefault="004A781C">
      <w:pPr>
        <w:pStyle w:val="Heading1"/>
      </w:pPr>
      <w:r>
        <w:lastRenderedPageBreak/>
        <w:t>Figures</w:t>
      </w:r>
    </w:p>
    <w:p w:rsidR="004A781C" w:rsidRDefault="004A781C">
      <w:pPr>
        <w:pStyle w:val="Heading2"/>
      </w:pPr>
      <w:r>
        <w:t>Diagram – Function Data Sharing</w:t>
      </w:r>
    </w:p>
    <w:p w:rsidR="004A781C" w:rsidRDefault="004A781C">
      <w:r>
        <w:t>This diagram shows all data that is shared between functions within the module.</w:t>
      </w:r>
    </w:p>
    <w:p w:rsidR="008D7012" w:rsidRDefault="008D7012"/>
    <w:p w:rsidR="008D7012" w:rsidRDefault="008D7012">
      <w:r>
        <w:object w:dxaOrig="23252" w:dyaOrig="82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53.4pt" o:ole="">
            <v:imagedata r:id="rId10" o:title=""/>
          </v:shape>
          <o:OLEObject Type="Embed" ProgID="Visio.Drawing.11" ShapeID="_x0000_i1025" DrawAspect="Content" ObjectID="_1458377015" r:id="rId11"/>
        </w:object>
      </w:r>
    </w:p>
    <w:p w:rsidR="004A781C" w:rsidRDefault="004A781C">
      <w:pPr>
        <w:pStyle w:val="Heading3"/>
      </w:pPr>
      <w:r>
        <w:t>Diagram – Function (Name)</w:t>
      </w:r>
    </w:p>
    <w:p w:rsidR="004A781C" w:rsidRDefault="004A781C">
      <w:r>
        <w:t>This diagram describes the functional characteristics and data flow of a given function.</w:t>
      </w:r>
    </w:p>
    <w:p w:rsidR="004A781C" w:rsidRDefault="004A781C"/>
    <w:p w:rsidR="004A781C" w:rsidRDefault="004A781C">
      <w:r>
        <w:t xml:space="preserve">(Note – This is not mandatory, only used where a graphical representation helps explain the function.  It is left to the author’s discretion.  New headers of this level (Level 3) should be created for each function. </w:t>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9766D9" w:rsidP="00F957FA">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6D33CC" w:rsidRPr="004B5BE2" w:rsidRDefault="009766D9" w:rsidP="00F957FA">
            <w:pPr>
              <w:spacing w:before="100" w:beforeAutospacing="1" w:after="100" w:afterAutospacing="1"/>
              <w:rPr>
                <w:rFonts w:ascii="Arial" w:hAnsi="Arial" w:cs="Arial"/>
                <w:sz w:val="16"/>
                <w:szCs w:val="16"/>
              </w:rPr>
            </w:pPr>
            <w:r>
              <w:rPr>
                <w:rFonts w:ascii="Arial" w:hAnsi="Arial" w:cs="Arial"/>
                <w:sz w:val="16"/>
                <w:szCs w:val="16"/>
              </w:rPr>
              <w:t>None</w:t>
            </w: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718"/>
        <w:gridCol w:w="1530"/>
        <w:gridCol w:w="1260"/>
        <w:gridCol w:w="1170"/>
        <w:gridCol w:w="2250"/>
      </w:tblGrid>
      <w:tr w:rsidR="00BD008B" w:rsidTr="00817F61">
        <w:tc>
          <w:tcPr>
            <w:tcW w:w="271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D81012" w:rsidTr="00817F61">
        <w:tc>
          <w:tcPr>
            <w:tcW w:w="2718" w:type="dxa"/>
            <w:tcBorders>
              <w:top w:val="single" w:sz="6" w:space="0" w:color="auto"/>
              <w:left w:val="single" w:sz="6" w:space="0" w:color="auto"/>
              <w:bottom w:val="single" w:sz="6" w:space="0" w:color="auto"/>
              <w:right w:val="single" w:sz="6" w:space="0" w:color="auto"/>
            </w:tcBorders>
          </w:tcPr>
          <w:p w:rsidR="00D81012" w:rsidRDefault="00D81012" w:rsidP="00F957FA">
            <w:pPr>
              <w:spacing w:before="60"/>
              <w:rPr>
                <w:rFonts w:ascii="Arial" w:hAnsi="Arial" w:cs="Arial"/>
                <w:sz w:val="16"/>
              </w:rPr>
            </w:pPr>
            <w:proofErr w:type="spellStart"/>
            <w:r w:rsidRPr="009766D9">
              <w:rPr>
                <w:rFonts w:ascii="Arial" w:hAnsi="Arial" w:cs="Arial"/>
                <w:sz w:val="16"/>
              </w:rPr>
              <w:t>ExtBufCfg_Str</w:t>
            </w:r>
            <w:proofErr w:type="spellEnd"/>
          </w:p>
          <w:p w:rsidR="00D81012" w:rsidRDefault="00D81012" w:rsidP="00F957FA">
            <w:pPr>
              <w:spacing w:before="60"/>
              <w:rPr>
                <w:rFonts w:ascii="Arial" w:hAnsi="Arial" w:cs="Arial"/>
                <w:sz w:val="16"/>
              </w:rPr>
            </w:pPr>
            <w:r>
              <w:rPr>
                <w:rFonts w:ascii="Arial" w:hAnsi="Arial" w:cs="Arial"/>
                <w:sz w:val="16"/>
              </w:rPr>
              <w:t>[</w:t>
            </w:r>
            <w:r w:rsidRPr="001F684F">
              <w:rPr>
                <w:rFonts w:ascii="Arial" w:hAnsi="Arial" w:cs="Arial"/>
                <w:sz w:val="16"/>
              </w:rPr>
              <w:t>D_</w:t>
            </w:r>
            <w:r>
              <w:rPr>
                <w:rFonts w:ascii="Arial" w:hAnsi="Arial" w:cs="Arial"/>
                <w:sz w:val="16"/>
              </w:rPr>
              <w:t>SPINXT</w:t>
            </w:r>
            <w:r w:rsidRPr="001F684F">
              <w:rPr>
                <w:rFonts w:ascii="Arial" w:hAnsi="Arial" w:cs="Arial"/>
                <w:sz w:val="16"/>
              </w:rPr>
              <w:t>NUMCHAN_CNT_U16</w:t>
            </w:r>
            <w:r>
              <w:rPr>
                <w:rFonts w:ascii="Arial" w:hAnsi="Arial" w:cs="Arial"/>
                <w:sz w:val="16"/>
              </w:rPr>
              <w:t>]</w:t>
            </w:r>
          </w:p>
        </w:tc>
        <w:tc>
          <w:tcPr>
            <w:tcW w:w="1530" w:type="dxa"/>
            <w:tcBorders>
              <w:top w:val="single" w:sz="6" w:space="0" w:color="auto"/>
              <w:left w:val="single" w:sz="6" w:space="0" w:color="auto"/>
              <w:bottom w:val="single" w:sz="6" w:space="0" w:color="auto"/>
              <w:right w:val="single" w:sz="6" w:space="0" w:color="auto"/>
            </w:tcBorders>
          </w:tcPr>
          <w:p w:rsidR="00D81012" w:rsidRDefault="00D81012" w:rsidP="00F957FA">
            <w:pPr>
              <w:spacing w:before="60"/>
              <w:rPr>
                <w:rFonts w:ascii="Arial" w:hAnsi="Arial" w:cs="Arial"/>
                <w:sz w:val="16"/>
              </w:rPr>
            </w:pPr>
            <w:r>
              <w:rPr>
                <w:rFonts w:ascii="Arial" w:hAnsi="Arial" w:cs="Arial"/>
                <w:sz w:val="16"/>
              </w:rPr>
              <w:t>See structure definition</w:t>
            </w:r>
          </w:p>
        </w:tc>
        <w:tc>
          <w:tcPr>
            <w:tcW w:w="1260" w:type="dxa"/>
            <w:tcBorders>
              <w:top w:val="single" w:sz="6" w:space="0" w:color="auto"/>
              <w:left w:val="single" w:sz="6" w:space="0" w:color="auto"/>
              <w:bottom w:val="single" w:sz="6" w:space="0" w:color="auto"/>
              <w:right w:val="single" w:sz="6" w:space="0" w:color="auto"/>
            </w:tcBorders>
          </w:tcPr>
          <w:p w:rsidR="00D81012" w:rsidRDefault="00D81012" w:rsidP="00F957FA">
            <w:pPr>
              <w:spacing w:before="60"/>
              <w:rPr>
                <w:rFonts w:ascii="Arial" w:hAnsi="Arial" w:cs="Arial"/>
                <w:sz w:val="16"/>
              </w:rPr>
            </w:pPr>
            <w:r>
              <w:rPr>
                <w:rFonts w:ascii="Arial" w:hAnsi="Arial" w:cs="Arial"/>
                <w:sz w:val="16"/>
              </w:rPr>
              <w:t>See structure definition</w:t>
            </w:r>
          </w:p>
        </w:tc>
        <w:tc>
          <w:tcPr>
            <w:tcW w:w="1170" w:type="dxa"/>
            <w:tcBorders>
              <w:top w:val="single" w:sz="6" w:space="0" w:color="auto"/>
              <w:left w:val="single" w:sz="6" w:space="0" w:color="auto"/>
              <w:bottom w:val="single" w:sz="6" w:space="0" w:color="auto"/>
              <w:right w:val="single" w:sz="6" w:space="0" w:color="auto"/>
            </w:tcBorders>
          </w:tcPr>
          <w:p w:rsidR="00D81012" w:rsidRDefault="00D81012" w:rsidP="00F957FA">
            <w:pPr>
              <w:spacing w:before="60"/>
              <w:rPr>
                <w:rFonts w:ascii="Arial" w:hAnsi="Arial" w:cs="Arial"/>
                <w:sz w:val="16"/>
              </w:rPr>
            </w:pPr>
            <w:r>
              <w:rPr>
                <w:rFonts w:ascii="Arial" w:hAnsi="Arial" w:cs="Arial"/>
                <w:sz w:val="16"/>
              </w:rPr>
              <w:t>See structure definition</w:t>
            </w:r>
          </w:p>
        </w:tc>
        <w:tc>
          <w:tcPr>
            <w:tcW w:w="2250" w:type="dxa"/>
            <w:tcBorders>
              <w:top w:val="single" w:sz="6" w:space="0" w:color="auto"/>
              <w:left w:val="single" w:sz="6" w:space="0" w:color="auto"/>
              <w:bottom w:val="single" w:sz="6" w:space="0" w:color="auto"/>
              <w:right w:val="single" w:sz="6" w:space="0" w:color="auto"/>
            </w:tcBorders>
          </w:tcPr>
          <w:p w:rsidR="00D81012" w:rsidRDefault="00D81012" w:rsidP="00F957FA">
            <w:pPr>
              <w:spacing w:before="60"/>
              <w:rPr>
                <w:rFonts w:ascii="Arial" w:hAnsi="Arial" w:cs="Arial"/>
                <w:sz w:val="16"/>
              </w:rPr>
            </w:pPr>
            <w:r w:rsidRPr="00EE5E0C">
              <w:rPr>
                <w:rFonts w:ascii="Arial" w:hAnsi="Arial" w:cs="Arial"/>
                <w:sz w:val="16"/>
              </w:rPr>
              <w:t>SPINXT_START_SEC_VAR_CLEARED_UNSPECIFIED</w:t>
            </w:r>
          </w:p>
        </w:tc>
      </w:tr>
      <w:tr w:rsidR="00D81012" w:rsidTr="00817F61">
        <w:tc>
          <w:tcPr>
            <w:tcW w:w="2718" w:type="dxa"/>
            <w:tcBorders>
              <w:top w:val="single" w:sz="6" w:space="0" w:color="auto"/>
              <w:left w:val="single" w:sz="6" w:space="0" w:color="auto"/>
              <w:bottom w:val="single" w:sz="6" w:space="0" w:color="auto"/>
              <w:right w:val="single" w:sz="6" w:space="0" w:color="auto"/>
            </w:tcBorders>
          </w:tcPr>
          <w:p w:rsidR="00B96B28" w:rsidRDefault="00B96B28" w:rsidP="00F957FA">
            <w:pPr>
              <w:spacing w:before="60"/>
              <w:rPr>
                <w:rFonts w:ascii="Arial" w:hAnsi="Arial" w:cs="Arial"/>
                <w:sz w:val="16"/>
              </w:rPr>
            </w:pPr>
            <w:proofErr w:type="spellStart"/>
            <w:r w:rsidRPr="00B96B28">
              <w:rPr>
                <w:rFonts w:ascii="Arial" w:hAnsi="Arial" w:cs="Arial"/>
                <w:sz w:val="16"/>
              </w:rPr>
              <w:t>SeqResult_Enum</w:t>
            </w:r>
            <w:proofErr w:type="spellEnd"/>
          </w:p>
          <w:p w:rsidR="00D81012" w:rsidRPr="009766D9" w:rsidRDefault="00B96B28" w:rsidP="00F957FA">
            <w:pPr>
              <w:spacing w:before="60"/>
              <w:rPr>
                <w:rFonts w:ascii="Arial" w:hAnsi="Arial" w:cs="Arial"/>
                <w:sz w:val="16"/>
              </w:rPr>
            </w:pPr>
            <w:r w:rsidRPr="00B96B28">
              <w:rPr>
                <w:rFonts w:ascii="Arial" w:hAnsi="Arial" w:cs="Arial"/>
                <w:sz w:val="16"/>
              </w:rPr>
              <w:t>[D_SPINXTNUMSEQ_CNT_U16]</w:t>
            </w:r>
          </w:p>
        </w:tc>
        <w:tc>
          <w:tcPr>
            <w:tcW w:w="1530" w:type="dxa"/>
            <w:tcBorders>
              <w:top w:val="single" w:sz="6" w:space="0" w:color="auto"/>
              <w:left w:val="single" w:sz="6" w:space="0" w:color="auto"/>
              <w:bottom w:val="single" w:sz="6" w:space="0" w:color="auto"/>
              <w:right w:val="single" w:sz="6" w:space="0" w:color="auto"/>
            </w:tcBorders>
          </w:tcPr>
          <w:p w:rsidR="00D81012" w:rsidRDefault="00DB2D03" w:rsidP="00F957FA">
            <w:pPr>
              <w:spacing w:before="60"/>
              <w:rPr>
                <w:rFonts w:ascii="Arial" w:hAnsi="Arial" w:cs="Arial"/>
                <w:sz w:val="16"/>
              </w:rPr>
            </w:pPr>
            <w:proofErr w:type="spellStart"/>
            <w:r>
              <w:rPr>
                <w:rFonts w:ascii="Arial" w:hAnsi="Arial" w:cs="Arial"/>
                <w:sz w:val="16"/>
              </w:rPr>
              <w:t>Enum</w:t>
            </w:r>
            <w:proofErr w:type="spellEnd"/>
          </w:p>
        </w:tc>
        <w:tc>
          <w:tcPr>
            <w:tcW w:w="1260" w:type="dxa"/>
            <w:tcBorders>
              <w:top w:val="single" w:sz="6" w:space="0" w:color="auto"/>
              <w:left w:val="single" w:sz="6" w:space="0" w:color="auto"/>
              <w:bottom w:val="single" w:sz="6" w:space="0" w:color="auto"/>
              <w:right w:val="single" w:sz="6" w:space="0" w:color="auto"/>
            </w:tcBorders>
          </w:tcPr>
          <w:p w:rsidR="00D81012" w:rsidRDefault="00F60064" w:rsidP="00F957FA">
            <w:pPr>
              <w:spacing w:before="60"/>
              <w:rPr>
                <w:rFonts w:ascii="Arial" w:hAnsi="Arial" w:cs="Arial"/>
                <w:sz w:val="16"/>
              </w:rPr>
            </w:pPr>
            <w:r>
              <w:rPr>
                <w:rFonts w:ascii="Arial" w:hAnsi="Arial" w:cs="Arial"/>
                <w:sz w:val="16"/>
              </w:rPr>
              <w:t>SPI_SEQ_OK (= 0)</w:t>
            </w:r>
          </w:p>
        </w:tc>
        <w:tc>
          <w:tcPr>
            <w:tcW w:w="1170" w:type="dxa"/>
            <w:tcBorders>
              <w:top w:val="single" w:sz="6" w:space="0" w:color="auto"/>
              <w:left w:val="single" w:sz="6" w:space="0" w:color="auto"/>
              <w:bottom w:val="single" w:sz="6" w:space="0" w:color="auto"/>
              <w:right w:val="single" w:sz="6" w:space="0" w:color="auto"/>
            </w:tcBorders>
          </w:tcPr>
          <w:p w:rsidR="00D81012" w:rsidRDefault="00F60064" w:rsidP="00F957FA">
            <w:pPr>
              <w:spacing w:before="60"/>
              <w:rPr>
                <w:rFonts w:ascii="Arial" w:hAnsi="Arial" w:cs="Arial"/>
                <w:sz w:val="16"/>
              </w:rPr>
            </w:pPr>
            <w:r>
              <w:rPr>
                <w:rFonts w:ascii="Arial" w:hAnsi="Arial" w:cs="Arial"/>
                <w:sz w:val="16"/>
              </w:rPr>
              <w:t>SPI_SEQ_CANCELLED (=4)</w:t>
            </w:r>
          </w:p>
        </w:tc>
        <w:tc>
          <w:tcPr>
            <w:tcW w:w="2250" w:type="dxa"/>
            <w:tcBorders>
              <w:top w:val="single" w:sz="6" w:space="0" w:color="auto"/>
              <w:left w:val="single" w:sz="6" w:space="0" w:color="auto"/>
              <w:bottom w:val="single" w:sz="6" w:space="0" w:color="auto"/>
              <w:right w:val="single" w:sz="6" w:space="0" w:color="auto"/>
            </w:tcBorders>
          </w:tcPr>
          <w:p w:rsidR="00D81012" w:rsidRPr="00EE5E0C" w:rsidRDefault="00DB2D03" w:rsidP="00F957FA">
            <w:pPr>
              <w:spacing w:before="60"/>
              <w:rPr>
                <w:rFonts w:ascii="Arial" w:hAnsi="Arial" w:cs="Arial"/>
                <w:sz w:val="16"/>
              </w:rPr>
            </w:pPr>
            <w:r w:rsidRPr="00EE5E0C">
              <w:rPr>
                <w:rFonts w:ascii="Arial" w:hAnsi="Arial" w:cs="Arial"/>
                <w:sz w:val="16"/>
              </w:rPr>
              <w:t>SPINXT_START_SEC_VAR_CLEARED_UNSPECIFIED</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628"/>
        <w:gridCol w:w="1980"/>
        <w:gridCol w:w="2340"/>
        <w:gridCol w:w="992"/>
        <w:gridCol w:w="993"/>
      </w:tblGrid>
      <w:tr w:rsidR="003C4D3F" w:rsidTr="001F684F">
        <w:tc>
          <w:tcPr>
            <w:tcW w:w="262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198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23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1F684F">
        <w:tc>
          <w:tcPr>
            <w:tcW w:w="2628" w:type="dxa"/>
          </w:tcPr>
          <w:p w:rsidR="003C4D3F" w:rsidRDefault="001F684F" w:rsidP="00F957FA">
            <w:pPr>
              <w:spacing w:before="60"/>
              <w:rPr>
                <w:rFonts w:ascii="Arial" w:hAnsi="Arial" w:cs="Arial"/>
                <w:sz w:val="16"/>
              </w:rPr>
            </w:pPr>
            <w:proofErr w:type="spellStart"/>
            <w:r w:rsidRPr="001F684F">
              <w:rPr>
                <w:rFonts w:ascii="Arial" w:hAnsi="Arial" w:cs="Arial"/>
                <w:sz w:val="16"/>
              </w:rPr>
              <w:t>EbCfg_Type</w:t>
            </w:r>
            <w:proofErr w:type="spellEnd"/>
          </w:p>
        </w:tc>
        <w:tc>
          <w:tcPr>
            <w:tcW w:w="1980" w:type="dxa"/>
          </w:tcPr>
          <w:p w:rsidR="003C4D3F" w:rsidRDefault="001F684F" w:rsidP="00F957FA">
            <w:pPr>
              <w:spacing w:before="60"/>
              <w:rPr>
                <w:rFonts w:ascii="Arial" w:hAnsi="Arial" w:cs="Arial"/>
                <w:sz w:val="16"/>
              </w:rPr>
            </w:pPr>
            <w:proofErr w:type="spellStart"/>
            <w:r w:rsidRPr="001F684F">
              <w:rPr>
                <w:rFonts w:ascii="Arial" w:hAnsi="Arial" w:cs="Arial"/>
                <w:sz w:val="16"/>
              </w:rPr>
              <w:t>SrcDataBufferPtr</w:t>
            </w:r>
            <w:proofErr w:type="spellEnd"/>
          </w:p>
        </w:tc>
        <w:tc>
          <w:tcPr>
            <w:tcW w:w="2340" w:type="dxa"/>
          </w:tcPr>
          <w:p w:rsidR="003C4D3F" w:rsidRDefault="001F684F" w:rsidP="00F957FA">
            <w:pPr>
              <w:spacing w:before="60"/>
              <w:rPr>
                <w:rFonts w:ascii="Arial" w:hAnsi="Arial" w:cs="Arial"/>
                <w:sz w:val="16"/>
              </w:rPr>
            </w:pPr>
            <w:proofErr w:type="spellStart"/>
            <w:r w:rsidRPr="001F684F">
              <w:rPr>
                <w:rFonts w:ascii="Arial" w:hAnsi="Arial" w:cs="Arial"/>
                <w:sz w:val="16"/>
              </w:rPr>
              <w:t>Spi_DataType</w:t>
            </w:r>
            <w:proofErr w:type="spellEnd"/>
          </w:p>
        </w:tc>
        <w:tc>
          <w:tcPr>
            <w:tcW w:w="992" w:type="dxa"/>
          </w:tcPr>
          <w:p w:rsidR="003C4D3F" w:rsidRDefault="001F684F" w:rsidP="00F957FA">
            <w:pPr>
              <w:spacing w:before="60"/>
              <w:rPr>
                <w:rFonts w:ascii="Arial" w:hAnsi="Arial" w:cs="Arial"/>
                <w:sz w:val="16"/>
              </w:rPr>
            </w:pPr>
            <w:r>
              <w:rPr>
                <w:rFonts w:ascii="Arial" w:hAnsi="Arial" w:cs="Arial"/>
                <w:sz w:val="16"/>
              </w:rPr>
              <w:t>N/A</w:t>
            </w:r>
          </w:p>
        </w:tc>
        <w:tc>
          <w:tcPr>
            <w:tcW w:w="993" w:type="dxa"/>
          </w:tcPr>
          <w:p w:rsidR="003C4D3F" w:rsidRDefault="001F684F" w:rsidP="00F957FA">
            <w:pPr>
              <w:spacing w:before="60"/>
              <w:rPr>
                <w:rFonts w:ascii="Arial" w:hAnsi="Arial" w:cs="Arial"/>
                <w:sz w:val="16"/>
              </w:rPr>
            </w:pPr>
            <w:r>
              <w:rPr>
                <w:rFonts w:ascii="Arial" w:hAnsi="Arial" w:cs="Arial"/>
                <w:sz w:val="16"/>
              </w:rPr>
              <w:t>N/A</w:t>
            </w:r>
          </w:p>
        </w:tc>
      </w:tr>
      <w:tr w:rsidR="003C4D3F" w:rsidTr="001F684F">
        <w:tc>
          <w:tcPr>
            <w:tcW w:w="2628" w:type="dxa"/>
          </w:tcPr>
          <w:p w:rsidR="003C4D3F" w:rsidRDefault="003C4D3F" w:rsidP="00F957FA">
            <w:pPr>
              <w:spacing w:before="60"/>
              <w:rPr>
                <w:rFonts w:ascii="Arial" w:hAnsi="Arial" w:cs="Arial"/>
                <w:sz w:val="16"/>
              </w:rPr>
            </w:pPr>
          </w:p>
        </w:tc>
        <w:tc>
          <w:tcPr>
            <w:tcW w:w="1980" w:type="dxa"/>
          </w:tcPr>
          <w:p w:rsidR="003C4D3F" w:rsidRDefault="001F684F" w:rsidP="00F957FA">
            <w:pPr>
              <w:spacing w:before="60"/>
              <w:rPr>
                <w:rFonts w:ascii="Arial" w:hAnsi="Arial" w:cs="Arial"/>
                <w:sz w:val="16"/>
              </w:rPr>
            </w:pPr>
            <w:proofErr w:type="spellStart"/>
            <w:r w:rsidRPr="001F684F">
              <w:rPr>
                <w:rFonts w:ascii="Arial" w:hAnsi="Arial" w:cs="Arial"/>
                <w:sz w:val="16"/>
              </w:rPr>
              <w:t>DesDataBufferPtr</w:t>
            </w:r>
            <w:proofErr w:type="spellEnd"/>
          </w:p>
        </w:tc>
        <w:tc>
          <w:tcPr>
            <w:tcW w:w="2340" w:type="dxa"/>
          </w:tcPr>
          <w:p w:rsidR="003C4D3F" w:rsidRDefault="001F684F" w:rsidP="00F957FA">
            <w:pPr>
              <w:spacing w:before="60"/>
              <w:rPr>
                <w:rFonts w:ascii="Arial" w:hAnsi="Arial" w:cs="Arial"/>
                <w:sz w:val="16"/>
              </w:rPr>
            </w:pPr>
            <w:proofErr w:type="spellStart"/>
            <w:r w:rsidRPr="001F684F">
              <w:rPr>
                <w:rFonts w:ascii="Arial" w:hAnsi="Arial" w:cs="Arial"/>
                <w:sz w:val="16"/>
              </w:rPr>
              <w:t>Spi_DataType</w:t>
            </w:r>
            <w:proofErr w:type="spellEnd"/>
          </w:p>
        </w:tc>
        <w:tc>
          <w:tcPr>
            <w:tcW w:w="992" w:type="dxa"/>
          </w:tcPr>
          <w:p w:rsidR="003C4D3F" w:rsidRDefault="001F684F" w:rsidP="00F957FA">
            <w:pPr>
              <w:spacing w:before="60"/>
              <w:rPr>
                <w:rFonts w:ascii="Arial" w:hAnsi="Arial" w:cs="Arial"/>
                <w:sz w:val="16"/>
              </w:rPr>
            </w:pPr>
            <w:r>
              <w:rPr>
                <w:rFonts w:ascii="Arial" w:hAnsi="Arial" w:cs="Arial"/>
                <w:sz w:val="16"/>
              </w:rPr>
              <w:t>N/A</w:t>
            </w:r>
          </w:p>
        </w:tc>
        <w:tc>
          <w:tcPr>
            <w:tcW w:w="993" w:type="dxa"/>
          </w:tcPr>
          <w:p w:rsidR="003C4D3F" w:rsidRDefault="001F684F" w:rsidP="00F957FA">
            <w:pPr>
              <w:spacing w:before="60"/>
              <w:rPr>
                <w:rFonts w:ascii="Arial" w:hAnsi="Arial" w:cs="Arial"/>
                <w:sz w:val="16"/>
              </w:rPr>
            </w:pPr>
            <w:r>
              <w:rPr>
                <w:rFonts w:ascii="Arial" w:hAnsi="Arial" w:cs="Arial"/>
                <w:sz w:val="16"/>
              </w:rPr>
              <w:t>N/A</w:t>
            </w:r>
          </w:p>
        </w:tc>
      </w:tr>
      <w:tr w:rsidR="001F684F" w:rsidTr="001F684F">
        <w:tc>
          <w:tcPr>
            <w:tcW w:w="2628" w:type="dxa"/>
          </w:tcPr>
          <w:p w:rsidR="001F684F" w:rsidRDefault="001F684F" w:rsidP="00F957FA">
            <w:pPr>
              <w:spacing w:before="60"/>
              <w:rPr>
                <w:rFonts w:ascii="Arial" w:hAnsi="Arial" w:cs="Arial"/>
                <w:sz w:val="16"/>
              </w:rPr>
            </w:pPr>
          </w:p>
        </w:tc>
        <w:tc>
          <w:tcPr>
            <w:tcW w:w="1980" w:type="dxa"/>
          </w:tcPr>
          <w:p w:rsidR="001F684F" w:rsidRPr="001F684F" w:rsidRDefault="001F684F" w:rsidP="00F957FA">
            <w:pPr>
              <w:spacing w:before="60"/>
              <w:rPr>
                <w:rFonts w:ascii="Arial" w:hAnsi="Arial" w:cs="Arial"/>
                <w:sz w:val="16"/>
              </w:rPr>
            </w:pPr>
            <w:r w:rsidRPr="001F684F">
              <w:rPr>
                <w:rFonts w:ascii="Arial" w:hAnsi="Arial" w:cs="Arial"/>
                <w:sz w:val="16"/>
              </w:rPr>
              <w:t>Length</w:t>
            </w:r>
          </w:p>
        </w:tc>
        <w:tc>
          <w:tcPr>
            <w:tcW w:w="2340" w:type="dxa"/>
          </w:tcPr>
          <w:p w:rsidR="001F684F" w:rsidRDefault="001F684F" w:rsidP="00F957FA">
            <w:pPr>
              <w:spacing w:before="60"/>
              <w:rPr>
                <w:rFonts w:ascii="Arial" w:hAnsi="Arial" w:cs="Arial"/>
                <w:sz w:val="16"/>
              </w:rPr>
            </w:pPr>
            <w:proofErr w:type="spellStart"/>
            <w:r w:rsidRPr="001F684F">
              <w:rPr>
                <w:rFonts w:ascii="Arial" w:hAnsi="Arial" w:cs="Arial"/>
                <w:sz w:val="16"/>
              </w:rPr>
              <w:t>Spi_NumberOfDataType</w:t>
            </w:r>
            <w:proofErr w:type="spellEnd"/>
          </w:p>
        </w:tc>
        <w:tc>
          <w:tcPr>
            <w:tcW w:w="992" w:type="dxa"/>
          </w:tcPr>
          <w:p w:rsidR="001F684F" w:rsidRDefault="001F684F" w:rsidP="00F957FA">
            <w:pPr>
              <w:spacing w:before="60"/>
              <w:rPr>
                <w:rFonts w:ascii="Arial" w:hAnsi="Arial" w:cs="Arial"/>
                <w:sz w:val="16"/>
              </w:rPr>
            </w:pPr>
            <w:r>
              <w:rPr>
                <w:rFonts w:ascii="Arial" w:hAnsi="Arial" w:cs="Arial"/>
                <w:sz w:val="16"/>
              </w:rPr>
              <w:t>N/A</w:t>
            </w:r>
          </w:p>
        </w:tc>
        <w:tc>
          <w:tcPr>
            <w:tcW w:w="993" w:type="dxa"/>
          </w:tcPr>
          <w:p w:rsidR="001F684F" w:rsidRDefault="001F684F" w:rsidP="00F957FA">
            <w:pPr>
              <w:spacing w:before="60"/>
              <w:rPr>
                <w:rFonts w:ascii="Arial" w:hAnsi="Arial" w:cs="Arial"/>
                <w:sz w:val="16"/>
              </w:rPr>
            </w:pPr>
            <w:r>
              <w:rPr>
                <w:rFonts w:ascii="Arial" w:hAnsi="Arial" w:cs="Arial"/>
                <w:sz w:val="16"/>
              </w:rPr>
              <w:t>N/A</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D3DFF">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65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Change w:id="7" w:author="Creager, Kathleen" w:date="2014-04-07T11:55:00Z">
          <w:tblPr>
            <w:tblW w:w="865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PrChange>
      </w:tblPr>
      <w:tblGrid>
        <w:gridCol w:w="2448"/>
        <w:gridCol w:w="720"/>
        <w:gridCol w:w="810"/>
        <w:gridCol w:w="2250"/>
        <w:gridCol w:w="2430"/>
        <w:tblGridChange w:id="8">
          <w:tblGrid>
            <w:gridCol w:w="2448"/>
            <w:gridCol w:w="720"/>
            <w:gridCol w:w="810"/>
            <w:gridCol w:w="2250"/>
            <w:gridCol w:w="2430"/>
          </w:tblGrid>
        </w:tblGridChange>
      </w:tblGrid>
      <w:tr w:rsidR="00DB2D03" w:rsidTr="00692F50">
        <w:trPr>
          <w:cantSplit/>
          <w:tblHeader/>
        </w:trPr>
        <w:tc>
          <w:tcPr>
            <w:tcW w:w="2448" w:type="dxa"/>
            <w:tcBorders>
              <w:top w:val="single" w:sz="6" w:space="0" w:color="auto"/>
              <w:left w:val="single" w:sz="6" w:space="0" w:color="auto"/>
              <w:bottom w:val="single" w:sz="6" w:space="0" w:color="auto"/>
              <w:right w:val="single" w:sz="6" w:space="0" w:color="auto"/>
            </w:tcBorders>
            <w:shd w:val="pct30" w:color="FFFF00" w:fill="FFFFFF"/>
            <w:tcPrChange w:id="9" w:author="Creager, Kathleen" w:date="2014-04-07T11:55:00Z">
              <w:tcPr>
                <w:tcW w:w="2448" w:type="dxa"/>
                <w:tcBorders>
                  <w:top w:val="single" w:sz="6" w:space="0" w:color="auto"/>
                  <w:left w:val="single" w:sz="6" w:space="0" w:color="auto"/>
                  <w:bottom w:val="single" w:sz="6" w:space="0" w:color="auto"/>
                  <w:right w:val="single" w:sz="6" w:space="0" w:color="auto"/>
                </w:tcBorders>
                <w:shd w:val="pct30" w:color="FFFF00" w:fill="FFFFFF"/>
              </w:tcPr>
            </w:tcPrChange>
          </w:tcPr>
          <w:p w:rsidR="00DB2D03" w:rsidRDefault="00DB2D03" w:rsidP="00F957FA">
            <w:pPr>
              <w:spacing w:before="60"/>
              <w:jc w:val="center"/>
              <w:rPr>
                <w:rFonts w:ascii="Arial" w:hAnsi="Arial" w:cs="Arial"/>
                <w:sz w:val="16"/>
              </w:rPr>
            </w:pPr>
            <w:r>
              <w:rPr>
                <w:rFonts w:ascii="Arial" w:hAnsi="Arial" w:cs="Arial"/>
                <w:sz w:val="16"/>
              </w:rPr>
              <w:t>Constant Name</w:t>
            </w:r>
          </w:p>
        </w:tc>
        <w:tc>
          <w:tcPr>
            <w:tcW w:w="720" w:type="dxa"/>
            <w:tcBorders>
              <w:top w:val="single" w:sz="6" w:space="0" w:color="auto"/>
              <w:left w:val="single" w:sz="6" w:space="0" w:color="auto"/>
              <w:bottom w:val="single" w:sz="6" w:space="0" w:color="auto"/>
              <w:right w:val="single" w:sz="6" w:space="0" w:color="auto"/>
            </w:tcBorders>
            <w:shd w:val="pct30" w:color="FFFF00" w:fill="FFFFFF"/>
            <w:tcPrChange w:id="10" w:author="Creager, Kathleen" w:date="2014-04-07T11:55:00Z">
              <w:tcPr>
                <w:tcW w:w="720" w:type="dxa"/>
                <w:tcBorders>
                  <w:top w:val="single" w:sz="6" w:space="0" w:color="auto"/>
                  <w:left w:val="single" w:sz="6" w:space="0" w:color="auto"/>
                  <w:bottom w:val="single" w:sz="6" w:space="0" w:color="auto"/>
                  <w:right w:val="single" w:sz="6" w:space="0" w:color="auto"/>
                </w:tcBorders>
                <w:shd w:val="pct30" w:color="FFFF00" w:fill="FFFFFF"/>
              </w:tcPr>
            </w:tcPrChange>
          </w:tcPr>
          <w:p w:rsidR="00DB2D03" w:rsidRDefault="00DB2D03" w:rsidP="00F957FA">
            <w:pPr>
              <w:spacing w:before="60"/>
              <w:jc w:val="center"/>
              <w:rPr>
                <w:rFonts w:ascii="Arial" w:hAnsi="Arial" w:cs="Arial"/>
                <w:sz w:val="16"/>
              </w:rPr>
            </w:pPr>
            <w:r>
              <w:rPr>
                <w:rFonts w:ascii="Arial" w:hAnsi="Arial" w:cs="Arial"/>
                <w:sz w:val="16"/>
              </w:rPr>
              <w:t>Resolution</w:t>
            </w:r>
          </w:p>
        </w:tc>
        <w:tc>
          <w:tcPr>
            <w:tcW w:w="810" w:type="dxa"/>
            <w:tcBorders>
              <w:top w:val="single" w:sz="6" w:space="0" w:color="auto"/>
              <w:left w:val="single" w:sz="6" w:space="0" w:color="auto"/>
              <w:bottom w:val="single" w:sz="6" w:space="0" w:color="auto"/>
              <w:right w:val="single" w:sz="6" w:space="0" w:color="auto"/>
            </w:tcBorders>
            <w:shd w:val="pct30" w:color="FFFF00" w:fill="FFFFFF"/>
            <w:tcPrChange w:id="11" w:author="Creager, Kathleen" w:date="2014-04-07T11:55:00Z">
              <w:tcPr>
                <w:tcW w:w="810" w:type="dxa"/>
                <w:tcBorders>
                  <w:top w:val="single" w:sz="6" w:space="0" w:color="auto"/>
                  <w:left w:val="single" w:sz="6" w:space="0" w:color="auto"/>
                  <w:bottom w:val="single" w:sz="6" w:space="0" w:color="auto"/>
                  <w:right w:val="single" w:sz="6" w:space="0" w:color="auto"/>
                </w:tcBorders>
                <w:shd w:val="pct30" w:color="FFFF00" w:fill="FFFFFF"/>
              </w:tcPr>
            </w:tcPrChange>
          </w:tcPr>
          <w:p w:rsidR="00DB2D03" w:rsidRDefault="00DB2D03" w:rsidP="00F957FA">
            <w:pPr>
              <w:spacing w:before="60"/>
              <w:jc w:val="center"/>
              <w:rPr>
                <w:rFonts w:ascii="Arial" w:hAnsi="Arial" w:cs="Arial"/>
                <w:sz w:val="16"/>
              </w:rPr>
            </w:pPr>
            <w:r>
              <w:rPr>
                <w:rFonts w:ascii="Arial" w:hAnsi="Arial" w:cs="Arial"/>
                <w:sz w:val="16"/>
              </w:rPr>
              <w:t>Units</w:t>
            </w:r>
          </w:p>
        </w:tc>
        <w:tc>
          <w:tcPr>
            <w:tcW w:w="2250" w:type="dxa"/>
            <w:tcBorders>
              <w:top w:val="single" w:sz="6" w:space="0" w:color="auto"/>
              <w:left w:val="single" w:sz="6" w:space="0" w:color="auto"/>
              <w:bottom w:val="single" w:sz="6" w:space="0" w:color="auto"/>
              <w:right w:val="single" w:sz="6" w:space="0" w:color="auto"/>
            </w:tcBorders>
            <w:shd w:val="pct30" w:color="FFFF00" w:fill="FFFFFF"/>
            <w:tcPrChange w:id="12" w:author="Creager, Kathleen" w:date="2014-04-07T11:55:00Z">
              <w:tcPr>
                <w:tcW w:w="2250" w:type="dxa"/>
                <w:tcBorders>
                  <w:top w:val="single" w:sz="6" w:space="0" w:color="auto"/>
                  <w:left w:val="single" w:sz="6" w:space="0" w:color="auto"/>
                  <w:bottom w:val="single" w:sz="6" w:space="0" w:color="auto"/>
                  <w:right w:val="single" w:sz="6" w:space="0" w:color="auto"/>
                </w:tcBorders>
                <w:shd w:val="pct30" w:color="FFFF00" w:fill="FFFFFF"/>
              </w:tcPr>
            </w:tcPrChange>
          </w:tcPr>
          <w:p w:rsidR="00DB2D03" w:rsidRDefault="00DB2D03" w:rsidP="00F957FA">
            <w:pPr>
              <w:spacing w:before="60"/>
              <w:jc w:val="center"/>
              <w:rPr>
                <w:rFonts w:ascii="Arial" w:hAnsi="Arial" w:cs="Arial"/>
                <w:sz w:val="16"/>
              </w:rPr>
            </w:pPr>
            <w:r>
              <w:rPr>
                <w:rFonts w:ascii="Arial" w:hAnsi="Arial" w:cs="Arial"/>
                <w:sz w:val="16"/>
              </w:rPr>
              <w:t xml:space="preserve">Value when </w:t>
            </w:r>
            <w:r w:rsidRPr="00DB2D03">
              <w:rPr>
                <w:rFonts w:ascii="Arial" w:hAnsi="Arial" w:cs="Arial"/>
                <w:sz w:val="16"/>
              </w:rPr>
              <w:t>D_SPINXTUSEWITH_CNT_ENUM</w:t>
            </w:r>
            <w:r>
              <w:rPr>
                <w:rFonts w:ascii="Arial" w:hAnsi="Arial" w:cs="Arial"/>
                <w:sz w:val="16"/>
              </w:rPr>
              <w:t xml:space="preserve"> == D_SPINXTUSEWITHTC</w:t>
            </w:r>
          </w:p>
        </w:tc>
        <w:tc>
          <w:tcPr>
            <w:tcW w:w="2430" w:type="dxa"/>
            <w:tcBorders>
              <w:top w:val="single" w:sz="6" w:space="0" w:color="auto"/>
              <w:left w:val="single" w:sz="6" w:space="0" w:color="auto"/>
              <w:bottom w:val="single" w:sz="6" w:space="0" w:color="auto"/>
              <w:right w:val="single" w:sz="6" w:space="0" w:color="auto"/>
            </w:tcBorders>
            <w:shd w:val="pct30" w:color="FFFF00" w:fill="FFFFFF"/>
            <w:tcPrChange w:id="13" w:author="Creager, Kathleen" w:date="2014-04-07T11:55:00Z">
              <w:tcPr>
                <w:tcW w:w="2430" w:type="dxa"/>
                <w:tcBorders>
                  <w:top w:val="single" w:sz="6" w:space="0" w:color="auto"/>
                  <w:left w:val="single" w:sz="6" w:space="0" w:color="auto"/>
                  <w:bottom w:val="single" w:sz="6" w:space="0" w:color="auto"/>
                  <w:right w:val="single" w:sz="6" w:space="0" w:color="auto"/>
                </w:tcBorders>
                <w:shd w:val="pct30" w:color="FFFF00" w:fill="FFFFFF"/>
              </w:tcPr>
            </w:tcPrChange>
          </w:tcPr>
          <w:p w:rsidR="00DB2D03" w:rsidRDefault="00DB2D03" w:rsidP="00F957FA">
            <w:pPr>
              <w:spacing w:before="60"/>
              <w:jc w:val="center"/>
              <w:rPr>
                <w:rFonts w:ascii="Arial" w:hAnsi="Arial" w:cs="Arial"/>
                <w:sz w:val="16"/>
              </w:rPr>
            </w:pPr>
            <w:r>
              <w:rPr>
                <w:rFonts w:ascii="Arial" w:hAnsi="Arial" w:cs="Arial"/>
                <w:sz w:val="16"/>
              </w:rPr>
              <w:t xml:space="preserve">Value when </w:t>
            </w:r>
            <w:r w:rsidRPr="00DB2D03">
              <w:rPr>
                <w:rFonts w:ascii="Arial" w:hAnsi="Arial" w:cs="Arial"/>
                <w:sz w:val="16"/>
              </w:rPr>
              <w:t>D_SPINXTUSEWITH_CNT_ENUM</w:t>
            </w:r>
            <w:r>
              <w:rPr>
                <w:rFonts w:ascii="Arial" w:hAnsi="Arial" w:cs="Arial"/>
                <w:sz w:val="16"/>
              </w:rPr>
              <w:t xml:space="preserve"> == D_SPINXTUSEWITHDIGMSB</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D_SPINXTUSEWITHTC</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EE68A5"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0</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D_SPINXTUSEWITHDIGMSB</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1</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1</w:t>
            </w:r>
          </w:p>
        </w:tc>
      </w:tr>
      <w:tr w:rsidR="0042727A"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42727A" w:rsidRPr="00DB2D03" w:rsidRDefault="0042727A" w:rsidP="00F957FA">
            <w:pPr>
              <w:spacing w:before="60"/>
              <w:rPr>
                <w:rFonts w:ascii="Arial" w:hAnsi="Arial" w:cs="Arial"/>
                <w:sz w:val="16"/>
              </w:rPr>
            </w:pPr>
            <w:r w:rsidRPr="00DB2D03">
              <w:rPr>
                <w:rFonts w:ascii="Arial" w:hAnsi="Arial" w:cs="Arial"/>
                <w:sz w:val="16"/>
              </w:rPr>
              <w:t>D_SPINXTUSEWITH_CNT_ENUM</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42727A" w:rsidRDefault="0042727A"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42727A" w:rsidRDefault="0042727A"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42727A" w:rsidRDefault="0042727A"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42727A" w:rsidRDefault="0042727A">
            <w:pPr>
              <w:spacing w:before="60"/>
              <w:rPr>
                <w:rFonts w:ascii="Arial" w:hAnsi="Arial" w:cs="Arial"/>
                <w:sz w:val="16"/>
              </w:rPr>
            </w:pPr>
            <w:r>
              <w:rPr>
                <w:rFonts w:ascii="Arial" w:hAnsi="Arial" w:cs="Arial"/>
                <w:sz w:val="16"/>
              </w:rPr>
              <w:t>1</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sidRPr="00DB2D03">
              <w:rPr>
                <w:rFonts w:ascii="Arial" w:hAnsi="Arial" w:cs="Arial"/>
                <w:sz w:val="16"/>
              </w:rPr>
              <w:t>SPI_TCDATA_CH</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3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3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3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3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DB2D03">
            <w:pPr>
              <w:spacing w:before="60"/>
              <w:rPr>
                <w:rFonts w:ascii="Arial" w:hAnsi="Arial" w:cs="Arial"/>
                <w:sz w:val="16"/>
              </w:rPr>
            </w:pPr>
            <w:r>
              <w:rPr>
                <w:rFonts w:ascii="Arial" w:hAnsi="Arial" w:cs="Arial"/>
                <w:sz w:val="16"/>
              </w:rPr>
              <w:t xml:space="preserve">Not </w:t>
            </w:r>
            <w:r w:rsidR="00BB2EBB">
              <w:rPr>
                <w:rFonts w:ascii="Arial" w:hAnsi="Arial" w:cs="Arial"/>
                <w:sz w:val="16"/>
              </w:rPr>
              <w:t>D</w:t>
            </w:r>
            <w:r>
              <w:rPr>
                <w:rFonts w:ascii="Arial" w:hAnsi="Arial" w:cs="Arial"/>
                <w:sz w:val="16"/>
              </w:rPr>
              <w:t>efined</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3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Pr="00DB2D03" w:rsidRDefault="00DB2D03" w:rsidP="00F957FA">
            <w:pPr>
              <w:spacing w:before="60"/>
              <w:rPr>
                <w:rFonts w:ascii="Arial" w:hAnsi="Arial" w:cs="Arial"/>
                <w:sz w:val="16"/>
              </w:rPr>
            </w:pPr>
            <w:r w:rsidRPr="00DB2D03">
              <w:rPr>
                <w:rFonts w:ascii="Arial" w:hAnsi="Arial" w:cs="Arial"/>
                <w:sz w:val="16"/>
              </w:rPr>
              <w:t>SPI_TCDATA_SEQ</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3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3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3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3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BB2EBB" w:rsidP="00F957FA">
            <w:pPr>
              <w:spacing w:before="60"/>
              <w:rPr>
                <w:rFonts w:ascii="Arial" w:hAnsi="Arial" w:cs="Arial"/>
                <w:sz w:val="16"/>
              </w:rPr>
            </w:pPr>
            <w:r>
              <w:rPr>
                <w:rFonts w:ascii="Arial" w:hAnsi="Arial" w:cs="Arial"/>
                <w:sz w:val="16"/>
              </w:rPr>
              <w:t>Not Defined</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3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DB2D03" w:rsidRDefault="00BB2EBB" w:rsidP="002275F7">
            <w:pPr>
              <w:spacing w:before="60"/>
              <w:rPr>
                <w:rFonts w:ascii="Arial" w:hAnsi="Arial" w:cs="Arial"/>
                <w:sz w:val="16"/>
              </w:rPr>
            </w:pPr>
            <w:r w:rsidRPr="00BB2EBB">
              <w:rPr>
                <w:rFonts w:ascii="Arial" w:hAnsi="Arial" w:cs="Arial"/>
                <w:sz w:val="16"/>
              </w:rPr>
              <w:t>SPI_DIE1DATA_CH</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4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2275F7">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4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2275F7">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4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BB2EBB" w:rsidP="002275F7">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4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2275F7">
            <w:pPr>
              <w:spacing w:before="60"/>
              <w:rPr>
                <w:rFonts w:ascii="Arial" w:hAnsi="Arial" w:cs="Arial"/>
                <w:sz w:val="16"/>
              </w:rPr>
            </w:pPr>
            <w:r>
              <w:rPr>
                <w:rFonts w:ascii="Arial" w:hAnsi="Arial" w:cs="Arial"/>
                <w:sz w:val="16"/>
              </w:rPr>
              <w:t>0</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4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DB2D03" w:rsidRDefault="00BB2EBB" w:rsidP="00F957FA">
            <w:pPr>
              <w:spacing w:before="60"/>
              <w:rPr>
                <w:rFonts w:ascii="Arial" w:hAnsi="Arial" w:cs="Arial"/>
                <w:sz w:val="16"/>
              </w:rPr>
            </w:pPr>
            <w:r w:rsidRPr="00BB2EBB">
              <w:rPr>
                <w:rFonts w:ascii="Arial" w:hAnsi="Arial" w:cs="Arial"/>
                <w:sz w:val="16"/>
              </w:rPr>
              <w:t>SPI_DIE2DATA_CH</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4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4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4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4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1</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4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DB2D03" w:rsidRDefault="00BB2EBB" w:rsidP="00F957FA">
            <w:pPr>
              <w:spacing w:before="60"/>
              <w:rPr>
                <w:rFonts w:ascii="Arial" w:hAnsi="Arial" w:cs="Arial"/>
                <w:sz w:val="16"/>
              </w:rPr>
            </w:pPr>
            <w:r w:rsidRPr="00BB2EBB">
              <w:rPr>
                <w:rFonts w:ascii="Arial" w:hAnsi="Arial" w:cs="Arial"/>
                <w:sz w:val="16"/>
              </w:rPr>
              <w:t>SPI_DIE1DATA_SEQ</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5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5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5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5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0</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5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DB2D03" w:rsidRDefault="00BB2EBB" w:rsidP="00F957FA">
            <w:pPr>
              <w:spacing w:before="60"/>
              <w:rPr>
                <w:rFonts w:ascii="Arial" w:hAnsi="Arial" w:cs="Arial"/>
                <w:sz w:val="16"/>
              </w:rPr>
            </w:pPr>
            <w:r w:rsidRPr="00BB2EBB">
              <w:rPr>
                <w:rFonts w:ascii="Arial" w:hAnsi="Arial" w:cs="Arial"/>
                <w:sz w:val="16"/>
              </w:rPr>
              <w:t>SPI_DIE2DATA_SEQ</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5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5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5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5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1</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5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Pr="00DB2D03" w:rsidRDefault="00DB2D03" w:rsidP="00F957FA">
            <w:pPr>
              <w:spacing w:before="60"/>
              <w:rPr>
                <w:rFonts w:ascii="Arial" w:hAnsi="Arial" w:cs="Arial"/>
                <w:sz w:val="16"/>
              </w:rPr>
            </w:pPr>
            <w:r w:rsidRPr="00DB2D03">
              <w:rPr>
                <w:rFonts w:ascii="Arial" w:hAnsi="Arial" w:cs="Arial"/>
                <w:sz w:val="16"/>
              </w:rPr>
              <w:t>D_SPINXTNUMCHAN_CNT_U16</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6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6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6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1</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6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2</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6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Pr="00DB2D03" w:rsidRDefault="00DB2D03" w:rsidP="00F957FA">
            <w:pPr>
              <w:spacing w:before="60"/>
              <w:rPr>
                <w:rFonts w:ascii="Arial" w:hAnsi="Arial" w:cs="Arial"/>
                <w:sz w:val="16"/>
              </w:rPr>
            </w:pPr>
            <w:r w:rsidRPr="00DB2D03">
              <w:rPr>
                <w:rFonts w:ascii="Arial" w:hAnsi="Arial" w:cs="Arial"/>
                <w:sz w:val="16"/>
              </w:rPr>
              <w:t>D_SPINXTNUMSEQ_CNT_U16</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6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6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6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1</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6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2</w:t>
            </w:r>
          </w:p>
        </w:tc>
      </w:tr>
      <w:tr w:rsidR="00BB2EB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6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BB2EBB" w:rsidRPr="00DB2D03" w:rsidRDefault="00BB2EBB" w:rsidP="00F957FA">
            <w:pPr>
              <w:spacing w:before="60"/>
              <w:rPr>
                <w:rFonts w:ascii="Arial" w:hAnsi="Arial" w:cs="Arial"/>
                <w:sz w:val="16"/>
              </w:rPr>
            </w:pPr>
            <w:r w:rsidRPr="00BB2EBB">
              <w:rPr>
                <w:rFonts w:ascii="Arial" w:hAnsi="Arial" w:cs="Arial"/>
                <w:sz w:val="16"/>
              </w:rPr>
              <w:t>D_TGSIZE_CNT_U16</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7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7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7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7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del w:id="74" w:author="Creager, Kathleen" w:date="2014-02-26T14:27:00Z">
              <w:r w:rsidDel="0089449B">
                <w:rPr>
                  <w:rFonts w:ascii="Arial" w:hAnsi="Arial" w:cs="Arial"/>
                  <w:sz w:val="16"/>
                </w:rPr>
                <w:delText>4</w:delText>
              </w:r>
            </w:del>
            <w:ins w:id="75" w:author="Creager, Kathleen" w:date="2014-02-26T14:27:00Z">
              <w:r w:rsidR="0089449B">
                <w:rPr>
                  <w:rFonts w:ascii="Arial" w:hAnsi="Arial" w:cs="Arial"/>
                  <w:sz w:val="16"/>
                </w:rPr>
                <w:t>3</w:t>
              </w:r>
            </w:ins>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7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Pr="00DB2D03" w:rsidRDefault="00DB2D03" w:rsidP="00F957FA">
            <w:pPr>
              <w:spacing w:before="60"/>
              <w:rPr>
                <w:rFonts w:ascii="Arial" w:hAnsi="Arial" w:cs="Arial"/>
                <w:sz w:val="16"/>
              </w:rPr>
            </w:pPr>
            <w:r w:rsidRPr="00DB2D03">
              <w:rPr>
                <w:rFonts w:ascii="Arial" w:hAnsi="Arial" w:cs="Arial"/>
                <w:sz w:val="16"/>
              </w:rPr>
              <w:t>MIBSPI3_GCR1</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7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7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7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DB2D03" w:rsidP="00F957FA">
            <w:pPr>
              <w:spacing w:before="60"/>
              <w:rPr>
                <w:rFonts w:ascii="Arial" w:hAnsi="Arial" w:cs="Arial"/>
                <w:sz w:val="16"/>
              </w:rPr>
            </w:pPr>
            <w:r>
              <w:rPr>
                <w:rFonts w:ascii="Arial" w:hAnsi="Arial" w:cs="Arial"/>
                <w:sz w:val="16"/>
              </w:rPr>
              <w:t>3</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8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BB2EBB" w:rsidP="00F957FA">
            <w:pPr>
              <w:spacing w:before="60"/>
              <w:rPr>
                <w:rFonts w:ascii="Arial" w:hAnsi="Arial" w:cs="Arial"/>
                <w:sz w:val="16"/>
              </w:rPr>
            </w:pPr>
            <w:r>
              <w:rPr>
                <w:rFonts w:ascii="Arial" w:hAnsi="Arial" w:cs="Arial"/>
                <w:sz w:val="16"/>
              </w:rPr>
              <w:t>3</w:t>
            </w:r>
          </w:p>
        </w:tc>
      </w:tr>
      <w:tr w:rsidR="00DB2D03"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8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DB2D03" w:rsidRPr="00DB2D03" w:rsidRDefault="00DB2D03" w:rsidP="00F957FA">
            <w:pPr>
              <w:spacing w:before="60"/>
              <w:rPr>
                <w:rFonts w:ascii="Arial" w:hAnsi="Arial" w:cs="Arial"/>
                <w:sz w:val="16"/>
              </w:rPr>
            </w:pPr>
            <w:r w:rsidRPr="00DB2D03">
              <w:rPr>
                <w:rFonts w:ascii="Arial" w:hAnsi="Arial" w:cs="Arial"/>
                <w:sz w:val="16"/>
              </w:rPr>
              <w:t>MIBSPI5_GCR1</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8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8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DB2D03"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8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DB2D03" w:rsidRDefault="007B4345" w:rsidP="00F957FA">
            <w:pPr>
              <w:spacing w:before="60"/>
              <w:rPr>
                <w:rFonts w:ascii="Arial" w:hAnsi="Arial" w:cs="Arial"/>
                <w:sz w:val="16"/>
              </w:rPr>
            </w:pPr>
            <w:r>
              <w:rPr>
                <w:rFonts w:ascii="Arial" w:hAnsi="Arial" w:cs="Arial"/>
                <w:sz w:val="16"/>
              </w:rPr>
              <w:t>3</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8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DB2D03" w:rsidRDefault="00BB2EBB" w:rsidP="00F957FA">
            <w:pPr>
              <w:spacing w:before="60"/>
              <w:rPr>
                <w:rFonts w:ascii="Arial" w:hAnsi="Arial" w:cs="Arial"/>
                <w:sz w:val="16"/>
              </w:rPr>
            </w:pPr>
            <w:r>
              <w:rPr>
                <w:rFonts w:ascii="Arial" w:hAnsi="Arial" w:cs="Arial"/>
                <w:sz w:val="16"/>
              </w:rPr>
              <w:t>3</w:t>
            </w:r>
          </w:p>
        </w:tc>
      </w:tr>
      <w:tr w:rsidR="007B4345"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8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7B4345" w:rsidRPr="00DB2D03" w:rsidRDefault="007B4345" w:rsidP="00F957FA">
            <w:pPr>
              <w:spacing w:before="60"/>
              <w:rPr>
                <w:rFonts w:ascii="Arial" w:hAnsi="Arial" w:cs="Arial"/>
                <w:sz w:val="16"/>
              </w:rPr>
            </w:pPr>
            <w:r w:rsidRPr="007B4345">
              <w:rPr>
                <w:rFonts w:ascii="Arial" w:hAnsi="Arial" w:cs="Arial"/>
                <w:sz w:val="16"/>
              </w:rPr>
              <w:lastRenderedPageBreak/>
              <w:t>MIBSPI3_DELAY</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8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8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8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7B4345" w:rsidRDefault="007B4345" w:rsidP="00F957FA">
            <w:pPr>
              <w:spacing w:before="60"/>
              <w:rPr>
                <w:rFonts w:ascii="Arial" w:hAnsi="Arial" w:cs="Arial"/>
                <w:sz w:val="16"/>
              </w:rPr>
            </w:pPr>
            <w:r>
              <w:rPr>
                <w:rFonts w:ascii="Arial" w:hAnsi="Arial" w:cs="Arial"/>
                <w:sz w:val="16"/>
              </w:rPr>
              <w:t>0xFFFF0000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9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7B4345" w:rsidRDefault="00BB2EBB" w:rsidP="00F957FA">
            <w:pPr>
              <w:spacing w:before="60"/>
              <w:rPr>
                <w:rFonts w:ascii="Arial" w:hAnsi="Arial" w:cs="Arial"/>
                <w:sz w:val="16"/>
              </w:rPr>
            </w:pPr>
            <w:r>
              <w:rPr>
                <w:rFonts w:ascii="Arial" w:hAnsi="Arial" w:cs="Arial"/>
                <w:sz w:val="16"/>
              </w:rPr>
              <w:t>0x04010000</w:t>
            </w:r>
          </w:p>
        </w:tc>
      </w:tr>
      <w:tr w:rsidR="007B4345"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9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7B4345" w:rsidRPr="007B4345" w:rsidRDefault="007B4345" w:rsidP="00F957FA">
            <w:pPr>
              <w:spacing w:before="60"/>
              <w:rPr>
                <w:rFonts w:ascii="Arial" w:hAnsi="Arial" w:cs="Arial"/>
                <w:sz w:val="16"/>
              </w:rPr>
            </w:pPr>
            <w:r w:rsidRPr="007B4345">
              <w:rPr>
                <w:rFonts w:ascii="Arial" w:hAnsi="Arial" w:cs="Arial"/>
                <w:sz w:val="16"/>
              </w:rPr>
              <w:t>MIBSPI5_DELAY</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9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9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9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7B4345" w:rsidRDefault="007B4345"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9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7B4345" w:rsidRDefault="00BB2EBB" w:rsidP="00F957FA">
            <w:pPr>
              <w:spacing w:before="60"/>
              <w:rPr>
                <w:rFonts w:ascii="Arial" w:hAnsi="Arial" w:cs="Arial"/>
                <w:sz w:val="16"/>
              </w:rPr>
            </w:pPr>
            <w:r>
              <w:rPr>
                <w:rFonts w:ascii="Arial" w:hAnsi="Arial" w:cs="Arial"/>
                <w:sz w:val="16"/>
              </w:rPr>
              <w:t>0x04010000</w:t>
            </w:r>
          </w:p>
        </w:tc>
      </w:tr>
      <w:tr w:rsidR="007B4345"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9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7B4345" w:rsidRPr="007B4345" w:rsidRDefault="007B4345" w:rsidP="00F957FA">
            <w:pPr>
              <w:spacing w:before="60"/>
              <w:rPr>
                <w:rFonts w:ascii="Arial" w:hAnsi="Arial" w:cs="Arial"/>
                <w:sz w:val="16"/>
              </w:rPr>
            </w:pPr>
            <w:r w:rsidRPr="007B4345">
              <w:rPr>
                <w:rFonts w:ascii="Arial" w:hAnsi="Arial" w:cs="Arial"/>
                <w:sz w:val="16"/>
              </w:rPr>
              <w:t>MIBSPI3_FMT0</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9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9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9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7B4345" w:rsidRDefault="007B4345" w:rsidP="00F957FA">
            <w:pPr>
              <w:spacing w:before="60"/>
              <w:rPr>
                <w:rFonts w:ascii="Arial" w:hAnsi="Arial" w:cs="Arial"/>
                <w:sz w:val="16"/>
              </w:rPr>
            </w:pPr>
            <w:r>
              <w:rPr>
                <w:rFonts w:ascii="Arial" w:hAnsi="Arial" w:cs="Arial"/>
                <w:sz w:val="16"/>
              </w:rPr>
              <w:t>0xFF00FF08</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0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7B4345" w:rsidRDefault="00BB2EBB" w:rsidP="00F957FA">
            <w:pPr>
              <w:spacing w:before="60"/>
              <w:rPr>
                <w:rFonts w:ascii="Arial" w:hAnsi="Arial" w:cs="Arial"/>
                <w:sz w:val="16"/>
              </w:rPr>
            </w:pPr>
            <w:r>
              <w:rPr>
                <w:rFonts w:ascii="Arial" w:hAnsi="Arial" w:cs="Arial"/>
                <w:sz w:val="16"/>
              </w:rPr>
              <w:t>0x04020710</w:t>
            </w:r>
          </w:p>
        </w:tc>
      </w:tr>
      <w:tr w:rsidR="007B4345"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0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7B4345" w:rsidRPr="007B4345" w:rsidRDefault="007B4345" w:rsidP="00F957FA">
            <w:pPr>
              <w:spacing w:before="60"/>
              <w:rPr>
                <w:rFonts w:ascii="Arial" w:hAnsi="Arial" w:cs="Arial"/>
                <w:sz w:val="16"/>
              </w:rPr>
            </w:pPr>
            <w:r w:rsidRPr="007B4345">
              <w:rPr>
                <w:rFonts w:ascii="Arial" w:hAnsi="Arial" w:cs="Arial"/>
                <w:sz w:val="16"/>
              </w:rPr>
              <w:t>MIBSPI5_FMT0</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0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0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0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7B4345" w:rsidRDefault="007B4345">
            <w:pPr>
              <w:spacing w:before="60"/>
              <w:rPr>
                <w:rFonts w:ascii="Arial" w:hAnsi="Arial" w:cs="Arial"/>
                <w:sz w:val="16"/>
              </w:rPr>
            </w:pPr>
            <w:r>
              <w:rPr>
                <w:rFonts w:ascii="Arial" w:hAnsi="Arial" w:cs="Arial"/>
                <w:sz w:val="16"/>
              </w:rPr>
              <w:t>0x5E1</w:t>
            </w:r>
            <w:r w:rsidR="000B1C07">
              <w:rPr>
                <w:rFonts w:ascii="Arial" w:hAnsi="Arial" w:cs="Arial"/>
                <w:sz w:val="16"/>
              </w:rPr>
              <w:t>4</w:t>
            </w:r>
            <w:r>
              <w:rPr>
                <w:rFonts w:ascii="Arial" w:hAnsi="Arial" w:cs="Arial"/>
                <w:sz w:val="16"/>
              </w:rPr>
              <w:t>8206</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0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7B4345" w:rsidRDefault="00BB2EBB" w:rsidP="00F957FA">
            <w:pPr>
              <w:spacing w:before="60"/>
              <w:rPr>
                <w:rFonts w:ascii="Arial" w:hAnsi="Arial" w:cs="Arial"/>
                <w:sz w:val="16"/>
              </w:rPr>
            </w:pPr>
            <w:r>
              <w:rPr>
                <w:rFonts w:ascii="Arial" w:hAnsi="Arial" w:cs="Arial"/>
                <w:sz w:val="16"/>
              </w:rPr>
              <w:t>0x04020710</w:t>
            </w:r>
          </w:p>
        </w:tc>
      </w:tr>
      <w:tr w:rsidR="007B4345"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0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7B4345" w:rsidRPr="007B4345" w:rsidRDefault="007B4345" w:rsidP="00F957FA">
            <w:pPr>
              <w:spacing w:before="60"/>
              <w:rPr>
                <w:rFonts w:ascii="Arial" w:hAnsi="Arial" w:cs="Arial"/>
                <w:sz w:val="16"/>
              </w:rPr>
            </w:pPr>
            <w:r w:rsidRPr="007B4345">
              <w:rPr>
                <w:rFonts w:ascii="Arial" w:hAnsi="Arial" w:cs="Arial"/>
                <w:sz w:val="16"/>
              </w:rPr>
              <w:t>MIBSPI5_FMT1</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0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0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0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7B4345" w:rsidRDefault="000B1C07" w:rsidP="00F957FA">
            <w:pPr>
              <w:spacing w:before="60"/>
              <w:rPr>
                <w:rFonts w:ascii="Arial" w:hAnsi="Arial" w:cs="Arial"/>
                <w:sz w:val="16"/>
              </w:rPr>
            </w:pPr>
            <w:r>
              <w:rPr>
                <w:rFonts w:ascii="Arial" w:hAnsi="Arial" w:cs="Arial"/>
                <w:sz w:val="16"/>
              </w:rPr>
              <w:t>0x5E14</w:t>
            </w:r>
            <w:r w:rsidR="007B4345">
              <w:rPr>
                <w:rFonts w:ascii="Arial" w:hAnsi="Arial" w:cs="Arial"/>
                <w:sz w:val="16"/>
              </w:rPr>
              <w:t>8210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1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7B4345" w:rsidRDefault="00BB2EBB" w:rsidP="00F957FA">
            <w:pPr>
              <w:spacing w:before="60"/>
              <w:rPr>
                <w:rFonts w:ascii="Arial" w:hAnsi="Arial" w:cs="Arial"/>
                <w:sz w:val="16"/>
              </w:rPr>
            </w:pPr>
            <w:r>
              <w:rPr>
                <w:rFonts w:ascii="Arial" w:hAnsi="Arial" w:cs="Arial"/>
                <w:sz w:val="16"/>
              </w:rPr>
              <w:t>Not Defined</w:t>
            </w:r>
          </w:p>
        </w:tc>
      </w:tr>
      <w:tr w:rsidR="007B4345"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1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7B4345" w:rsidRPr="007B4345" w:rsidRDefault="00950B18" w:rsidP="00F957FA">
            <w:pPr>
              <w:spacing w:before="60"/>
              <w:rPr>
                <w:rFonts w:ascii="Arial" w:hAnsi="Arial" w:cs="Arial"/>
                <w:sz w:val="16"/>
              </w:rPr>
            </w:pPr>
            <w:r w:rsidRPr="00950B18">
              <w:rPr>
                <w:rFonts w:ascii="Arial" w:hAnsi="Arial" w:cs="Arial"/>
                <w:sz w:val="16"/>
              </w:rPr>
              <w:t>MIBSPI5_FMT2</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1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1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7B4345"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1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7B4345" w:rsidRDefault="000B1C07" w:rsidP="00F957FA">
            <w:pPr>
              <w:spacing w:before="60"/>
              <w:rPr>
                <w:rFonts w:ascii="Arial" w:hAnsi="Arial" w:cs="Arial"/>
                <w:sz w:val="16"/>
              </w:rPr>
            </w:pPr>
            <w:r>
              <w:rPr>
                <w:rFonts w:ascii="Arial" w:hAnsi="Arial" w:cs="Arial"/>
                <w:sz w:val="16"/>
              </w:rPr>
              <w:t>0x0014</w:t>
            </w:r>
            <w:r w:rsidR="00950B18">
              <w:rPr>
                <w:rFonts w:ascii="Arial" w:hAnsi="Arial" w:cs="Arial"/>
                <w:sz w:val="16"/>
              </w:rPr>
              <w:t>820B</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1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7B4345" w:rsidRDefault="00BB2EBB" w:rsidP="00F957FA">
            <w:pPr>
              <w:spacing w:before="60"/>
              <w:rPr>
                <w:rFonts w:ascii="Arial" w:hAnsi="Arial" w:cs="Arial"/>
                <w:sz w:val="16"/>
              </w:rPr>
            </w:pPr>
            <w:r>
              <w:rPr>
                <w:rFonts w:ascii="Arial" w:hAnsi="Arial" w:cs="Arial"/>
                <w:sz w:val="16"/>
              </w:rPr>
              <w:t>Not Defined</w:t>
            </w:r>
          </w:p>
        </w:tc>
      </w:tr>
      <w:tr w:rsidR="00950B18"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1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950B18" w:rsidRPr="00950B18" w:rsidRDefault="00950B18" w:rsidP="00F957FA">
            <w:pPr>
              <w:spacing w:before="60"/>
              <w:rPr>
                <w:rFonts w:ascii="Arial" w:hAnsi="Arial" w:cs="Arial"/>
                <w:sz w:val="16"/>
              </w:rPr>
            </w:pPr>
            <w:r w:rsidRPr="00950B18">
              <w:rPr>
                <w:rFonts w:ascii="Arial" w:hAnsi="Arial" w:cs="Arial"/>
                <w:sz w:val="16"/>
              </w:rPr>
              <w:t>MIBSPI3_TGCNTRL0</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1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950B18"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1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950B18"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1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950B18" w:rsidRDefault="00950B18" w:rsidP="00F957FA">
            <w:pPr>
              <w:spacing w:before="60"/>
              <w:rPr>
                <w:rFonts w:ascii="Arial" w:hAnsi="Arial" w:cs="Arial"/>
                <w:sz w:val="16"/>
              </w:rPr>
            </w:pPr>
            <w:r>
              <w:rPr>
                <w:rFonts w:ascii="Arial" w:hAnsi="Arial" w:cs="Arial"/>
                <w:sz w:val="16"/>
              </w:rPr>
              <w:t>0x403</w:t>
            </w:r>
            <w:r w:rsidR="002612AB">
              <w:rPr>
                <w:rFonts w:ascii="Arial" w:hAnsi="Arial" w:cs="Arial"/>
                <w:sz w:val="16"/>
              </w:rPr>
              <w:t>F0000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2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950B18" w:rsidRDefault="00BB2EBB" w:rsidP="0089449B">
            <w:pPr>
              <w:spacing w:before="60"/>
              <w:rPr>
                <w:rFonts w:ascii="Arial" w:hAnsi="Arial" w:cs="Arial"/>
                <w:sz w:val="16"/>
              </w:rPr>
            </w:pPr>
            <w:del w:id="121" w:author="Creager, Kathleen" w:date="2014-02-26T14:28:00Z">
              <w:r w:rsidDel="0089449B">
                <w:rPr>
                  <w:rFonts w:ascii="Arial" w:hAnsi="Arial" w:cs="Arial"/>
                  <w:sz w:val="16"/>
                </w:rPr>
                <w:delText>0x801C0000</w:delText>
              </w:r>
            </w:del>
            <w:ins w:id="122" w:author="Creager, Kathleen" w:date="2014-02-26T14:28:00Z">
              <w:r w:rsidR="0089449B">
                <w:rPr>
                  <w:rFonts w:ascii="Arial" w:hAnsi="Arial" w:cs="Arial"/>
                  <w:sz w:val="16"/>
                </w:rPr>
                <w:t>0x001C0000</w:t>
              </w:r>
            </w:ins>
          </w:p>
        </w:tc>
      </w:tr>
      <w:tr w:rsidR="008F0019"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23"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0019" w:rsidRPr="00950B18" w:rsidRDefault="008F0019" w:rsidP="00F957FA">
            <w:pPr>
              <w:spacing w:before="60"/>
              <w:rPr>
                <w:rFonts w:ascii="Arial" w:hAnsi="Arial" w:cs="Arial"/>
                <w:sz w:val="16"/>
              </w:rPr>
            </w:pPr>
            <w:r w:rsidRPr="008F0019">
              <w:rPr>
                <w:rFonts w:ascii="Arial" w:hAnsi="Arial" w:cs="Arial"/>
                <w:sz w:val="16"/>
              </w:rPr>
              <w:t>MIBSPI3_TGCNTRL1</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24"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0019"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25"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0019"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26"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0019" w:rsidRDefault="008F0019" w:rsidP="00F957FA">
            <w:pPr>
              <w:spacing w:before="60"/>
              <w:rPr>
                <w:rFonts w:ascii="Arial" w:hAnsi="Arial" w:cs="Arial"/>
                <w:sz w:val="16"/>
              </w:rPr>
            </w:pPr>
            <w:r>
              <w:rPr>
                <w:rFonts w:ascii="Arial" w:hAnsi="Arial" w:cs="Arial"/>
                <w:sz w:val="16"/>
              </w:rPr>
              <w:t>0x00000A00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27"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0019" w:rsidRDefault="00BB2EBB" w:rsidP="00F957FA">
            <w:pPr>
              <w:spacing w:before="60"/>
              <w:rPr>
                <w:rFonts w:ascii="Arial" w:hAnsi="Arial" w:cs="Arial"/>
                <w:sz w:val="16"/>
              </w:rPr>
            </w:pPr>
            <w:del w:id="128" w:author="Creager, Kathleen" w:date="2014-02-26T14:30:00Z">
              <w:r w:rsidDel="0089449B">
                <w:rPr>
                  <w:rFonts w:ascii="Arial" w:hAnsi="Arial" w:cs="Arial"/>
                  <w:sz w:val="16"/>
                </w:rPr>
                <w:delText>0x00700400</w:delText>
              </w:r>
            </w:del>
            <w:ins w:id="129" w:author="Creager, Kathleen" w:date="2014-02-26T14:30:00Z">
              <w:r w:rsidR="00DA572F">
                <w:rPr>
                  <w:rFonts w:ascii="Arial" w:hAnsi="Arial" w:cs="Arial"/>
                  <w:sz w:val="16"/>
                </w:rPr>
                <w:t>0x40</w:t>
              </w:r>
            </w:ins>
            <w:ins w:id="130" w:author="Creager, Kathleen" w:date="2014-02-26T16:03:00Z">
              <w:r w:rsidR="00DA572F">
                <w:rPr>
                  <w:rFonts w:ascii="Arial" w:hAnsi="Arial" w:cs="Arial"/>
                  <w:sz w:val="16"/>
                </w:rPr>
                <w:t>2</w:t>
              </w:r>
            </w:ins>
            <w:ins w:id="131" w:author="Creager, Kathleen" w:date="2014-02-26T14:30:00Z">
              <w:r w:rsidR="00DA572F">
                <w:rPr>
                  <w:rFonts w:ascii="Arial" w:hAnsi="Arial" w:cs="Arial"/>
                  <w:sz w:val="16"/>
                </w:rPr>
                <w:t>C0</w:t>
              </w:r>
            </w:ins>
            <w:ins w:id="132" w:author="Creager, Kathleen" w:date="2014-02-26T16:03:00Z">
              <w:r w:rsidR="00DA572F">
                <w:rPr>
                  <w:rFonts w:ascii="Arial" w:hAnsi="Arial" w:cs="Arial"/>
                  <w:sz w:val="16"/>
                </w:rPr>
                <w:t>3</w:t>
              </w:r>
            </w:ins>
            <w:ins w:id="133" w:author="Creager, Kathleen" w:date="2014-02-26T14:30:00Z">
              <w:r w:rsidR="0089449B">
                <w:rPr>
                  <w:rFonts w:ascii="Arial" w:hAnsi="Arial" w:cs="Arial"/>
                  <w:sz w:val="16"/>
                </w:rPr>
                <w:t>00</w:t>
              </w:r>
            </w:ins>
          </w:p>
        </w:tc>
      </w:tr>
      <w:tr w:rsidR="0089449B" w:rsidTr="00692F50">
        <w:trPr>
          <w:cantSplit/>
          <w:ins w:id="134" w:author="Creager, Kathleen" w:date="2014-02-26T14:29:00Z"/>
        </w:trPr>
        <w:tc>
          <w:tcPr>
            <w:tcW w:w="2448" w:type="dxa"/>
            <w:tcBorders>
              <w:top w:val="single" w:sz="6" w:space="0" w:color="auto"/>
              <w:left w:val="single" w:sz="6" w:space="0" w:color="auto"/>
              <w:bottom w:val="single" w:sz="6" w:space="0" w:color="auto"/>
              <w:right w:val="single" w:sz="6" w:space="0" w:color="auto"/>
            </w:tcBorders>
            <w:shd w:val="clear" w:color="auto" w:fill="auto"/>
            <w:tcPrChange w:id="135"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9449B" w:rsidRPr="008F32AB" w:rsidRDefault="0089449B" w:rsidP="00F957FA">
            <w:pPr>
              <w:spacing w:before="60"/>
              <w:rPr>
                <w:ins w:id="136" w:author="Creager, Kathleen" w:date="2014-02-26T14:29:00Z"/>
                <w:rFonts w:ascii="Arial" w:hAnsi="Arial" w:cs="Arial"/>
                <w:sz w:val="16"/>
              </w:rPr>
            </w:pPr>
            <w:ins w:id="137" w:author="Creager, Kathleen" w:date="2014-02-26T14:29:00Z">
              <w:r>
                <w:rPr>
                  <w:rFonts w:ascii="Arial" w:hAnsi="Arial" w:cs="Arial"/>
                  <w:sz w:val="16"/>
                </w:rPr>
                <w:t>MIBSPI3_TGCTRL2</w:t>
              </w:r>
            </w:ins>
          </w:p>
        </w:tc>
        <w:tc>
          <w:tcPr>
            <w:tcW w:w="720" w:type="dxa"/>
            <w:tcBorders>
              <w:top w:val="single" w:sz="6" w:space="0" w:color="auto"/>
              <w:left w:val="single" w:sz="6" w:space="0" w:color="auto"/>
              <w:bottom w:val="single" w:sz="6" w:space="0" w:color="auto"/>
              <w:right w:val="single" w:sz="6" w:space="0" w:color="auto"/>
            </w:tcBorders>
            <w:shd w:val="clear" w:color="auto" w:fill="auto"/>
            <w:tcPrChange w:id="138"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9449B" w:rsidRDefault="0089449B" w:rsidP="00F957FA">
            <w:pPr>
              <w:spacing w:before="60"/>
              <w:rPr>
                <w:ins w:id="139" w:author="Creager, Kathleen" w:date="2014-02-26T14:29:00Z"/>
                <w:rFonts w:ascii="Arial" w:hAnsi="Arial" w:cs="Arial"/>
                <w:sz w:val="16"/>
              </w:rPr>
            </w:pPr>
            <w:ins w:id="140" w:author="Creager, Kathleen" w:date="2014-02-26T14:29:00Z">
              <w:r>
                <w:rPr>
                  <w:rFonts w:ascii="Arial" w:hAnsi="Arial" w:cs="Arial"/>
                  <w:sz w:val="16"/>
                </w:rPr>
                <w:t>Count</w:t>
              </w:r>
            </w:ins>
          </w:p>
        </w:tc>
        <w:tc>
          <w:tcPr>
            <w:tcW w:w="810" w:type="dxa"/>
            <w:tcBorders>
              <w:top w:val="single" w:sz="6" w:space="0" w:color="auto"/>
              <w:left w:val="single" w:sz="6" w:space="0" w:color="auto"/>
              <w:bottom w:val="single" w:sz="6" w:space="0" w:color="auto"/>
              <w:right w:val="single" w:sz="6" w:space="0" w:color="auto"/>
            </w:tcBorders>
            <w:shd w:val="clear" w:color="auto" w:fill="auto"/>
            <w:tcPrChange w:id="14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9449B" w:rsidRDefault="0089449B" w:rsidP="00F957FA">
            <w:pPr>
              <w:spacing w:before="60"/>
              <w:rPr>
                <w:ins w:id="142" w:author="Creager, Kathleen" w:date="2014-02-26T14:29:00Z"/>
                <w:rFonts w:ascii="Arial" w:hAnsi="Arial" w:cs="Arial"/>
                <w:sz w:val="16"/>
              </w:rPr>
            </w:pPr>
            <w:proofErr w:type="spellStart"/>
            <w:ins w:id="143" w:author="Creager, Kathleen" w:date="2014-02-26T14:29:00Z">
              <w:r>
                <w:rPr>
                  <w:rFonts w:ascii="Arial" w:hAnsi="Arial" w:cs="Arial"/>
                  <w:sz w:val="16"/>
                </w:rPr>
                <w:t>Unitless</w:t>
              </w:r>
              <w:proofErr w:type="spellEnd"/>
            </w:ins>
          </w:p>
        </w:tc>
        <w:tc>
          <w:tcPr>
            <w:tcW w:w="2250" w:type="dxa"/>
            <w:tcBorders>
              <w:top w:val="single" w:sz="6" w:space="0" w:color="auto"/>
              <w:left w:val="single" w:sz="6" w:space="0" w:color="auto"/>
              <w:bottom w:val="single" w:sz="6" w:space="0" w:color="auto"/>
              <w:right w:val="single" w:sz="6" w:space="0" w:color="auto"/>
            </w:tcBorders>
            <w:shd w:val="clear" w:color="auto" w:fill="auto"/>
            <w:tcPrChange w:id="14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9449B" w:rsidRDefault="0089449B" w:rsidP="00F957FA">
            <w:pPr>
              <w:spacing w:before="60"/>
              <w:rPr>
                <w:ins w:id="145" w:author="Creager, Kathleen" w:date="2014-02-26T14:29:00Z"/>
                <w:rFonts w:ascii="Arial" w:hAnsi="Arial" w:cs="Arial"/>
                <w:sz w:val="16"/>
              </w:rPr>
            </w:pPr>
            <w:ins w:id="146" w:author="Creager, Kathleen" w:date="2014-02-26T14:29:00Z">
              <w:r>
                <w:rPr>
                  <w:rFonts w:ascii="Arial" w:hAnsi="Arial" w:cs="Arial"/>
                  <w:sz w:val="16"/>
                </w:rPr>
                <w:t>Not Defined</w:t>
              </w:r>
            </w:ins>
          </w:p>
        </w:tc>
        <w:tc>
          <w:tcPr>
            <w:tcW w:w="2430" w:type="dxa"/>
            <w:tcBorders>
              <w:top w:val="single" w:sz="6" w:space="0" w:color="auto"/>
              <w:left w:val="single" w:sz="6" w:space="0" w:color="auto"/>
              <w:bottom w:val="single" w:sz="6" w:space="0" w:color="auto"/>
              <w:right w:val="single" w:sz="6" w:space="0" w:color="auto"/>
            </w:tcBorders>
            <w:shd w:val="clear" w:color="auto" w:fill="auto"/>
            <w:tcPrChange w:id="147"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9449B" w:rsidRDefault="00DA572F" w:rsidP="00F957FA">
            <w:pPr>
              <w:spacing w:before="60"/>
              <w:rPr>
                <w:ins w:id="148" w:author="Creager, Kathleen" w:date="2014-02-26T14:29:00Z"/>
                <w:rFonts w:ascii="Arial" w:hAnsi="Arial" w:cs="Arial"/>
                <w:sz w:val="16"/>
              </w:rPr>
            </w:pPr>
            <w:ins w:id="149" w:author="Creager, Kathleen" w:date="2014-02-26T14:30:00Z">
              <w:r>
                <w:rPr>
                  <w:rFonts w:ascii="Arial" w:hAnsi="Arial" w:cs="Arial"/>
                  <w:sz w:val="16"/>
                </w:rPr>
                <w:t>0x00700</w:t>
              </w:r>
            </w:ins>
            <w:ins w:id="150" w:author="Creager, Kathleen" w:date="2014-02-26T16:04:00Z">
              <w:r>
                <w:rPr>
                  <w:rFonts w:ascii="Arial" w:hAnsi="Arial" w:cs="Arial"/>
                  <w:sz w:val="16"/>
                </w:rPr>
                <w:t>6</w:t>
              </w:r>
            </w:ins>
            <w:ins w:id="151" w:author="Creager, Kathleen" w:date="2014-02-26T14:30:00Z">
              <w:r w:rsidR="0089449B">
                <w:rPr>
                  <w:rFonts w:ascii="Arial" w:hAnsi="Arial" w:cs="Arial"/>
                  <w:sz w:val="16"/>
                </w:rPr>
                <w:t>00</w:t>
              </w:r>
            </w:ins>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52"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0019" w:rsidRDefault="008F32AB" w:rsidP="00F957FA">
            <w:pPr>
              <w:spacing w:before="60"/>
              <w:rPr>
                <w:rFonts w:ascii="Arial" w:hAnsi="Arial" w:cs="Arial"/>
                <w:sz w:val="16"/>
              </w:rPr>
            </w:pPr>
            <w:r w:rsidRPr="008F32AB">
              <w:rPr>
                <w:rFonts w:ascii="Arial" w:hAnsi="Arial" w:cs="Arial"/>
                <w:sz w:val="16"/>
              </w:rPr>
              <w:t>MIBSPI3_TOTALTGLENGTH</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53"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54"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55"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8F32AB" w:rsidP="00F957FA">
            <w:pPr>
              <w:spacing w:before="60"/>
              <w:rPr>
                <w:rFonts w:ascii="Arial" w:hAnsi="Arial" w:cs="Arial"/>
                <w:sz w:val="16"/>
              </w:rPr>
            </w:pPr>
            <w:r>
              <w:rPr>
                <w:rFonts w:ascii="Arial" w:hAnsi="Arial" w:cs="Arial"/>
                <w:sz w:val="16"/>
              </w:rPr>
              <w:t>10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56"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BB2EBB" w:rsidP="00F957FA">
            <w:pPr>
              <w:spacing w:before="60"/>
              <w:rPr>
                <w:rFonts w:ascii="Arial" w:hAnsi="Arial" w:cs="Arial"/>
                <w:sz w:val="16"/>
              </w:rPr>
            </w:pPr>
            <w:del w:id="157" w:author="Creager, Kathleen" w:date="2014-02-26T14:31:00Z">
              <w:r w:rsidDel="0089449B">
                <w:rPr>
                  <w:rFonts w:ascii="Arial" w:hAnsi="Arial" w:cs="Arial"/>
                  <w:sz w:val="16"/>
                </w:rPr>
                <w:delText>4</w:delText>
              </w:r>
            </w:del>
            <w:ins w:id="158" w:author="Creager, Kathleen" w:date="2014-02-26T14:31:00Z">
              <w:r w:rsidR="0089449B">
                <w:rPr>
                  <w:rFonts w:ascii="Arial" w:hAnsi="Arial" w:cs="Arial"/>
                  <w:sz w:val="16"/>
                </w:rPr>
                <w:t>6</w:t>
              </w:r>
            </w:ins>
          </w:p>
        </w:tc>
      </w:tr>
      <w:tr w:rsidR="00BB2EB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5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BB2EBB" w:rsidRPr="008F32AB" w:rsidRDefault="00BB2EBB" w:rsidP="00F957FA">
            <w:pPr>
              <w:spacing w:before="60"/>
              <w:rPr>
                <w:rFonts w:ascii="Arial" w:hAnsi="Arial" w:cs="Arial"/>
                <w:sz w:val="16"/>
              </w:rPr>
            </w:pPr>
            <w:r w:rsidRPr="008F32AB">
              <w:rPr>
                <w:rFonts w:ascii="Arial" w:hAnsi="Arial" w:cs="Arial"/>
                <w:sz w:val="16"/>
              </w:rPr>
              <w:t>MIBSPI5_TGCNTRL0</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6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6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6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r>
              <w:rPr>
                <w:rFonts w:ascii="Arial" w:hAnsi="Arial" w:cs="Arial"/>
                <w:sz w:val="16"/>
              </w:rPr>
              <w:t>0x40700000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6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BB2EBB" w:rsidRDefault="00BB2EBB" w:rsidP="00DA572F">
            <w:pPr>
              <w:spacing w:before="60"/>
              <w:rPr>
                <w:rFonts w:ascii="Arial" w:hAnsi="Arial" w:cs="Arial"/>
                <w:sz w:val="16"/>
              </w:rPr>
            </w:pPr>
            <w:r>
              <w:rPr>
                <w:rFonts w:ascii="Arial" w:hAnsi="Arial" w:cs="Arial"/>
                <w:sz w:val="16"/>
              </w:rPr>
              <w:t>0x</w:t>
            </w:r>
            <w:del w:id="164" w:author="Creager, Kathleen" w:date="2014-02-26T14:29:00Z">
              <w:r w:rsidDel="0089449B">
                <w:rPr>
                  <w:rFonts w:ascii="Arial" w:hAnsi="Arial" w:cs="Arial"/>
                  <w:sz w:val="16"/>
                </w:rPr>
                <w:delText>8</w:delText>
              </w:r>
            </w:del>
            <w:ins w:id="165" w:author="Creager, Kathleen" w:date="2014-02-26T14:29:00Z">
              <w:r w:rsidR="0089449B">
                <w:rPr>
                  <w:rFonts w:ascii="Arial" w:hAnsi="Arial" w:cs="Arial"/>
                  <w:sz w:val="16"/>
                </w:rPr>
                <w:t>0</w:t>
              </w:r>
            </w:ins>
            <w:r>
              <w:rPr>
                <w:rFonts w:ascii="Arial" w:hAnsi="Arial" w:cs="Arial"/>
                <w:sz w:val="16"/>
              </w:rPr>
              <w:t>01</w:t>
            </w:r>
            <w:del w:id="166" w:author="Creager, Kathleen" w:date="2014-02-26T16:06:00Z">
              <w:r w:rsidDel="00DA572F">
                <w:rPr>
                  <w:rFonts w:ascii="Arial" w:hAnsi="Arial" w:cs="Arial"/>
                  <w:sz w:val="16"/>
                </w:rPr>
                <w:delText>C</w:delText>
              </w:r>
            </w:del>
            <w:ins w:id="167" w:author="Creager, Kathleen" w:date="2014-02-26T16:06:00Z">
              <w:r w:rsidR="00DA572F">
                <w:rPr>
                  <w:rFonts w:ascii="Arial" w:hAnsi="Arial" w:cs="Arial"/>
                  <w:sz w:val="16"/>
                </w:rPr>
                <w:t>E</w:t>
              </w:r>
            </w:ins>
            <w:r>
              <w:rPr>
                <w:rFonts w:ascii="Arial" w:hAnsi="Arial" w:cs="Arial"/>
                <w:sz w:val="16"/>
              </w:rPr>
              <w:t>0000</w:t>
            </w:r>
          </w:p>
        </w:tc>
      </w:tr>
      <w:tr w:rsidR="00BB2EB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68"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BB2EBB" w:rsidRPr="008F32AB" w:rsidRDefault="00BB2EBB" w:rsidP="00F957FA">
            <w:pPr>
              <w:spacing w:before="60"/>
              <w:rPr>
                <w:rFonts w:ascii="Arial" w:hAnsi="Arial" w:cs="Arial"/>
                <w:sz w:val="16"/>
              </w:rPr>
            </w:pPr>
            <w:r w:rsidRPr="008F32AB">
              <w:rPr>
                <w:rFonts w:ascii="Arial" w:hAnsi="Arial" w:cs="Arial"/>
                <w:sz w:val="16"/>
              </w:rPr>
              <w:t>MIBSPI5_TGCNTRL1</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69"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70"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71"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r>
              <w:rPr>
                <w:rFonts w:ascii="Arial" w:hAnsi="Arial" w:cs="Arial"/>
                <w:sz w:val="16"/>
              </w:rPr>
              <w:t>0x40700300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72"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BB2EBB" w:rsidRDefault="00BB2EBB" w:rsidP="00DA572F">
            <w:pPr>
              <w:spacing w:before="60"/>
              <w:rPr>
                <w:rFonts w:ascii="Arial" w:hAnsi="Arial" w:cs="Arial"/>
                <w:sz w:val="16"/>
              </w:rPr>
            </w:pPr>
            <w:del w:id="173" w:author="Creager, Kathleen" w:date="2014-02-26T14:29:00Z">
              <w:r w:rsidDel="0089449B">
                <w:rPr>
                  <w:rFonts w:ascii="Arial" w:hAnsi="Arial" w:cs="Arial"/>
                  <w:sz w:val="16"/>
                </w:rPr>
                <w:delText>0x00700400</w:delText>
              </w:r>
            </w:del>
            <w:ins w:id="174" w:author="Creager, Kathleen" w:date="2014-02-26T14:30:00Z">
              <w:r w:rsidR="00DA572F">
                <w:rPr>
                  <w:rFonts w:ascii="Arial" w:hAnsi="Arial" w:cs="Arial"/>
                  <w:sz w:val="16"/>
                </w:rPr>
                <w:t>0x40</w:t>
              </w:r>
            </w:ins>
            <w:ins w:id="175" w:author="Creager, Kathleen" w:date="2014-02-26T16:03:00Z">
              <w:r w:rsidR="00DA572F">
                <w:rPr>
                  <w:rFonts w:ascii="Arial" w:hAnsi="Arial" w:cs="Arial"/>
                  <w:sz w:val="16"/>
                </w:rPr>
                <w:t>2</w:t>
              </w:r>
            </w:ins>
            <w:ins w:id="176" w:author="Creager, Kathleen" w:date="2014-02-26T16:06:00Z">
              <w:r w:rsidR="00DA572F">
                <w:rPr>
                  <w:rFonts w:ascii="Arial" w:hAnsi="Arial" w:cs="Arial"/>
                  <w:sz w:val="16"/>
                </w:rPr>
                <w:t>E</w:t>
              </w:r>
            </w:ins>
            <w:ins w:id="177" w:author="Creager, Kathleen" w:date="2014-02-26T14:30:00Z">
              <w:r w:rsidR="00DA572F">
                <w:rPr>
                  <w:rFonts w:ascii="Arial" w:hAnsi="Arial" w:cs="Arial"/>
                  <w:sz w:val="16"/>
                </w:rPr>
                <w:t>0</w:t>
              </w:r>
            </w:ins>
            <w:ins w:id="178" w:author="Creager, Kathleen" w:date="2014-02-26T16:04:00Z">
              <w:r w:rsidR="00DA572F">
                <w:rPr>
                  <w:rFonts w:ascii="Arial" w:hAnsi="Arial" w:cs="Arial"/>
                  <w:sz w:val="16"/>
                </w:rPr>
                <w:t>3</w:t>
              </w:r>
            </w:ins>
            <w:ins w:id="179" w:author="Creager, Kathleen" w:date="2014-02-26T14:30:00Z">
              <w:r w:rsidR="0089449B">
                <w:rPr>
                  <w:rFonts w:ascii="Arial" w:hAnsi="Arial" w:cs="Arial"/>
                  <w:sz w:val="16"/>
                </w:rPr>
                <w:t>00</w:t>
              </w:r>
            </w:ins>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80"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32AB" w:rsidRDefault="008F32AB" w:rsidP="00F957FA">
            <w:pPr>
              <w:spacing w:before="60"/>
              <w:rPr>
                <w:rFonts w:ascii="Arial" w:hAnsi="Arial" w:cs="Arial"/>
                <w:sz w:val="16"/>
              </w:rPr>
            </w:pPr>
            <w:r w:rsidRPr="008F32AB">
              <w:rPr>
                <w:rFonts w:ascii="Arial" w:hAnsi="Arial" w:cs="Arial"/>
                <w:sz w:val="16"/>
              </w:rPr>
              <w:t>MIBSPI5_TGCNTRL2</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81"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82"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83"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8F32AB" w:rsidP="00F957FA">
            <w:pPr>
              <w:spacing w:before="60"/>
              <w:rPr>
                <w:rFonts w:ascii="Arial" w:hAnsi="Arial" w:cs="Arial"/>
                <w:sz w:val="16"/>
              </w:rPr>
            </w:pPr>
            <w:r>
              <w:rPr>
                <w:rFonts w:ascii="Arial" w:hAnsi="Arial" w:cs="Arial"/>
                <w:sz w:val="16"/>
              </w:rPr>
              <w:t>0x40700600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84"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DA572F" w:rsidP="00F957FA">
            <w:pPr>
              <w:spacing w:before="60"/>
              <w:rPr>
                <w:rFonts w:ascii="Arial" w:hAnsi="Arial" w:cs="Arial"/>
                <w:sz w:val="16"/>
              </w:rPr>
            </w:pPr>
            <w:ins w:id="185" w:author="Creager, Kathleen" w:date="2014-02-26T14:29:00Z">
              <w:r>
                <w:rPr>
                  <w:rFonts w:ascii="Arial" w:hAnsi="Arial" w:cs="Arial"/>
                  <w:sz w:val="16"/>
                </w:rPr>
                <w:t>0x00700</w:t>
              </w:r>
            </w:ins>
            <w:ins w:id="186" w:author="Creager, Kathleen" w:date="2014-02-26T16:04:00Z">
              <w:r>
                <w:rPr>
                  <w:rFonts w:ascii="Arial" w:hAnsi="Arial" w:cs="Arial"/>
                  <w:sz w:val="16"/>
                </w:rPr>
                <w:t>6</w:t>
              </w:r>
            </w:ins>
            <w:ins w:id="187" w:author="Creager, Kathleen" w:date="2014-02-26T14:29:00Z">
              <w:r w:rsidR="0089449B">
                <w:rPr>
                  <w:rFonts w:ascii="Arial" w:hAnsi="Arial" w:cs="Arial"/>
                  <w:sz w:val="16"/>
                </w:rPr>
                <w:t>00</w:t>
              </w:r>
            </w:ins>
            <w:del w:id="188" w:author="Creager, Kathleen" w:date="2014-02-26T14:29:00Z">
              <w:r w:rsidR="00BB2EBB" w:rsidDel="0089449B">
                <w:rPr>
                  <w:rFonts w:ascii="Arial" w:hAnsi="Arial" w:cs="Arial"/>
                  <w:sz w:val="16"/>
                </w:rPr>
                <w:delText>Not Defined</w:delText>
              </w:r>
            </w:del>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8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32AB" w:rsidRDefault="008F32AB" w:rsidP="00F957FA">
            <w:pPr>
              <w:spacing w:before="60"/>
              <w:rPr>
                <w:rFonts w:ascii="Arial" w:hAnsi="Arial" w:cs="Arial"/>
                <w:sz w:val="16"/>
              </w:rPr>
            </w:pPr>
            <w:r w:rsidRPr="008F32AB">
              <w:rPr>
                <w:rFonts w:ascii="Arial" w:hAnsi="Arial" w:cs="Arial"/>
                <w:sz w:val="16"/>
              </w:rPr>
              <w:t>MIBSPI5_TGCNTRL3</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9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9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9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8F32AB" w:rsidP="00F957FA">
            <w:pPr>
              <w:spacing w:before="60"/>
              <w:rPr>
                <w:rFonts w:ascii="Arial" w:hAnsi="Arial" w:cs="Arial"/>
                <w:sz w:val="16"/>
              </w:rPr>
            </w:pPr>
            <w:r>
              <w:rPr>
                <w:rFonts w:ascii="Arial" w:hAnsi="Arial" w:cs="Arial"/>
                <w:sz w:val="16"/>
              </w:rPr>
              <w:t>0x40701000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9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BB2EBB" w:rsidP="00F957FA">
            <w:pPr>
              <w:spacing w:before="60"/>
              <w:rPr>
                <w:rFonts w:ascii="Arial" w:hAnsi="Arial" w:cs="Arial"/>
                <w:sz w:val="16"/>
              </w:rPr>
            </w:pPr>
            <w:r>
              <w:rPr>
                <w:rFonts w:ascii="Arial" w:hAnsi="Arial" w:cs="Arial"/>
                <w:sz w:val="16"/>
              </w:rPr>
              <w:t>Not Defined</w:t>
            </w:r>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9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32AB" w:rsidRDefault="008F32AB" w:rsidP="00F957FA">
            <w:pPr>
              <w:spacing w:before="60"/>
              <w:rPr>
                <w:rFonts w:ascii="Arial" w:hAnsi="Arial" w:cs="Arial"/>
                <w:sz w:val="16"/>
              </w:rPr>
            </w:pPr>
            <w:r w:rsidRPr="008F32AB">
              <w:rPr>
                <w:rFonts w:ascii="Arial" w:hAnsi="Arial" w:cs="Arial"/>
                <w:sz w:val="16"/>
              </w:rPr>
              <w:t>MIBSPI5_TGCNTRL4</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19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19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19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8F32AB" w:rsidP="00F957FA">
            <w:pPr>
              <w:spacing w:before="60"/>
              <w:rPr>
                <w:rFonts w:ascii="Arial" w:hAnsi="Arial" w:cs="Arial"/>
                <w:sz w:val="16"/>
              </w:rPr>
            </w:pPr>
            <w:r>
              <w:rPr>
                <w:rFonts w:ascii="Arial" w:hAnsi="Arial" w:cs="Arial"/>
                <w:sz w:val="16"/>
              </w:rPr>
              <w:t>0x40701400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19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BB2EBB" w:rsidP="00F957FA">
            <w:pPr>
              <w:spacing w:before="60"/>
              <w:rPr>
                <w:rFonts w:ascii="Arial" w:hAnsi="Arial" w:cs="Arial"/>
                <w:sz w:val="16"/>
              </w:rPr>
            </w:pPr>
            <w:r>
              <w:rPr>
                <w:rFonts w:ascii="Arial" w:hAnsi="Arial" w:cs="Arial"/>
                <w:sz w:val="16"/>
              </w:rPr>
              <w:t>Not Defined</w:t>
            </w:r>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199"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32AB" w:rsidRDefault="008F32AB" w:rsidP="00F957FA">
            <w:pPr>
              <w:spacing w:before="60"/>
              <w:rPr>
                <w:rFonts w:ascii="Arial" w:hAnsi="Arial" w:cs="Arial"/>
                <w:sz w:val="16"/>
              </w:rPr>
            </w:pPr>
            <w:r w:rsidRPr="008F32AB">
              <w:rPr>
                <w:rFonts w:ascii="Arial" w:hAnsi="Arial" w:cs="Arial"/>
                <w:sz w:val="16"/>
              </w:rPr>
              <w:t>MIBSPI5_TGCNTRL5</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00"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01"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0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8F32AB" w:rsidP="00F957FA">
            <w:pPr>
              <w:spacing w:before="60"/>
              <w:rPr>
                <w:rFonts w:ascii="Arial" w:hAnsi="Arial" w:cs="Arial"/>
                <w:sz w:val="16"/>
              </w:rPr>
            </w:pPr>
            <w:r>
              <w:rPr>
                <w:rFonts w:ascii="Arial" w:hAnsi="Arial" w:cs="Arial"/>
                <w:sz w:val="16"/>
              </w:rPr>
              <w:t>0x40707500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03"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BB2EBB" w:rsidP="00F957FA">
            <w:pPr>
              <w:spacing w:before="60"/>
              <w:rPr>
                <w:rFonts w:ascii="Arial" w:hAnsi="Arial" w:cs="Arial"/>
                <w:sz w:val="16"/>
              </w:rPr>
            </w:pPr>
            <w:r>
              <w:rPr>
                <w:rFonts w:ascii="Arial" w:hAnsi="Arial" w:cs="Arial"/>
                <w:sz w:val="16"/>
              </w:rPr>
              <w:t>Not Defined</w:t>
            </w:r>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04"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32AB" w:rsidRDefault="008F32AB" w:rsidP="00F957FA">
            <w:pPr>
              <w:spacing w:before="60"/>
              <w:rPr>
                <w:rFonts w:ascii="Arial" w:hAnsi="Arial" w:cs="Arial"/>
                <w:sz w:val="16"/>
              </w:rPr>
            </w:pPr>
            <w:r w:rsidRPr="008F32AB">
              <w:rPr>
                <w:rFonts w:ascii="Arial" w:hAnsi="Arial" w:cs="Arial"/>
                <w:sz w:val="16"/>
              </w:rPr>
              <w:t>MIBSPI5_TOTALTGLENGTH</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0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06"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07"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8F32AB" w:rsidP="00F957FA">
            <w:pPr>
              <w:spacing w:before="60"/>
              <w:rPr>
                <w:rFonts w:ascii="Arial" w:hAnsi="Arial" w:cs="Arial"/>
                <w:sz w:val="16"/>
              </w:rPr>
            </w:pPr>
            <w:r>
              <w:rPr>
                <w:rFonts w:ascii="Arial" w:hAnsi="Arial" w:cs="Arial"/>
                <w:sz w:val="16"/>
              </w:rPr>
              <w:t>117</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08"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BB2EBB" w:rsidP="00F957FA">
            <w:pPr>
              <w:spacing w:before="60"/>
              <w:rPr>
                <w:rFonts w:ascii="Arial" w:hAnsi="Arial" w:cs="Arial"/>
                <w:sz w:val="16"/>
              </w:rPr>
            </w:pPr>
            <w:del w:id="209" w:author="Creager, Kathleen" w:date="2014-02-26T14:31:00Z">
              <w:r w:rsidDel="0089449B">
                <w:rPr>
                  <w:rFonts w:ascii="Arial" w:hAnsi="Arial" w:cs="Arial"/>
                  <w:sz w:val="16"/>
                </w:rPr>
                <w:delText>4</w:delText>
              </w:r>
            </w:del>
            <w:ins w:id="210" w:author="Creager, Kathleen" w:date="2014-02-26T14:31:00Z">
              <w:r w:rsidR="0089449B">
                <w:rPr>
                  <w:rFonts w:ascii="Arial" w:hAnsi="Arial" w:cs="Arial"/>
                  <w:sz w:val="16"/>
                </w:rPr>
                <w:t>6</w:t>
              </w:r>
            </w:ins>
          </w:p>
        </w:tc>
      </w:tr>
      <w:tr w:rsidR="008F32A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1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8F32AB" w:rsidRPr="008F32AB" w:rsidRDefault="00E60001" w:rsidP="00F957FA">
            <w:pPr>
              <w:spacing w:before="60"/>
              <w:rPr>
                <w:rFonts w:ascii="Arial" w:hAnsi="Arial" w:cs="Arial"/>
                <w:sz w:val="16"/>
              </w:rPr>
            </w:pPr>
            <w:r w:rsidRPr="00E60001">
              <w:rPr>
                <w:rFonts w:ascii="Arial" w:hAnsi="Arial" w:cs="Arial"/>
                <w:sz w:val="16"/>
              </w:rPr>
              <w:t>MIBSPI3_BUFRAMCTRLINIT</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1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1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8F32A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1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8F32AB" w:rsidRDefault="00E60001" w:rsidP="00F957FA">
            <w:pPr>
              <w:spacing w:before="60"/>
              <w:rPr>
                <w:rFonts w:ascii="Arial" w:hAnsi="Arial" w:cs="Arial"/>
                <w:sz w:val="16"/>
              </w:rPr>
            </w:pPr>
            <w:r>
              <w:rPr>
                <w:rFonts w:ascii="Arial" w:hAnsi="Arial" w:cs="Arial"/>
                <w:sz w:val="16"/>
              </w:rPr>
              <w:t>0x84F7</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1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8F32AB" w:rsidRDefault="00BB2EBB" w:rsidP="00DA572F">
            <w:pPr>
              <w:spacing w:before="60"/>
              <w:rPr>
                <w:rFonts w:ascii="Arial" w:hAnsi="Arial" w:cs="Arial"/>
                <w:sz w:val="16"/>
              </w:rPr>
            </w:pPr>
            <w:del w:id="216" w:author="Creager, Kathleen" w:date="2014-02-26T16:08:00Z">
              <w:r w:rsidDel="00DA572F">
                <w:rPr>
                  <w:rFonts w:ascii="Arial" w:hAnsi="Arial" w:cs="Arial"/>
                  <w:sz w:val="16"/>
                </w:rPr>
                <w:delText>0x84FE</w:delText>
              </w:r>
            </w:del>
            <w:ins w:id="217" w:author="Creager, Kathleen" w:date="2014-02-26T16:08:00Z">
              <w:r w:rsidR="00DA572F">
                <w:rPr>
                  <w:rFonts w:ascii="Arial" w:hAnsi="Arial" w:cs="Arial"/>
                  <w:sz w:val="16"/>
                </w:rPr>
                <w:t>0x8CFE</w:t>
              </w:r>
            </w:ins>
          </w:p>
        </w:tc>
      </w:tr>
      <w:tr w:rsidR="00BB2EB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18"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BB2EBB" w:rsidRPr="00E60001" w:rsidRDefault="00BB2EBB" w:rsidP="00F957FA">
            <w:pPr>
              <w:spacing w:before="60"/>
              <w:rPr>
                <w:rFonts w:ascii="Arial" w:hAnsi="Arial" w:cs="Arial"/>
                <w:sz w:val="16"/>
              </w:rPr>
            </w:pPr>
            <w:r w:rsidRPr="00BB2EBB">
              <w:rPr>
                <w:rFonts w:ascii="Arial" w:hAnsi="Arial" w:cs="Arial"/>
                <w:sz w:val="16"/>
              </w:rPr>
              <w:t>MIBSPI5_BUFRAMCTRLINIT</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19"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20"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21"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22"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BB2EBB" w:rsidRDefault="00BB2EBB" w:rsidP="00DA572F">
            <w:pPr>
              <w:spacing w:before="60"/>
              <w:rPr>
                <w:rFonts w:ascii="Arial" w:hAnsi="Arial" w:cs="Arial"/>
                <w:sz w:val="16"/>
              </w:rPr>
            </w:pPr>
            <w:del w:id="223" w:author="Creager, Kathleen" w:date="2014-02-26T16:08:00Z">
              <w:r w:rsidDel="00DA572F">
                <w:rPr>
                  <w:rFonts w:ascii="Arial" w:hAnsi="Arial" w:cs="Arial"/>
                  <w:sz w:val="16"/>
                </w:rPr>
                <w:delText>0x84FE</w:delText>
              </w:r>
            </w:del>
            <w:ins w:id="224" w:author="Creager, Kathleen" w:date="2014-02-26T16:08:00Z">
              <w:r w:rsidR="00DA572F">
                <w:rPr>
                  <w:rFonts w:ascii="Arial" w:hAnsi="Arial" w:cs="Arial"/>
                  <w:sz w:val="16"/>
                </w:rPr>
                <w:t>0x8CFE</w:t>
              </w:r>
            </w:ins>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25"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E60001" w:rsidRDefault="00E60001" w:rsidP="00F957FA">
            <w:pPr>
              <w:spacing w:before="60"/>
              <w:rPr>
                <w:rFonts w:ascii="Arial" w:hAnsi="Arial" w:cs="Arial"/>
                <w:sz w:val="16"/>
              </w:rPr>
            </w:pPr>
            <w:r w:rsidRPr="00E60001">
              <w:rPr>
                <w:rFonts w:ascii="Arial" w:hAnsi="Arial" w:cs="Arial"/>
                <w:sz w:val="16"/>
              </w:rPr>
              <w:t>MIBSPI3_INTCFG</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26"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27"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28"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E60001" w:rsidP="00F957FA">
            <w:pPr>
              <w:spacing w:before="60"/>
              <w:rPr>
                <w:rFonts w:ascii="Arial" w:hAnsi="Arial" w:cs="Arial"/>
                <w:sz w:val="16"/>
              </w:rPr>
            </w:pPr>
            <w:r>
              <w:rPr>
                <w:rFonts w:ascii="Arial" w:hAnsi="Arial" w:cs="Arial"/>
                <w:sz w:val="16"/>
              </w:rPr>
              <w:t>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29"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6371EE" w:rsidP="00F957FA">
            <w:pPr>
              <w:spacing w:before="60"/>
              <w:rPr>
                <w:rFonts w:ascii="Arial" w:hAnsi="Arial" w:cs="Arial"/>
                <w:sz w:val="16"/>
              </w:rPr>
            </w:pPr>
            <w:ins w:id="230" w:author="Creager, Kathleen" w:date="2014-02-26T16:10:00Z">
              <w:r>
                <w:rPr>
                  <w:rFonts w:ascii="Arial" w:hAnsi="Arial" w:cs="Arial"/>
                  <w:sz w:val="16"/>
                </w:rPr>
                <w:t>Not Defined</w:t>
              </w:r>
            </w:ins>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3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E60001" w:rsidRDefault="00E60001" w:rsidP="00F957FA">
            <w:pPr>
              <w:spacing w:before="60"/>
              <w:rPr>
                <w:rFonts w:ascii="Arial" w:hAnsi="Arial" w:cs="Arial"/>
                <w:sz w:val="16"/>
              </w:rPr>
            </w:pPr>
            <w:r w:rsidRPr="00E60001">
              <w:rPr>
                <w:rFonts w:ascii="Arial" w:hAnsi="Arial" w:cs="Arial"/>
                <w:sz w:val="16"/>
              </w:rPr>
              <w:t>MIBSPI3_LVL</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3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3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3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E60001"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3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Not Defined</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3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E60001" w:rsidRDefault="00E60001" w:rsidP="00F957FA">
            <w:pPr>
              <w:spacing w:before="60"/>
              <w:rPr>
                <w:rFonts w:ascii="Arial" w:hAnsi="Arial" w:cs="Arial"/>
                <w:sz w:val="16"/>
              </w:rPr>
            </w:pPr>
            <w:r w:rsidRPr="00E60001">
              <w:rPr>
                <w:rFonts w:ascii="Arial" w:hAnsi="Arial" w:cs="Arial"/>
                <w:sz w:val="16"/>
              </w:rPr>
              <w:t>MIBSPI3_INT0</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3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3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3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E60001" w:rsidP="00F957FA">
            <w:pPr>
              <w:spacing w:before="60"/>
              <w:rPr>
                <w:rFonts w:ascii="Arial" w:hAnsi="Arial" w:cs="Arial"/>
                <w:sz w:val="16"/>
              </w:rPr>
            </w:pPr>
            <w:r>
              <w:rPr>
                <w:rFonts w:ascii="Arial" w:hAnsi="Arial" w:cs="Arial"/>
                <w:sz w:val="16"/>
              </w:rPr>
              <w:t>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4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Not Defined</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4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E60001" w:rsidRDefault="00E60001" w:rsidP="00F957FA">
            <w:pPr>
              <w:spacing w:before="60"/>
              <w:rPr>
                <w:rFonts w:ascii="Arial" w:hAnsi="Arial" w:cs="Arial"/>
                <w:sz w:val="16"/>
              </w:rPr>
            </w:pPr>
            <w:r w:rsidRPr="00E60001">
              <w:rPr>
                <w:rFonts w:ascii="Arial" w:hAnsi="Arial" w:cs="Arial"/>
                <w:sz w:val="16"/>
              </w:rPr>
              <w:t>MIBSPI3_TICKCNT</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4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4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4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E60001" w:rsidP="00F957FA">
            <w:pPr>
              <w:spacing w:before="60"/>
              <w:rPr>
                <w:rFonts w:ascii="Arial" w:hAnsi="Arial" w:cs="Arial"/>
                <w:sz w:val="16"/>
              </w:rPr>
            </w:pPr>
            <w:r>
              <w:rPr>
                <w:rFonts w:ascii="Arial" w:hAnsi="Arial" w:cs="Arial"/>
                <w:sz w:val="16"/>
              </w:rPr>
              <w:t>0x80000010</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4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0</w:t>
            </w:r>
          </w:p>
        </w:tc>
      </w:tr>
      <w:tr w:rsidR="00BB2EBB"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4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BB2EBB" w:rsidRPr="00E60001" w:rsidRDefault="00BB2EBB" w:rsidP="00F957FA">
            <w:pPr>
              <w:spacing w:before="60"/>
              <w:rPr>
                <w:rFonts w:ascii="Arial" w:hAnsi="Arial" w:cs="Arial"/>
                <w:sz w:val="16"/>
              </w:rPr>
            </w:pPr>
            <w:r w:rsidRPr="00BB2EBB">
              <w:rPr>
                <w:rFonts w:ascii="Arial" w:hAnsi="Arial" w:cs="Arial"/>
                <w:sz w:val="16"/>
              </w:rPr>
              <w:t>MIBSPI5_TICKCNT</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47"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4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BB2EBB"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49"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r>
              <w:rPr>
                <w:rFonts w:ascii="Arial" w:hAnsi="Arial" w:cs="Arial"/>
                <w:sz w:val="16"/>
              </w:rPr>
              <w:t>Not 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50"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BB2EBB" w:rsidRDefault="00BB2EBB" w:rsidP="00F957FA">
            <w:pPr>
              <w:spacing w:before="60"/>
              <w:rPr>
                <w:rFonts w:ascii="Arial" w:hAnsi="Arial" w:cs="Arial"/>
                <w:sz w:val="16"/>
              </w:rPr>
            </w:pPr>
            <w:r>
              <w:rPr>
                <w:rFonts w:ascii="Arial" w:hAnsi="Arial" w:cs="Arial"/>
                <w:sz w:val="16"/>
              </w:rPr>
              <w:t>0</w:t>
            </w:r>
          </w:p>
        </w:tc>
      </w:tr>
      <w:tr w:rsidR="00E60001"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51"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E60001" w:rsidRPr="00E60001" w:rsidRDefault="00E60001" w:rsidP="00F957FA">
            <w:pPr>
              <w:spacing w:before="60"/>
              <w:rPr>
                <w:rFonts w:ascii="Arial" w:hAnsi="Arial" w:cs="Arial"/>
                <w:sz w:val="16"/>
              </w:rPr>
            </w:pPr>
            <w:r w:rsidRPr="00E60001">
              <w:rPr>
                <w:rFonts w:ascii="Arial" w:hAnsi="Arial" w:cs="Arial"/>
                <w:sz w:val="16"/>
              </w:rPr>
              <w:t>MIBSPI3_TG0_NOTIF</w:t>
            </w:r>
          </w:p>
        </w:tc>
        <w:tc>
          <w:tcPr>
            <w:tcW w:w="720" w:type="dxa"/>
            <w:tcBorders>
              <w:top w:val="single" w:sz="6" w:space="0" w:color="auto"/>
              <w:left w:val="single" w:sz="6" w:space="0" w:color="auto"/>
              <w:bottom w:val="single" w:sz="6" w:space="0" w:color="auto"/>
              <w:right w:val="single" w:sz="6" w:space="0" w:color="auto"/>
            </w:tcBorders>
            <w:shd w:val="clear" w:color="auto" w:fill="auto"/>
            <w:tcPrChange w:id="252"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r>
              <w:rPr>
                <w:rFonts w:ascii="Arial" w:hAnsi="Arial" w:cs="Arial"/>
                <w:sz w:val="16"/>
              </w:rPr>
              <w:t>Count</w:t>
            </w:r>
          </w:p>
        </w:tc>
        <w:tc>
          <w:tcPr>
            <w:tcW w:w="810" w:type="dxa"/>
            <w:tcBorders>
              <w:top w:val="single" w:sz="6" w:space="0" w:color="auto"/>
              <w:left w:val="single" w:sz="6" w:space="0" w:color="auto"/>
              <w:bottom w:val="single" w:sz="6" w:space="0" w:color="auto"/>
              <w:right w:val="single" w:sz="6" w:space="0" w:color="auto"/>
            </w:tcBorders>
            <w:shd w:val="clear" w:color="auto" w:fill="auto"/>
            <w:tcPrChange w:id="253"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E60001" w:rsidRDefault="0004766F" w:rsidP="00F957FA">
            <w:pPr>
              <w:spacing w:before="60"/>
              <w:rPr>
                <w:rFonts w:ascii="Arial" w:hAnsi="Arial" w:cs="Arial"/>
                <w:sz w:val="16"/>
              </w:rPr>
            </w:pPr>
            <w:proofErr w:type="spellStart"/>
            <w:r>
              <w:rPr>
                <w:rFonts w:ascii="Arial" w:hAnsi="Arial" w:cs="Arial"/>
                <w:sz w:val="16"/>
              </w:rPr>
              <w:t>Unitless</w:t>
            </w:r>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54"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E60001" w:rsidRDefault="00E60001" w:rsidP="00F957FA">
            <w:pPr>
              <w:spacing w:before="60"/>
              <w:rPr>
                <w:rFonts w:ascii="Arial" w:hAnsi="Arial" w:cs="Arial"/>
                <w:sz w:val="16"/>
              </w:rPr>
            </w:pPr>
            <w:r>
              <w:rPr>
                <w:rFonts w:ascii="Arial" w:hAnsi="Arial" w:cs="Arial"/>
                <w:sz w:val="16"/>
              </w:rPr>
              <w:t>Defined</w:t>
            </w:r>
          </w:p>
        </w:tc>
        <w:tc>
          <w:tcPr>
            <w:tcW w:w="2430" w:type="dxa"/>
            <w:tcBorders>
              <w:top w:val="single" w:sz="6" w:space="0" w:color="auto"/>
              <w:left w:val="single" w:sz="6" w:space="0" w:color="auto"/>
              <w:bottom w:val="single" w:sz="6" w:space="0" w:color="auto"/>
              <w:right w:val="single" w:sz="6" w:space="0" w:color="auto"/>
            </w:tcBorders>
            <w:shd w:val="clear" w:color="auto" w:fill="auto"/>
            <w:tcPrChange w:id="255"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E60001" w:rsidRDefault="00BB2EBB" w:rsidP="00F957FA">
            <w:pPr>
              <w:spacing w:before="60"/>
              <w:rPr>
                <w:rFonts w:ascii="Arial" w:hAnsi="Arial" w:cs="Arial"/>
                <w:sz w:val="16"/>
              </w:rPr>
            </w:pPr>
            <w:r>
              <w:rPr>
                <w:rFonts w:ascii="Arial" w:hAnsi="Arial" w:cs="Arial"/>
                <w:sz w:val="16"/>
              </w:rPr>
              <w:t>Not Defined</w:t>
            </w:r>
          </w:p>
        </w:tc>
      </w:tr>
      <w:tr w:rsidR="006E7A80" w:rsidTr="00692F50">
        <w:trPr>
          <w:cantSplit/>
        </w:trPr>
        <w:tc>
          <w:tcPr>
            <w:tcW w:w="2448" w:type="dxa"/>
            <w:tcBorders>
              <w:top w:val="single" w:sz="6" w:space="0" w:color="auto"/>
              <w:left w:val="single" w:sz="6" w:space="0" w:color="auto"/>
              <w:bottom w:val="single" w:sz="6" w:space="0" w:color="auto"/>
              <w:right w:val="single" w:sz="6" w:space="0" w:color="auto"/>
            </w:tcBorders>
            <w:shd w:val="clear" w:color="auto" w:fill="auto"/>
            <w:tcPrChange w:id="256"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6E7A80" w:rsidRPr="00E60001" w:rsidRDefault="006E7A80" w:rsidP="00F957FA">
            <w:pPr>
              <w:spacing w:before="60"/>
              <w:rPr>
                <w:rFonts w:ascii="Arial" w:hAnsi="Arial" w:cs="Arial"/>
                <w:sz w:val="16"/>
              </w:rPr>
            </w:pPr>
            <w:ins w:id="257" w:author="Creager, Kathleen" w:date="2014-04-01T17:47:00Z">
              <w:r>
                <w:rPr>
                  <w:rFonts w:ascii="Arial" w:hAnsi="Arial" w:cs="Arial"/>
                  <w:sz w:val="16"/>
                </w:rPr>
                <w:t>MIBSPI3_DMACTRL0</w:t>
              </w:r>
            </w:ins>
          </w:p>
        </w:tc>
        <w:tc>
          <w:tcPr>
            <w:tcW w:w="720" w:type="dxa"/>
            <w:tcBorders>
              <w:top w:val="single" w:sz="6" w:space="0" w:color="auto"/>
              <w:left w:val="single" w:sz="6" w:space="0" w:color="auto"/>
              <w:bottom w:val="single" w:sz="6" w:space="0" w:color="auto"/>
              <w:right w:val="single" w:sz="6" w:space="0" w:color="auto"/>
            </w:tcBorders>
            <w:shd w:val="clear" w:color="auto" w:fill="auto"/>
            <w:tcPrChange w:id="258"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6E7A80" w:rsidRDefault="006E7A80" w:rsidP="00F957FA">
            <w:pPr>
              <w:spacing w:before="60"/>
              <w:rPr>
                <w:rFonts w:ascii="Arial" w:hAnsi="Arial" w:cs="Arial"/>
                <w:sz w:val="16"/>
              </w:rPr>
            </w:pPr>
            <w:ins w:id="259" w:author="Creager, Kathleen" w:date="2014-04-01T17:48:00Z">
              <w:r>
                <w:rPr>
                  <w:rFonts w:ascii="Arial" w:hAnsi="Arial" w:cs="Arial"/>
                  <w:sz w:val="16"/>
                </w:rPr>
                <w:t>Count</w:t>
              </w:r>
            </w:ins>
          </w:p>
        </w:tc>
        <w:tc>
          <w:tcPr>
            <w:tcW w:w="810" w:type="dxa"/>
            <w:tcBorders>
              <w:top w:val="single" w:sz="6" w:space="0" w:color="auto"/>
              <w:left w:val="single" w:sz="6" w:space="0" w:color="auto"/>
              <w:bottom w:val="single" w:sz="6" w:space="0" w:color="auto"/>
              <w:right w:val="single" w:sz="6" w:space="0" w:color="auto"/>
            </w:tcBorders>
            <w:shd w:val="clear" w:color="auto" w:fill="auto"/>
            <w:tcPrChange w:id="260"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6E7A80" w:rsidRDefault="006E7A80" w:rsidP="00F957FA">
            <w:pPr>
              <w:spacing w:before="60"/>
              <w:rPr>
                <w:rFonts w:ascii="Arial" w:hAnsi="Arial" w:cs="Arial"/>
                <w:sz w:val="16"/>
              </w:rPr>
            </w:pPr>
            <w:proofErr w:type="spellStart"/>
            <w:ins w:id="261" w:author="Creager, Kathleen" w:date="2014-04-01T17:48:00Z">
              <w:r>
                <w:rPr>
                  <w:rFonts w:ascii="Arial" w:hAnsi="Arial" w:cs="Arial"/>
                  <w:sz w:val="16"/>
                </w:rPr>
                <w:t>Unitless</w:t>
              </w:r>
            </w:ins>
            <w:proofErr w:type="spellEnd"/>
          </w:p>
        </w:tc>
        <w:tc>
          <w:tcPr>
            <w:tcW w:w="2250" w:type="dxa"/>
            <w:tcBorders>
              <w:top w:val="single" w:sz="6" w:space="0" w:color="auto"/>
              <w:left w:val="single" w:sz="6" w:space="0" w:color="auto"/>
              <w:bottom w:val="single" w:sz="6" w:space="0" w:color="auto"/>
              <w:right w:val="single" w:sz="6" w:space="0" w:color="auto"/>
            </w:tcBorders>
            <w:shd w:val="clear" w:color="auto" w:fill="auto"/>
            <w:tcPrChange w:id="262"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6E7A80" w:rsidRDefault="006E7A80" w:rsidP="00F957FA">
            <w:pPr>
              <w:spacing w:before="60"/>
              <w:rPr>
                <w:rFonts w:ascii="Arial" w:hAnsi="Arial" w:cs="Arial"/>
                <w:sz w:val="16"/>
              </w:rPr>
            </w:pPr>
            <w:ins w:id="263" w:author="Creager, Kathleen" w:date="2014-04-01T17:48:00Z">
              <w:r>
                <w:rPr>
                  <w:rFonts w:ascii="Arial" w:hAnsi="Arial" w:cs="Arial"/>
                  <w:sz w:val="16"/>
                </w:rPr>
                <w:t>Not Defined</w:t>
              </w:r>
            </w:ins>
          </w:p>
        </w:tc>
        <w:tc>
          <w:tcPr>
            <w:tcW w:w="2430" w:type="dxa"/>
            <w:tcBorders>
              <w:top w:val="single" w:sz="6" w:space="0" w:color="auto"/>
              <w:left w:val="single" w:sz="6" w:space="0" w:color="auto"/>
              <w:bottom w:val="single" w:sz="6" w:space="0" w:color="auto"/>
              <w:right w:val="single" w:sz="6" w:space="0" w:color="auto"/>
            </w:tcBorders>
            <w:shd w:val="clear" w:color="auto" w:fill="auto"/>
            <w:tcPrChange w:id="264"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6E7A80" w:rsidRDefault="006518BA" w:rsidP="00F957FA">
            <w:pPr>
              <w:spacing w:before="60"/>
              <w:rPr>
                <w:rFonts w:ascii="Arial" w:hAnsi="Arial" w:cs="Arial"/>
                <w:sz w:val="16"/>
              </w:rPr>
            </w:pPr>
            <w:ins w:id="265" w:author="Creager, Kathleen" w:date="2014-04-01T17:50:00Z">
              <w:r>
                <w:rPr>
                  <w:rFonts w:ascii="Arial" w:hAnsi="Arial" w:cs="Arial"/>
                  <w:sz w:val="16"/>
                </w:rPr>
                <w:t>0x0</w:t>
              </w:r>
            </w:ins>
            <w:ins w:id="266" w:author="Creager, Kathleen" w:date="2014-04-07T10:54:00Z">
              <w:r>
                <w:rPr>
                  <w:rFonts w:ascii="Arial" w:hAnsi="Arial" w:cs="Arial"/>
                  <w:sz w:val="16"/>
                </w:rPr>
                <w:t>2</w:t>
              </w:r>
            </w:ins>
            <w:ins w:id="267" w:author="Creager, Kathleen" w:date="2014-04-01T17:50:00Z">
              <w:r>
                <w:rPr>
                  <w:rFonts w:ascii="Arial" w:hAnsi="Arial" w:cs="Arial"/>
                  <w:sz w:val="16"/>
                </w:rPr>
                <w:t>10</w:t>
              </w:r>
            </w:ins>
            <w:ins w:id="268" w:author="Creager, Kathleen" w:date="2014-04-07T10:55:00Z">
              <w:r>
                <w:rPr>
                  <w:rFonts w:ascii="Arial" w:hAnsi="Arial" w:cs="Arial"/>
                  <w:sz w:val="16"/>
                </w:rPr>
                <w:t>80</w:t>
              </w:r>
            </w:ins>
            <w:ins w:id="269" w:author="Creager, Kathleen" w:date="2014-04-01T17:50:00Z">
              <w:r w:rsidR="006E7A80">
                <w:rPr>
                  <w:rFonts w:ascii="Arial" w:hAnsi="Arial" w:cs="Arial"/>
                  <w:sz w:val="16"/>
                </w:rPr>
                <w:t>00 when BC_SPINXT_USEDMA is STD_ON</w:t>
              </w:r>
            </w:ins>
            <w:ins w:id="270" w:author="Creager, Kathleen" w:date="2014-04-01T17:51:00Z">
              <w:r w:rsidR="006E7A80">
                <w:rPr>
                  <w:rFonts w:ascii="Arial" w:hAnsi="Arial" w:cs="Arial"/>
                  <w:sz w:val="16"/>
                </w:rPr>
                <w:t>; otherwise undefined</w:t>
              </w:r>
            </w:ins>
          </w:p>
        </w:tc>
      </w:tr>
      <w:tr w:rsidR="006E7A80" w:rsidTr="00692F50">
        <w:trPr>
          <w:cantSplit/>
          <w:ins w:id="271" w:author="Creager, Kathleen" w:date="2014-04-01T17:51:00Z"/>
        </w:trPr>
        <w:tc>
          <w:tcPr>
            <w:tcW w:w="2448" w:type="dxa"/>
            <w:tcBorders>
              <w:top w:val="single" w:sz="6" w:space="0" w:color="auto"/>
              <w:left w:val="single" w:sz="6" w:space="0" w:color="auto"/>
              <w:bottom w:val="single" w:sz="6" w:space="0" w:color="auto"/>
              <w:right w:val="single" w:sz="6" w:space="0" w:color="auto"/>
            </w:tcBorders>
            <w:shd w:val="clear" w:color="auto" w:fill="auto"/>
            <w:tcPrChange w:id="272" w:author="Creager, Kathleen" w:date="2014-04-07T11:55:00Z">
              <w:tcPr>
                <w:tcW w:w="2448" w:type="dxa"/>
                <w:tcBorders>
                  <w:top w:val="single" w:sz="6" w:space="0" w:color="auto"/>
                  <w:left w:val="single" w:sz="6" w:space="0" w:color="auto"/>
                  <w:bottom w:val="single" w:sz="6" w:space="0" w:color="auto"/>
                  <w:right w:val="single" w:sz="6" w:space="0" w:color="auto"/>
                </w:tcBorders>
              </w:tcPr>
            </w:tcPrChange>
          </w:tcPr>
          <w:p w:rsidR="006E7A80" w:rsidRPr="00E60001" w:rsidRDefault="006E7A80" w:rsidP="006E7A80">
            <w:pPr>
              <w:spacing w:before="60"/>
              <w:rPr>
                <w:ins w:id="273" w:author="Creager, Kathleen" w:date="2014-04-01T17:51:00Z"/>
                <w:rFonts w:ascii="Arial" w:hAnsi="Arial" w:cs="Arial"/>
                <w:sz w:val="16"/>
              </w:rPr>
            </w:pPr>
            <w:ins w:id="274" w:author="Creager, Kathleen" w:date="2014-04-01T17:51:00Z">
              <w:r>
                <w:rPr>
                  <w:rFonts w:ascii="Arial" w:hAnsi="Arial" w:cs="Arial"/>
                  <w:sz w:val="16"/>
                </w:rPr>
                <w:lastRenderedPageBreak/>
                <w:t>MIBSPI5_DMACTRL0</w:t>
              </w:r>
            </w:ins>
          </w:p>
        </w:tc>
        <w:tc>
          <w:tcPr>
            <w:tcW w:w="720" w:type="dxa"/>
            <w:tcBorders>
              <w:top w:val="single" w:sz="6" w:space="0" w:color="auto"/>
              <w:left w:val="single" w:sz="6" w:space="0" w:color="auto"/>
              <w:bottom w:val="single" w:sz="6" w:space="0" w:color="auto"/>
              <w:right w:val="single" w:sz="6" w:space="0" w:color="auto"/>
            </w:tcBorders>
            <w:shd w:val="clear" w:color="auto" w:fill="auto"/>
            <w:tcPrChange w:id="275" w:author="Creager, Kathleen" w:date="2014-04-07T11:55:00Z">
              <w:tcPr>
                <w:tcW w:w="720" w:type="dxa"/>
                <w:tcBorders>
                  <w:top w:val="single" w:sz="6" w:space="0" w:color="auto"/>
                  <w:left w:val="single" w:sz="6" w:space="0" w:color="auto"/>
                  <w:bottom w:val="single" w:sz="6" w:space="0" w:color="auto"/>
                  <w:right w:val="single" w:sz="6" w:space="0" w:color="auto"/>
                </w:tcBorders>
              </w:tcPr>
            </w:tcPrChange>
          </w:tcPr>
          <w:p w:rsidR="006E7A80" w:rsidRDefault="006E7A80" w:rsidP="00D22DAF">
            <w:pPr>
              <w:spacing w:before="60"/>
              <w:rPr>
                <w:ins w:id="276" w:author="Creager, Kathleen" w:date="2014-04-01T17:51:00Z"/>
                <w:rFonts w:ascii="Arial" w:hAnsi="Arial" w:cs="Arial"/>
                <w:sz w:val="16"/>
              </w:rPr>
            </w:pPr>
            <w:ins w:id="277" w:author="Creager, Kathleen" w:date="2014-04-01T17:51:00Z">
              <w:r>
                <w:rPr>
                  <w:rFonts w:ascii="Arial" w:hAnsi="Arial" w:cs="Arial"/>
                  <w:sz w:val="16"/>
                </w:rPr>
                <w:t>Count</w:t>
              </w:r>
            </w:ins>
          </w:p>
        </w:tc>
        <w:tc>
          <w:tcPr>
            <w:tcW w:w="810" w:type="dxa"/>
            <w:tcBorders>
              <w:top w:val="single" w:sz="6" w:space="0" w:color="auto"/>
              <w:left w:val="single" w:sz="6" w:space="0" w:color="auto"/>
              <w:bottom w:val="single" w:sz="6" w:space="0" w:color="auto"/>
              <w:right w:val="single" w:sz="6" w:space="0" w:color="auto"/>
            </w:tcBorders>
            <w:shd w:val="clear" w:color="auto" w:fill="auto"/>
            <w:tcPrChange w:id="278" w:author="Creager, Kathleen" w:date="2014-04-07T11:55:00Z">
              <w:tcPr>
                <w:tcW w:w="810" w:type="dxa"/>
                <w:tcBorders>
                  <w:top w:val="single" w:sz="6" w:space="0" w:color="auto"/>
                  <w:left w:val="single" w:sz="6" w:space="0" w:color="auto"/>
                  <w:bottom w:val="single" w:sz="6" w:space="0" w:color="auto"/>
                  <w:right w:val="single" w:sz="6" w:space="0" w:color="auto"/>
                </w:tcBorders>
              </w:tcPr>
            </w:tcPrChange>
          </w:tcPr>
          <w:p w:rsidR="006E7A80" w:rsidRDefault="006E7A80" w:rsidP="00D22DAF">
            <w:pPr>
              <w:spacing w:before="60"/>
              <w:rPr>
                <w:ins w:id="279" w:author="Creager, Kathleen" w:date="2014-04-01T17:51:00Z"/>
                <w:rFonts w:ascii="Arial" w:hAnsi="Arial" w:cs="Arial"/>
                <w:sz w:val="16"/>
              </w:rPr>
            </w:pPr>
            <w:proofErr w:type="spellStart"/>
            <w:ins w:id="280" w:author="Creager, Kathleen" w:date="2014-04-01T17:51:00Z">
              <w:r>
                <w:rPr>
                  <w:rFonts w:ascii="Arial" w:hAnsi="Arial" w:cs="Arial"/>
                  <w:sz w:val="16"/>
                </w:rPr>
                <w:t>Unitless</w:t>
              </w:r>
              <w:proofErr w:type="spellEnd"/>
            </w:ins>
          </w:p>
        </w:tc>
        <w:tc>
          <w:tcPr>
            <w:tcW w:w="2250" w:type="dxa"/>
            <w:tcBorders>
              <w:top w:val="single" w:sz="6" w:space="0" w:color="auto"/>
              <w:left w:val="single" w:sz="6" w:space="0" w:color="auto"/>
              <w:bottom w:val="single" w:sz="6" w:space="0" w:color="auto"/>
              <w:right w:val="single" w:sz="6" w:space="0" w:color="auto"/>
            </w:tcBorders>
            <w:shd w:val="clear" w:color="auto" w:fill="auto"/>
            <w:tcPrChange w:id="281" w:author="Creager, Kathleen" w:date="2014-04-07T11:55:00Z">
              <w:tcPr>
                <w:tcW w:w="2250" w:type="dxa"/>
                <w:tcBorders>
                  <w:top w:val="single" w:sz="6" w:space="0" w:color="auto"/>
                  <w:left w:val="single" w:sz="6" w:space="0" w:color="auto"/>
                  <w:bottom w:val="single" w:sz="6" w:space="0" w:color="auto"/>
                  <w:right w:val="single" w:sz="6" w:space="0" w:color="auto"/>
                </w:tcBorders>
              </w:tcPr>
            </w:tcPrChange>
          </w:tcPr>
          <w:p w:rsidR="006E7A80" w:rsidRDefault="006E7A80" w:rsidP="00D22DAF">
            <w:pPr>
              <w:spacing w:before="60"/>
              <w:rPr>
                <w:ins w:id="282" w:author="Creager, Kathleen" w:date="2014-04-01T17:51:00Z"/>
                <w:rFonts w:ascii="Arial" w:hAnsi="Arial" w:cs="Arial"/>
                <w:sz w:val="16"/>
              </w:rPr>
            </w:pPr>
            <w:ins w:id="283" w:author="Creager, Kathleen" w:date="2014-04-01T17:51:00Z">
              <w:r>
                <w:rPr>
                  <w:rFonts w:ascii="Arial" w:hAnsi="Arial" w:cs="Arial"/>
                  <w:sz w:val="16"/>
                </w:rPr>
                <w:t>Not Defined</w:t>
              </w:r>
            </w:ins>
          </w:p>
        </w:tc>
        <w:tc>
          <w:tcPr>
            <w:tcW w:w="2430" w:type="dxa"/>
            <w:tcBorders>
              <w:top w:val="single" w:sz="6" w:space="0" w:color="auto"/>
              <w:left w:val="single" w:sz="6" w:space="0" w:color="auto"/>
              <w:bottom w:val="single" w:sz="6" w:space="0" w:color="auto"/>
              <w:right w:val="single" w:sz="6" w:space="0" w:color="auto"/>
            </w:tcBorders>
            <w:shd w:val="clear" w:color="auto" w:fill="auto"/>
            <w:tcPrChange w:id="284" w:author="Creager, Kathleen" w:date="2014-04-07T11:55:00Z">
              <w:tcPr>
                <w:tcW w:w="2430" w:type="dxa"/>
                <w:tcBorders>
                  <w:top w:val="single" w:sz="6" w:space="0" w:color="auto"/>
                  <w:left w:val="single" w:sz="6" w:space="0" w:color="auto"/>
                  <w:bottom w:val="single" w:sz="6" w:space="0" w:color="auto"/>
                  <w:right w:val="single" w:sz="6" w:space="0" w:color="auto"/>
                </w:tcBorders>
              </w:tcPr>
            </w:tcPrChange>
          </w:tcPr>
          <w:p w:rsidR="006E7A80" w:rsidRDefault="006518BA" w:rsidP="00D22DAF">
            <w:pPr>
              <w:spacing w:before="60"/>
              <w:rPr>
                <w:ins w:id="285" w:author="Creager, Kathleen" w:date="2014-04-01T17:51:00Z"/>
                <w:rFonts w:ascii="Arial" w:hAnsi="Arial" w:cs="Arial"/>
                <w:sz w:val="16"/>
              </w:rPr>
            </w:pPr>
            <w:ins w:id="286" w:author="Creager, Kathleen" w:date="2014-04-01T17:51:00Z">
              <w:r>
                <w:rPr>
                  <w:rFonts w:ascii="Arial" w:hAnsi="Arial" w:cs="Arial"/>
                  <w:sz w:val="16"/>
                </w:rPr>
                <w:t>0x0210</w:t>
              </w:r>
            </w:ins>
            <w:ins w:id="287" w:author="Creager, Kathleen" w:date="2014-04-07T10:55:00Z">
              <w:r>
                <w:rPr>
                  <w:rFonts w:ascii="Arial" w:hAnsi="Arial" w:cs="Arial"/>
                  <w:sz w:val="16"/>
                </w:rPr>
                <w:t>80</w:t>
              </w:r>
            </w:ins>
            <w:ins w:id="288" w:author="Creager, Kathleen" w:date="2014-04-01T17:51:00Z">
              <w:r w:rsidR="006E7A80">
                <w:rPr>
                  <w:rFonts w:ascii="Arial" w:hAnsi="Arial" w:cs="Arial"/>
                  <w:sz w:val="16"/>
                </w:rPr>
                <w:t>00 when BC_SPINXT_USEDMA is STD_ON; otherwise undefined</w:t>
              </w:r>
            </w:ins>
          </w:p>
        </w:tc>
      </w:tr>
    </w:tbl>
    <w:p w:rsidR="00DE4889" w:rsidRDefault="00DE4889" w:rsidP="00DE4889">
      <w:pPr>
        <w:pStyle w:val="Heading4"/>
        <w:numPr>
          <w:ilvl w:val="0"/>
          <w:numId w:val="0"/>
        </w:numPr>
        <w:ind w:left="864" w:hanging="864"/>
      </w:pPr>
    </w:p>
    <w:p w:rsidR="00E573F0" w:rsidRDefault="00E573F0">
      <w:pPr>
        <w:spacing w:after="0"/>
        <w:rPr>
          <w:rFonts w:ascii="Arial" w:hAnsi="Arial"/>
          <w:b/>
          <w:sz w:val="24"/>
        </w:rPr>
      </w:pPr>
      <w:bookmarkStart w:id="289" w:name="_GoBack"/>
      <w:bookmarkEnd w:id="289"/>
      <w:del w:id="290" w:author="Creager, Kathleen" w:date="2014-04-07T11:55:00Z">
        <w:r w:rsidDel="00692F50">
          <w:br w:type="page"/>
        </w:r>
      </w:del>
    </w:p>
    <w:p w:rsidR="004A781C" w:rsidRDefault="004A781C">
      <w:pPr>
        <w:pStyle w:val="Heading4"/>
      </w:pPr>
      <w:r>
        <w:lastRenderedPageBreak/>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825EC8" w:rsidP="008B3E94">
      <w:pPr>
        <w:numPr>
          <w:ilvl w:val="0"/>
          <w:numId w:val="5"/>
        </w:numPr>
        <w:spacing w:after="0"/>
      </w:pPr>
      <w:r w:rsidRPr="00825EC8">
        <w:t>CALL_MIBSPI3_NOTIFFCN()</w:t>
      </w:r>
    </w:p>
    <w:p w:rsidR="005D5FE4" w:rsidRDefault="005D5FE4" w:rsidP="008B3E94">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4F3659" w:rsidP="001B60DF">
      <w:pPr>
        <w:pStyle w:val="Heading3"/>
      </w:pPr>
      <w:proofErr w:type="spellStart"/>
      <w:r>
        <w:t>Spi</w:t>
      </w:r>
      <w:proofErr w:type="spellEnd"/>
      <w:r>
        <w:t xml:space="preserve"> Setup External Buffer</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9"/>
        <w:gridCol w:w="3068"/>
        <w:gridCol w:w="1968"/>
        <w:gridCol w:w="643"/>
        <w:gridCol w:w="1070"/>
        <w:gridCol w:w="616"/>
      </w:tblGrid>
      <w:tr w:rsidR="00F957FA" w:rsidTr="00E431B3">
        <w:tc>
          <w:tcPr>
            <w:tcW w:w="1819"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368" w:type="dxa"/>
          </w:tcPr>
          <w:p w:rsidR="00F957FA" w:rsidRDefault="004F3659" w:rsidP="00F957FA">
            <w:pPr>
              <w:spacing w:before="60"/>
              <w:rPr>
                <w:rFonts w:ascii="Arial" w:hAnsi="Arial" w:cs="Arial"/>
                <w:sz w:val="16"/>
              </w:rPr>
            </w:pPr>
            <w:proofErr w:type="spellStart"/>
            <w:r w:rsidRPr="004F3659">
              <w:rPr>
                <w:rFonts w:ascii="Arial" w:hAnsi="Arial" w:cs="Arial"/>
                <w:sz w:val="16"/>
              </w:rPr>
              <w:t>SpiNxt_SetupEB</w:t>
            </w:r>
            <w:proofErr w:type="spellEnd"/>
          </w:p>
        </w:tc>
        <w:tc>
          <w:tcPr>
            <w:tcW w:w="196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1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61"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31"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E431B3">
        <w:tc>
          <w:tcPr>
            <w:tcW w:w="1819"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368" w:type="dxa"/>
          </w:tcPr>
          <w:p w:rsidR="00F957FA" w:rsidRDefault="00E84449" w:rsidP="00F957FA">
            <w:pPr>
              <w:spacing w:before="60"/>
              <w:rPr>
                <w:rFonts w:ascii="Arial" w:hAnsi="Arial" w:cs="Arial"/>
                <w:sz w:val="16"/>
              </w:rPr>
            </w:pPr>
            <w:r w:rsidRPr="00E84449">
              <w:rPr>
                <w:rFonts w:ascii="Arial" w:hAnsi="Arial" w:cs="Arial"/>
                <w:sz w:val="16"/>
              </w:rPr>
              <w:t>Channel</w:t>
            </w:r>
          </w:p>
        </w:tc>
        <w:tc>
          <w:tcPr>
            <w:tcW w:w="1968" w:type="dxa"/>
          </w:tcPr>
          <w:p w:rsidR="00F957FA" w:rsidRDefault="00E84449" w:rsidP="00F957FA">
            <w:pPr>
              <w:spacing w:before="60"/>
              <w:rPr>
                <w:rFonts w:ascii="Arial" w:hAnsi="Arial" w:cs="Arial"/>
                <w:sz w:val="16"/>
              </w:rPr>
            </w:pPr>
            <w:proofErr w:type="spellStart"/>
            <w:r w:rsidRPr="00E84449">
              <w:rPr>
                <w:rFonts w:ascii="Arial" w:hAnsi="Arial" w:cs="Arial"/>
                <w:sz w:val="16"/>
              </w:rPr>
              <w:t>Spi_ChannelType</w:t>
            </w:r>
            <w:proofErr w:type="spellEnd"/>
          </w:p>
        </w:tc>
        <w:tc>
          <w:tcPr>
            <w:tcW w:w="617" w:type="dxa"/>
          </w:tcPr>
          <w:p w:rsidR="00F957FA" w:rsidRDefault="00E84449" w:rsidP="00F957FA">
            <w:pPr>
              <w:spacing w:before="60"/>
              <w:rPr>
                <w:rFonts w:ascii="Arial" w:hAnsi="Arial" w:cs="Arial"/>
                <w:sz w:val="16"/>
              </w:rPr>
            </w:pPr>
            <w:r>
              <w:rPr>
                <w:rFonts w:ascii="Arial" w:hAnsi="Arial" w:cs="Arial"/>
                <w:sz w:val="16"/>
              </w:rPr>
              <w:t>0</w:t>
            </w:r>
          </w:p>
        </w:tc>
        <w:tc>
          <w:tcPr>
            <w:tcW w:w="661" w:type="dxa"/>
          </w:tcPr>
          <w:p w:rsidR="00F957FA" w:rsidRDefault="00E84449" w:rsidP="00F957FA">
            <w:pPr>
              <w:spacing w:before="60"/>
              <w:rPr>
                <w:rFonts w:ascii="Arial" w:hAnsi="Arial" w:cs="Arial"/>
                <w:sz w:val="16"/>
              </w:rPr>
            </w:pPr>
            <w:r>
              <w:rPr>
                <w:rFonts w:ascii="Arial" w:hAnsi="Arial" w:cs="Arial"/>
                <w:sz w:val="16"/>
              </w:rPr>
              <w:t>255</w:t>
            </w:r>
          </w:p>
        </w:tc>
        <w:tc>
          <w:tcPr>
            <w:tcW w:w="631" w:type="dxa"/>
            <w:shd w:val="pct15" w:color="auto" w:fill="auto"/>
          </w:tcPr>
          <w:p w:rsidR="00F957FA" w:rsidRDefault="00F957FA" w:rsidP="00F957FA">
            <w:pPr>
              <w:spacing w:before="60"/>
              <w:rPr>
                <w:rFonts w:ascii="Arial" w:hAnsi="Arial" w:cs="Arial"/>
                <w:sz w:val="16"/>
              </w:rPr>
            </w:pPr>
          </w:p>
        </w:tc>
      </w:tr>
      <w:tr w:rsidR="00F957FA" w:rsidTr="00E431B3">
        <w:tc>
          <w:tcPr>
            <w:tcW w:w="1819" w:type="dxa"/>
          </w:tcPr>
          <w:p w:rsidR="00F957FA" w:rsidRDefault="00F957FA" w:rsidP="00F957FA">
            <w:pPr>
              <w:spacing w:before="60"/>
              <w:rPr>
                <w:rFonts w:ascii="Arial" w:hAnsi="Arial" w:cs="Arial"/>
                <w:b/>
                <w:bCs/>
                <w:sz w:val="16"/>
              </w:rPr>
            </w:pPr>
          </w:p>
        </w:tc>
        <w:tc>
          <w:tcPr>
            <w:tcW w:w="3368" w:type="dxa"/>
          </w:tcPr>
          <w:p w:rsidR="00F957FA" w:rsidRDefault="00E84449" w:rsidP="00F957FA">
            <w:pPr>
              <w:spacing w:before="60"/>
              <w:rPr>
                <w:rFonts w:ascii="Arial" w:hAnsi="Arial" w:cs="Arial"/>
                <w:sz w:val="16"/>
              </w:rPr>
            </w:pPr>
            <w:proofErr w:type="spellStart"/>
            <w:r w:rsidRPr="00E84449">
              <w:rPr>
                <w:rFonts w:ascii="Arial" w:hAnsi="Arial" w:cs="Arial"/>
                <w:sz w:val="16"/>
              </w:rPr>
              <w:t>SrcDataBufferPtr</w:t>
            </w:r>
            <w:proofErr w:type="spellEnd"/>
          </w:p>
        </w:tc>
        <w:tc>
          <w:tcPr>
            <w:tcW w:w="1968" w:type="dxa"/>
          </w:tcPr>
          <w:p w:rsidR="00F957FA" w:rsidRDefault="00E84449" w:rsidP="00F957FA">
            <w:pPr>
              <w:spacing w:before="60"/>
              <w:rPr>
                <w:rFonts w:ascii="Arial" w:hAnsi="Arial" w:cs="Arial"/>
                <w:sz w:val="16"/>
              </w:rPr>
            </w:pPr>
            <w:proofErr w:type="spellStart"/>
            <w:r w:rsidRPr="00E84449">
              <w:rPr>
                <w:rFonts w:ascii="Arial" w:hAnsi="Arial" w:cs="Arial"/>
                <w:sz w:val="16"/>
              </w:rPr>
              <w:t>Spi_DataType</w:t>
            </w:r>
            <w:proofErr w:type="spellEnd"/>
          </w:p>
        </w:tc>
        <w:tc>
          <w:tcPr>
            <w:tcW w:w="617" w:type="dxa"/>
          </w:tcPr>
          <w:p w:rsidR="00F957FA" w:rsidRDefault="00E84449" w:rsidP="00F957FA">
            <w:pPr>
              <w:spacing w:before="60"/>
              <w:rPr>
                <w:rFonts w:ascii="Arial" w:hAnsi="Arial" w:cs="Arial"/>
                <w:sz w:val="16"/>
              </w:rPr>
            </w:pPr>
            <w:r>
              <w:rPr>
                <w:rFonts w:ascii="Arial" w:hAnsi="Arial" w:cs="Arial"/>
                <w:sz w:val="16"/>
              </w:rPr>
              <w:t>NA</w:t>
            </w:r>
          </w:p>
        </w:tc>
        <w:tc>
          <w:tcPr>
            <w:tcW w:w="661" w:type="dxa"/>
          </w:tcPr>
          <w:p w:rsidR="00F957FA" w:rsidRDefault="00E84449" w:rsidP="00F957FA">
            <w:pPr>
              <w:spacing w:before="60"/>
              <w:rPr>
                <w:rFonts w:ascii="Arial" w:hAnsi="Arial" w:cs="Arial"/>
                <w:sz w:val="16"/>
              </w:rPr>
            </w:pPr>
            <w:r>
              <w:rPr>
                <w:rFonts w:ascii="Arial" w:hAnsi="Arial" w:cs="Arial"/>
                <w:sz w:val="16"/>
              </w:rPr>
              <w:t>NA</w:t>
            </w:r>
          </w:p>
        </w:tc>
        <w:tc>
          <w:tcPr>
            <w:tcW w:w="631" w:type="dxa"/>
            <w:shd w:val="pct15" w:color="auto" w:fill="auto"/>
          </w:tcPr>
          <w:p w:rsidR="00F957FA" w:rsidRDefault="00F957FA" w:rsidP="00F957FA">
            <w:pPr>
              <w:spacing w:before="60"/>
              <w:rPr>
                <w:rFonts w:ascii="Arial" w:hAnsi="Arial" w:cs="Arial"/>
                <w:sz w:val="16"/>
              </w:rPr>
            </w:pPr>
          </w:p>
        </w:tc>
      </w:tr>
      <w:tr w:rsidR="00E84449" w:rsidTr="00E431B3">
        <w:tc>
          <w:tcPr>
            <w:tcW w:w="1819" w:type="dxa"/>
          </w:tcPr>
          <w:p w:rsidR="00E84449" w:rsidRDefault="00E84449" w:rsidP="00FA5A1E">
            <w:pPr>
              <w:spacing w:before="60"/>
              <w:rPr>
                <w:rFonts w:ascii="Arial" w:hAnsi="Arial" w:cs="Arial"/>
                <w:b/>
                <w:bCs/>
                <w:sz w:val="16"/>
              </w:rPr>
            </w:pPr>
          </w:p>
        </w:tc>
        <w:tc>
          <w:tcPr>
            <w:tcW w:w="3368" w:type="dxa"/>
          </w:tcPr>
          <w:p w:rsidR="00E84449" w:rsidRDefault="00E84449" w:rsidP="00FA5A1E">
            <w:pPr>
              <w:spacing w:before="60"/>
              <w:rPr>
                <w:rFonts w:ascii="Arial" w:hAnsi="Arial" w:cs="Arial"/>
                <w:sz w:val="16"/>
              </w:rPr>
            </w:pPr>
            <w:proofErr w:type="spellStart"/>
            <w:r w:rsidRPr="00E84449">
              <w:rPr>
                <w:rFonts w:ascii="Arial" w:hAnsi="Arial" w:cs="Arial"/>
                <w:sz w:val="16"/>
              </w:rPr>
              <w:t>DesDataBufferPtr</w:t>
            </w:r>
            <w:proofErr w:type="spellEnd"/>
          </w:p>
        </w:tc>
        <w:tc>
          <w:tcPr>
            <w:tcW w:w="1968" w:type="dxa"/>
          </w:tcPr>
          <w:p w:rsidR="00E84449" w:rsidRDefault="00E84449" w:rsidP="00FA5A1E">
            <w:pPr>
              <w:spacing w:before="60"/>
              <w:rPr>
                <w:rFonts w:ascii="Arial" w:hAnsi="Arial" w:cs="Arial"/>
                <w:sz w:val="16"/>
              </w:rPr>
            </w:pPr>
            <w:proofErr w:type="spellStart"/>
            <w:r w:rsidRPr="00E84449">
              <w:rPr>
                <w:rFonts w:ascii="Arial" w:hAnsi="Arial" w:cs="Arial"/>
                <w:sz w:val="16"/>
              </w:rPr>
              <w:t>Spi_DataType</w:t>
            </w:r>
            <w:proofErr w:type="spellEnd"/>
          </w:p>
        </w:tc>
        <w:tc>
          <w:tcPr>
            <w:tcW w:w="617" w:type="dxa"/>
          </w:tcPr>
          <w:p w:rsidR="00E84449" w:rsidRDefault="00E84449" w:rsidP="00FA5A1E">
            <w:pPr>
              <w:spacing w:before="60"/>
              <w:rPr>
                <w:rFonts w:ascii="Arial" w:hAnsi="Arial" w:cs="Arial"/>
                <w:sz w:val="16"/>
              </w:rPr>
            </w:pPr>
            <w:r>
              <w:rPr>
                <w:rFonts w:ascii="Arial" w:hAnsi="Arial" w:cs="Arial"/>
                <w:sz w:val="16"/>
              </w:rPr>
              <w:t>NA</w:t>
            </w:r>
          </w:p>
        </w:tc>
        <w:tc>
          <w:tcPr>
            <w:tcW w:w="661" w:type="dxa"/>
          </w:tcPr>
          <w:p w:rsidR="00E84449" w:rsidRDefault="00E84449" w:rsidP="00FA5A1E">
            <w:pPr>
              <w:spacing w:before="60"/>
              <w:rPr>
                <w:rFonts w:ascii="Arial" w:hAnsi="Arial" w:cs="Arial"/>
                <w:sz w:val="16"/>
              </w:rPr>
            </w:pPr>
            <w:r>
              <w:rPr>
                <w:rFonts w:ascii="Arial" w:hAnsi="Arial" w:cs="Arial"/>
                <w:sz w:val="16"/>
              </w:rPr>
              <w:t>NA</w:t>
            </w:r>
          </w:p>
        </w:tc>
        <w:tc>
          <w:tcPr>
            <w:tcW w:w="631" w:type="dxa"/>
            <w:shd w:val="pct15" w:color="auto" w:fill="auto"/>
          </w:tcPr>
          <w:p w:rsidR="00E84449" w:rsidRDefault="00E84449" w:rsidP="00FA5A1E">
            <w:pPr>
              <w:spacing w:before="60"/>
              <w:rPr>
                <w:rFonts w:ascii="Arial" w:hAnsi="Arial" w:cs="Arial"/>
                <w:sz w:val="16"/>
              </w:rPr>
            </w:pPr>
          </w:p>
        </w:tc>
      </w:tr>
      <w:tr w:rsidR="00E84449" w:rsidTr="00E431B3">
        <w:tc>
          <w:tcPr>
            <w:tcW w:w="1819" w:type="dxa"/>
          </w:tcPr>
          <w:p w:rsidR="00E84449" w:rsidRDefault="00E84449" w:rsidP="00F957FA">
            <w:pPr>
              <w:spacing w:before="60"/>
              <w:rPr>
                <w:rFonts w:ascii="Arial" w:hAnsi="Arial" w:cs="Arial"/>
                <w:b/>
                <w:bCs/>
                <w:sz w:val="16"/>
              </w:rPr>
            </w:pPr>
          </w:p>
        </w:tc>
        <w:tc>
          <w:tcPr>
            <w:tcW w:w="3368" w:type="dxa"/>
          </w:tcPr>
          <w:p w:rsidR="00E84449" w:rsidRDefault="00E84449" w:rsidP="00F957FA">
            <w:pPr>
              <w:spacing w:before="60"/>
              <w:rPr>
                <w:rFonts w:ascii="Arial" w:hAnsi="Arial" w:cs="Arial"/>
                <w:sz w:val="16"/>
              </w:rPr>
            </w:pPr>
            <w:r w:rsidRPr="00E84449">
              <w:rPr>
                <w:rFonts w:ascii="Arial" w:hAnsi="Arial" w:cs="Arial"/>
                <w:sz w:val="16"/>
              </w:rPr>
              <w:t>Length</w:t>
            </w:r>
          </w:p>
        </w:tc>
        <w:tc>
          <w:tcPr>
            <w:tcW w:w="1968" w:type="dxa"/>
          </w:tcPr>
          <w:p w:rsidR="00E84449" w:rsidRDefault="00E84449" w:rsidP="00F957FA">
            <w:pPr>
              <w:spacing w:before="60"/>
              <w:rPr>
                <w:rFonts w:ascii="Arial" w:hAnsi="Arial" w:cs="Arial"/>
                <w:sz w:val="16"/>
              </w:rPr>
            </w:pPr>
            <w:proofErr w:type="spellStart"/>
            <w:r w:rsidRPr="00E84449">
              <w:rPr>
                <w:rFonts w:ascii="Arial" w:hAnsi="Arial" w:cs="Arial"/>
                <w:sz w:val="16"/>
              </w:rPr>
              <w:t>Spi_NumberOfDataType</w:t>
            </w:r>
            <w:proofErr w:type="spellEnd"/>
          </w:p>
        </w:tc>
        <w:tc>
          <w:tcPr>
            <w:tcW w:w="617" w:type="dxa"/>
          </w:tcPr>
          <w:p w:rsidR="00E84449" w:rsidRDefault="00E84449" w:rsidP="00F957FA">
            <w:pPr>
              <w:spacing w:before="60"/>
              <w:rPr>
                <w:rFonts w:ascii="Arial" w:hAnsi="Arial" w:cs="Arial"/>
                <w:sz w:val="16"/>
              </w:rPr>
            </w:pPr>
            <w:r>
              <w:rPr>
                <w:rFonts w:ascii="Arial" w:hAnsi="Arial" w:cs="Arial"/>
                <w:sz w:val="16"/>
              </w:rPr>
              <w:t>0</w:t>
            </w:r>
          </w:p>
        </w:tc>
        <w:tc>
          <w:tcPr>
            <w:tcW w:w="661" w:type="dxa"/>
          </w:tcPr>
          <w:p w:rsidR="00E84449" w:rsidRDefault="00E84449" w:rsidP="00F957FA">
            <w:pPr>
              <w:spacing w:before="60"/>
              <w:rPr>
                <w:rFonts w:ascii="Arial" w:hAnsi="Arial" w:cs="Arial"/>
                <w:sz w:val="16"/>
              </w:rPr>
            </w:pPr>
            <w:r>
              <w:rPr>
                <w:rFonts w:ascii="Arial" w:hAnsi="Arial" w:cs="Arial"/>
                <w:sz w:val="16"/>
              </w:rPr>
              <w:t>65535</w:t>
            </w:r>
          </w:p>
        </w:tc>
        <w:tc>
          <w:tcPr>
            <w:tcW w:w="631" w:type="dxa"/>
          </w:tcPr>
          <w:p w:rsidR="00E84449" w:rsidRDefault="00E84449" w:rsidP="00F957FA">
            <w:pPr>
              <w:spacing w:before="60"/>
              <w:rPr>
                <w:rFonts w:ascii="Arial" w:hAnsi="Arial" w:cs="Arial"/>
                <w:sz w:val="16"/>
              </w:rPr>
            </w:pPr>
          </w:p>
        </w:tc>
      </w:tr>
      <w:tr w:rsidR="00E431B3" w:rsidTr="00E431B3">
        <w:tc>
          <w:tcPr>
            <w:tcW w:w="1819" w:type="dxa"/>
          </w:tcPr>
          <w:p w:rsidR="00E431B3" w:rsidRDefault="00E431B3" w:rsidP="00F957FA">
            <w:pPr>
              <w:spacing w:before="60"/>
              <w:rPr>
                <w:rFonts w:ascii="Arial" w:hAnsi="Arial" w:cs="Arial"/>
                <w:b/>
                <w:bCs/>
                <w:sz w:val="16"/>
              </w:rPr>
            </w:pPr>
            <w:r>
              <w:rPr>
                <w:rFonts w:ascii="Arial" w:hAnsi="Arial" w:cs="Arial"/>
                <w:b/>
                <w:bCs/>
                <w:sz w:val="16"/>
              </w:rPr>
              <w:t>Return Value</w:t>
            </w:r>
          </w:p>
        </w:tc>
        <w:tc>
          <w:tcPr>
            <w:tcW w:w="3368" w:type="dxa"/>
          </w:tcPr>
          <w:p w:rsidR="00E431B3" w:rsidRDefault="00E431B3" w:rsidP="00F957FA">
            <w:pPr>
              <w:spacing w:before="60"/>
              <w:rPr>
                <w:rFonts w:ascii="Arial" w:hAnsi="Arial" w:cs="Arial"/>
                <w:sz w:val="16"/>
              </w:rPr>
            </w:pPr>
          </w:p>
        </w:tc>
        <w:tc>
          <w:tcPr>
            <w:tcW w:w="1968" w:type="dxa"/>
          </w:tcPr>
          <w:p w:rsidR="00E431B3" w:rsidRDefault="00E431B3" w:rsidP="00F957FA">
            <w:pPr>
              <w:spacing w:before="60"/>
              <w:rPr>
                <w:rFonts w:ascii="Arial" w:hAnsi="Arial" w:cs="Arial"/>
                <w:sz w:val="16"/>
              </w:rPr>
            </w:pPr>
            <w:proofErr w:type="spellStart"/>
            <w:r w:rsidRPr="00E84449">
              <w:rPr>
                <w:rFonts w:ascii="Arial" w:hAnsi="Arial" w:cs="Arial"/>
                <w:sz w:val="16"/>
              </w:rPr>
              <w:t>Std_ReturnType</w:t>
            </w:r>
            <w:proofErr w:type="spellEnd"/>
          </w:p>
        </w:tc>
        <w:tc>
          <w:tcPr>
            <w:tcW w:w="617" w:type="dxa"/>
          </w:tcPr>
          <w:p w:rsidR="00E431B3" w:rsidRDefault="00817B8C" w:rsidP="00FA5A1E">
            <w:pPr>
              <w:spacing w:before="60"/>
              <w:rPr>
                <w:rFonts w:ascii="Arial" w:hAnsi="Arial" w:cs="Arial"/>
                <w:sz w:val="16"/>
              </w:rPr>
            </w:pPr>
            <w:r>
              <w:rPr>
                <w:rFonts w:ascii="Arial" w:hAnsi="Arial" w:cs="Arial"/>
                <w:sz w:val="16"/>
              </w:rPr>
              <w:t>E_OK</w:t>
            </w:r>
          </w:p>
        </w:tc>
        <w:tc>
          <w:tcPr>
            <w:tcW w:w="661" w:type="dxa"/>
          </w:tcPr>
          <w:p w:rsidR="00E431B3" w:rsidRDefault="00817B8C" w:rsidP="00FA5A1E">
            <w:pPr>
              <w:spacing w:before="60"/>
              <w:rPr>
                <w:rFonts w:ascii="Arial" w:hAnsi="Arial" w:cs="Arial"/>
                <w:sz w:val="16"/>
              </w:rPr>
            </w:pPr>
            <w:r>
              <w:rPr>
                <w:rFonts w:ascii="Arial" w:hAnsi="Arial" w:cs="Arial"/>
                <w:sz w:val="16"/>
              </w:rPr>
              <w:t>E_NOT_OK</w:t>
            </w:r>
          </w:p>
        </w:tc>
        <w:tc>
          <w:tcPr>
            <w:tcW w:w="631" w:type="dxa"/>
          </w:tcPr>
          <w:p w:rsidR="00E431B3" w:rsidRDefault="00E431B3" w:rsidP="00F957FA">
            <w:pPr>
              <w:spacing w:before="60"/>
              <w:rPr>
                <w:rFonts w:ascii="Arial" w:hAnsi="Arial" w:cs="Arial"/>
                <w:sz w:val="16"/>
              </w:rPr>
            </w:pPr>
          </w:p>
        </w:tc>
      </w:tr>
    </w:tbl>
    <w:p w:rsidR="001B60DF" w:rsidRDefault="001B60DF" w:rsidP="001B60DF">
      <w:pPr>
        <w:pStyle w:val="Heading4"/>
      </w:pPr>
      <w:r>
        <w:t>Description</w:t>
      </w:r>
    </w:p>
    <w:p w:rsidR="00137700" w:rsidRPr="00137700" w:rsidRDefault="00137700" w:rsidP="00137700">
      <w:r>
        <w:t xml:space="preserve">This driver function is a minimalist implementation </w:t>
      </w:r>
      <w:r w:rsidR="00817B8C" w:rsidRPr="00817B8C">
        <w:t>intended for use with the Turns Counter component.</w:t>
      </w:r>
      <w:r w:rsidR="00720D6B">
        <w:t xml:space="preserve">  Additionally this function does not provide any error detection at this time.</w:t>
      </w:r>
      <w:r w:rsidR="00817B8C">
        <w:t xml:space="preserve"> The function body is conditionally compiled such that the </w:t>
      </w:r>
      <w:proofErr w:type="spellStart"/>
      <w:r w:rsidR="00817B8C">
        <w:t>SetupEB</w:t>
      </w:r>
      <w:proofErr w:type="spellEnd"/>
      <w:r w:rsidR="00817B8C">
        <w:t xml:space="preserve"> functionality is provided when </w:t>
      </w:r>
      <w:r w:rsidR="00817B8C" w:rsidRPr="00817B8C">
        <w:t>D_SPINXTUSEWITH_CNT_ENUM == D_SPINXT_USEWITHTC</w:t>
      </w:r>
      <w:r w:rsidR="00817B8C">
        <w:t xml:space="preserve">, and the function simply returns E_NOT_OK when </w:t>
      </w:r>
      <w:r w:rsidR="00817B8C" w:rsidRPr="00817B8C">
        <w:t>D_SPINXTUSEWITH_CNT_ENUM</w:t>
      </w:r>
      <w:r w:rsidR="00817B8C">
        <w:t xml:space="preserve"> has any other value.</w:t>
      </w:r>
    </w:p>
    <w:p w:rsidR="004F3659" w:rsidRDefault="00817F61" w:rsidP="0036172F">
      <w:pPr>
        <w:spacing w:after="0"/>
        <w:jc w:val="center"/>
      </w:pPr>
      <w:r>
        <w:object w:dxaOrig="5999" w:dyaOrig="5304">
          <v:shape id="_x0000_i1026" type="#_x0000_t75" style="width:246pt;height:3in" o:ole="">
            <v:imagedata r:id="rId12" o:title=""/>
          </v:shape>
          <o:OLEObject Type="Embed" ProgID="Visio.Drawing.11" ShapeID="_x0000_i1026" DrawAspect="Content" ObjectID="_1458377016" r:id="rId13"/>
        </w:object>
      </w:r>
    </w:p>
    <w:p w:rsidR="004F3659" w:rsidRDefault="004F3659" w:rsidP="004F3659">
      <w:pPr>
        <w:pStyle w:val="Heading3"/>
      </w:pPr>
      <w:proofErr w:type="spellStart"/>
      <w:r>
        <w:t>Spi</w:t>
      </w:r>
      <w:proofErr w:type="spellEnd"/>
      <w:r>
        <w:t xml:space="preserve"> Get Sequence Result</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8"/>
        <w:gridCol w:w="2487"/>
        <w:gridCol w:w="1631"/>
        <w:gridCol w:w="1221"/>
        <w:gridCol w:w="1951"/>
        <w:gridCol w:w="556"/>
      </w:tblGrid>
      <w:tr w:rsidR="00967387" w:rsidTr="00E84449">
        <w:tc>
          <w:tcPr>
            <w:tcW w:w="1885" w:type="dxa"/>
          </w:tcPr>
          <w:p w:rsidR="004F3659" w:rsidRDefault="004F3659" w:rsidP="003F5934">
            <w:pPr>
              <w:spacing w:before="60"/>
              <w:rPr>
                <w:rFonts w:ascii="Arial" w:hAnsi="Arial" w:cs="Arial"/>
                <w:b/>
                <w:bCs/>
                <w:sz w:val="16"/>
              </w:rPr>
            </w:pPr>
            <w:r>
              <w:rPr>
                <w:rFonts w:ascii="Arial" w:hAnsi="Arial" w:cs="Arial"/>
                <w:b/>
                <w:bCs/>
                <w:sz w:val="16"/>
              </w:rPr>
              <w:t>Function Name</w:t>
            </w:r>
          </w:p>
        </w:tc>
        <w:tc>
          <w:tcPr>
            <w:tcW w:w="3660" w:type="dxa"/>
          </w:tcPr>
          <w:p w:rsidR="004F3659" w:rsidRDefault="004F3659" w:rsidP="003F5934">
            <w:pPr>
              <w:spacing w:before="60"/>
              <w:rPr>
                <w:rFonts w:ascii="Arial" w:hAnsi="Arial" w:cs="Arial"/>
                <w:sz w:val="16"/>
              </w:rPr>
            </w:pPr>
            <w:proofErr w:type="spellStart"/>
            <w:r w:rsidRPr="004F3659">
              <w:rPr>
                <w:rFonts w:ascii="Arial" w:hAnsi="Arial" w:cs="Arial"/>
                <w:sz w:val="16"/>
              </w:rPr>
              <w:t>SpiNxt_GetSequenceResult</w:t>
            </w:r>
            <w:proofErr w:type="spellEnd"/>
          </w:p>
        </w:tc>
        <w:tc>
          <w:tcPr>
            <w:tcW w:w="1613"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Type</w:t>
            </w:r>
          </w:p>
        </w:tc>
        <w:tc>
          <w:tcPr>
            <w:tcW w:w="630"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Min</w:t>
            </w:r>
          </w:p>
        </w:tc>
        <w:tc>
          <w:tcPr>
            <w:tcW w:w="637"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Max</w:t>
            </w:r>
          </w:p>
        </w:tc>
        <w:tc>
          <w:tcPr>
            <w:tcW w:w="639" w:type="dxa"/>
            <w:tcBorders>
              <w:bottom w:val="single" w:sz="4" w:space="0" w:color="auto"/>
            </w:tcBorders>
            <w:shd w:val="pct30" w:color="FFFF00" w:fill="auto"/>
          </w:tcPr>
          <w:p w:rsidR="004F3659" w:rsidRDefault="004F3659" w:rsidP="003F593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67387" w:rsidTr="00E84449">
        <w:tc>
          <w:tcPr>
            <w:tcW w:w="1885" w:type="dxa"/>
          </w:tcPr>
          <w:p w:rsidR="004F3659" w:rsidRDefault="004F3659" w:rsidP="003F5934">
            <w:pPr>
              <w:spacing w:before="60"/>
              <w:rPr>
                <w:rFonts w:ascii="Arial" w:hAnsi="Arial" w:cs="Arial"/>
                <w:b/>
                <w:bCs/>
                <w:sz w:val="16"/>
              </w:rPr>
            </w:pPr>
            <w:r>
              <w:rPr>
                <w:rFonts w:ascii="Arial" w:hAnsi="Arial" w:cs="Arial"/>
                <w:b/>
                <w:bCs/>
                <w:sz w:val="16"/>
              </w:rPr>
              <w:t xml:space="preserve">Arguments Passed </w:t>
            </w:r>
          </w:p>
        </w:tc>
        <w:tc>
          <w:tcPr>
            <w:tcW w:w="3660" w:type="dxa"/>
          </w:tcPr>
          <w:p w:rsidR="004F3659" w:rsidRDefault="00E84449" w:rsidP="003F5934">
            <w:pPr>
              <w:spacing w:before="60"/>
              <w:rPr>
                <w:rFonts w:ascii="Arial" w:hAnsi="Arial" w:cs="Arial"/>
                <w:sz w:val="16"/>
              </w:rPr>
            </w:pPr>
            <w:r w:rsidRPr="00E84449">
              <w:rPr>
                <w:rFonts w:ascii="Arial" w:hAnsi="Arial" w:cs="Arial"/>
                <w:sz w:val="16"/>
              </w:rPr>
              <w:t>Sequence</w:t>
            </w:r>
          </w:p>
        </w:tc>
        <w:tc>
          <w:tcPr>
            <w:tcW w:w="1613" w:type="dxa"/>
          </w:tcPr>
          <w:p w:rsidR="004F3659" w:rsidRDefault="00E84449" w:rsidP="003F5934">
            <w:pPr>
              <w:spacing w:before="60"/>
              <w:rPr>
                <w:rFonts w:ascii="Arial" w:hAnsi="Arial" w:cs="Arial"/>
                <w:sz w:val="16"/>
              </w:rPr>
            </w:pPr>
            <w:proofErr w:type="spellStart"/>
            <w:r w:rsidRPr="00E84449">
              <w:rPr>
                <w:rFonts w:ascii="Arial" w:hAnsi="Arial" w:cs="Arial"/>
                <w:sz w:val="16"/>
              </w:rPr>
              <w:t>Spi_SequenceType</w:t>
            </w:r>
            <w:proofErr w:type="spellEnd"/>
          </w:p>
        </w:tc>
        <w:tc>
          <w:tcPr>
            <w:tcW w:w="630" w:type="dxa"/>
          </w:tcPr>
          <w:p w:rsidR="004F3659" w:rsidRDefault="00E431B3" w:rsidP="003F5934">
            <w:pPr>
              <w:spacing w:before="60"/>
              <w:rPr>
                <w:rFonts w:ascii="Arial" w:hAnsi="Arial" w:cs="Arial"/>
                <w:sz w:val="16"/>
              </w:rPr>
            </w:pPr>
            <w:r>
              <w:rPr>
                <w:rFonts w:ascii="Arial" w:hAnsi="Arial" w:cs="Arial"/>
                <w:sz w:val="16"/>
              </w:rPr>
              <w:t>0</w:t>
            </w:r>
          </w:p>
        </w:tc>
        <w:tc>
          <w:tcPr>
            <w:tcW w:w="637" w:type="dxa"/>
          </w:tcPr>
          <w:p w:rsidR="004F3659" w:rsidRDefault="00E431B3" w:rsidP="003F5934">
            <w:pPr>
              <w:spacing w:before="60"/>
              <w:rPr>
                <w:rFonts w:ascii="Arial" w:hAnsi="Arial" w:cs="Arial"/>
                <w:sz w:val="16"/>
              </w:rPr>
            </w:pPr>
            <w:r>
              <w:rPr>
                <w:rFonts w:ascii="Arial" w:hAnsi="Arial" w:cs="Arial"/>
                <w:sz w:val="16"/>
              </w:rPr>
              <w:t>255</w:t>
            </w:r>
          </w:p>
        </w:tc>
        <w:tc>
          <w:tcPr>
            <w:tcW w:w="639" w:type="dxa"/>
            <w:shd w:val="pct15" w:color="auto" w:fill="auto"/>
          </w:tcPr>
          <w:p w:rsidR="004F3659" w:rsidRDefault="004F3659" w:rsidP="003F5934">
            <w:pPr>
              <w:spacing w:before="60"/>
              <w:rPr>
                <w:rFonts w:ascii="Arial" w:hAnsi="Arial" w:cs="Arial"/>
                <w:sz w:val="16"/>
              </w:rPr>
            </w:pPr>
          </w:p>
        </w:tc>
      </w:tr>
      <w:tr w:rsidR="00967387" w:rsidTr="00E84449">
        <w:tc>
          <w:tcPr>
            <w:tcW w:w="1885" w:type="dxa"/>
          </w:tcPr>
          <w:p w:rsidR="00E431B3" w:rsidRDefault="00E431B3" w:rsidP="003F5934">
            <w:pPr>
              <w:spacing w:before="60"/>
              <w:rPr>
                <w:rFonts w:ascii="Arial" w:hAnsi="Arial" w:cs="Arial"/>
                <w:b/>
                <w:bCs/>
                <w:sz w:val="16"/>
              </w:rPr>
            </w:pPr>
            <w:r>
              <w:rPr>
                <w:rFonts w:ascii="Arial" w:hAnsi="Arial" w:cs="Arial"/>
                <w:b/>
                <w:bCs/>
                <w:sz w:val="16"/>
              </w:rPr>
              <w:t>Return Value</w:t>
            </w:r>
          </w:p>
        </w:tc>
        <w:tc>
          <w:tcPr>
            <w:tcW w:w="3660" w:type="dxa"/>
          </w:tcPr>
          <w:p w:rsidR="00E431B3" w:rsidRDefault="00E431B3" w:rsidP="00FA5A1E">
            <w:pPr>
              <w:spacing w:before="60"/>
              <w:rPr>
                <w:rFonts w:ascii="Arial" w:hAnsi="Arial" w:cs="Arial"/>
                <w:sz w:val="16"/>
              </w:rPr>
            </w:pPr>
          </w:p>
        </w:tc>
        <w:tc>
          <w:tcPr>
            <w:tcW w:w="1613" w:type="dxa"/>
          </w:tcPr>
          <w:p w:rsidR="00E431B3" w:rsidRDefault="00967387" w:rsidP="003F5934">
            <w:pPr>
              <w:spacing w:before="60"/>
              <w:rPr>
                <w:rFonts w:ascii="Arial" w:hAnsi="Arial" w:cs="Arial"/>
                <w:sz w:val="16"/>
              </w:rPr>
            </w:pPr>
            <w:proofErr w:type="spellStart"/>
            <w:r w:rsidRPr="00967387">
              <w:rPr>
                <w:rFonts w:ascii="Arial" w:hAnsi="Arial" w:cs="Arial"/>
                <w:sz w:val="16"/>
              </w:rPr>
              <w:t>Spi_SeqResultType</w:t>
            </w:r>
            <w:proofErr w:type="spellEnd"/>
          </w:p>
        </w:tc>
        <w:tc>
          <w:tcPr>
            <w:tcW w:w="630" w:type="dxa"/>
          </w:tcPr>
          <w:p w:rsidR="00E431B3" w:rsidRDefault="00967387" w:rsidP="00FA5A1E">
            <w:pPr>
              <w:spacing w:before="60"/>
              <w:rPr>
                <w:rFonts w:ascii="Arial" w:hAnsi="Arial" w:cs="Arial"/>
                <w:sz w:val="16"/>
              </w:rPr>
            </w:pPr>
            <w:r>
              <w:rPr>
                <w:rFonts w:ascii="Arial" w:hAnsi="Arial" w:cs="Arial"/>
                <w:sz w:val="16"/>
              </w:rPr>
              <w:t>SPI_SEQ_OK</w:t>
            </w:r>
          </w:p>
        </w:tc>
        <w:tc>
          <w:tcPr>
            <w:tcW w:w="637" w:type="dxa"/>
          </w:tcPr>
          <w:p w:rsidR="00E431B3" w:rsidRDefault="00967387" w:rsidP="00FA5A1E">
            <w:pPr>
              <w:spacing w:before="60"/>
              <w:rPr>
                <w:rFonts w:ascii="Arial" w:hAnsi="Arial" w:cs="Arial"/>
                <w:sz w:val="16"/>
              </w:rPr>
            </w:pPr>
            <w:r>
              <w:rPr>
                <w:rFonts w:ascii="Arial" w:hAnsi="Arial" w:cs="Arial"/>
                <w:sz w:val="16"/>
              </w:rPr>
              <w:t>SPI_SEQ_CANCELLED</w:t>
            </w:r>
          </w:p>
        </w:tc>
        <w:tc>
          <w:tcPr>
            <w:tcW w:w="639" w:type="dxa"/>
          </w:tcPr>
          <w:p w:rsidR="00E431B3" w:rsidRDefault="00E431B3" w:rsidP="003F5934">
            <w:pPr>
              <w:spacing w:before="60"/>
              <w:rPr>
                <w:rFonts w:ascii="Arial" w:hAnsi="Arial" w:cs="Arial"/>
                <w:sz w:val="16"/>
              </w:rPr>
            </w:pPr>
          </w:p>
        </w:tc>
      </w:tr>
    </w:tbl>
    <w:p w:rsidR="004F3659" w:rsidRDefault="004F3659" w:rsidP="004F3659">
      <w:pPr>
        <w:pStyle w:val="Heading4"/>
      </w:pPr>
      <w:r>
        <w:t>Description</w:t>
      </w:r>
    </w:p>
    <w:p w:rsidR="00BE1F6C" w:rsidRDefault="00817F61" w:rsidP="00BE1F6C">
      <w:pPr>
        <w:spacing w:after="0"/>
        <w:jc w:val="center"/>
      </w:pPr>
      <w:r>
        <w:object w:dxaOrig="2777" w:dyaOrig="1112">
          <v:shape id="_x0000_i1027" type="#_x0000_t75" style="width:114.4pt;height:45pt" o:ole="">
            <v:imagedata r:id="rId14" o:title=""/>
          </v:shape>
          <o:OLEObject Type="Embed" ProgID="Visio.Drawing.11" ShapeID="_x0000_i1027" DrawAspect="Content" ObjectID="_1458377017" r:id="rId15"/>
        </w:object>
      </w:r>
    </w:p>
    <w:p w:rsidR="001554B0" w:rsidRDefault="001554B0" w:rsidP="001554B0">
      <w:pPr>
        <w:pStyle w:val="Heading3"/>
      </w:pPr>
      <w:r>
        <w:t>MIBSPI Transfer</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gridCol w:w="2790"/>
        <w:gridCol w:w="1890"/>
        <w:gridCol w:w="990"/>
        <w:gridCol w:w="844"/>
        <w:gridCol w:w="606"/>
      </w:tblGrid>
      <w:tr w:rsidR="001554B0" w:rsidTr="007A6437">
        <w:tc>
          <w:tcPr>
            <w:tcW w:w="1818" w:type="dxa"/>
          </w:tcPr>
          <w:p w:rsidR="001554B0" w:rsidRDefault="001554B0" w:rsidP="007A6437">
            <w:pPr>
              <w:spacing w:before="60"/>
              <w:rPr>
                <w:rFonts w:ascii="Arial" w:hAnsi="Arial" w:cs="Arial"/>
                <w:b/>
                <w:bCs/>
                <w:sz w:val="16"/>
              </w:rPr>
            </w:pPr>
            <w:r>
              <w:rPr>
                <w:rFonts w:ascii="Arial" w:hAnsi="Arial" w:cs="Arial"/>
                <w:b/>
                <w:bCs/>
                <w:sz w:val="16"/>
              </w:rPr>
              <w:t>Function Name</w:t>
            </w:r>
          </w:p>
        </w:tc>
        <w:tc>
          <w:tcPr>
            <w:tcW w:w="2790" w:type="dxa"/>
          </w:tcPr>
          <w:p w:rsidR="001554B0" w:rsidRDefault="001554B0" w:rsidP="007A6437">
            <w:pPr>
              <w:spacing w:before="60"/>
              <w:rPr>
                <w:rFonts w:ascii="Arial" w:hAnsi="Arial" w:cs="Arial"/>
                <w:sz w:val="16"/>
              </w:rPr>
            </w:pPr>
            <w:proofErr w:type="spellStart"/>
            <w:r w:rsidRPr="004F3659">
              <w:rPr>
                <w:rFonts w:ascii="Arial" w:hAnsi="Arial" w:cs="Arial"/>
                <w:sz w:val="16"/>
              </w:rPr>
              <w:t>mibspiTransfer</w:t>
            </w:r>
            <w:proofErr w:type="spellEnd"/>
          </w:p>
        </w:tc>
        <w:tc>
          <w:tcPr>
            <w:tcW w:w="1890" w:type="dxa"/>
            <w:shd w:val="pct30" w:color="FFFF00" w:fill="auto"/>
          </w:tcPr>
          <w:p w:rsidR="001554B0" w:rsidRDefault="001554B0" w:rsidP="007A6437">
            <w:pPr>
              <w:spacing w:before="60"/>
              <w:jc w:val="center"/>
              <w:rPr>
                <w:rFonts w:ascii="Arial" w:hAnsi="Arial" w:cs="Arial"/>
                <w:sz w:val="16"/>
              </w:rPr>
            </w:pPr>
            <w:r>
              <w:rPr>
                <w:rFonts w:ascii="Arial" w:hAnsi="Arial" w:cs="Arial"/>
                <w:sz w:val="16"/>
              </w:rPr>
              <w:t>Type</w:t>
            </w:r>
          </w:p>
        </w:tc>
        <w:tc>
          <w:tcPr>
            <w:tcW w:w="990" w:type="dxa"/>
            <w:shd w:val="pct30" w:color="FFFF00" w:fill="auto"/>
          </w:tcPr>
          <w:p w:rsidR="001554B0" w:rsidRDefault="001554B0" w:rsidP="007A6437">
            <w:pPr>
              <w:spacing w:before="60"/>
              <w:jc w:val="center"/>
              <w:rPr>
                <w:rFonts w:ascii="Arial" w:hAnsi="Arial" w:cs="Arial"/>
                <w:sz w:val="16"/>
              </w:rPr>
            </w:pPr>
            <w:r>
              <w:rPr>
                <w:rFonts w:ascii="Arial" w:hAnsi="Arial" w:cs="Arial"/>
                <w:sz w:val="16"/>
              </w:rPr>
              <w:t>Min</w:t>
            </w:r>
          </w:p>
        </w:tc>
        <w:tc>
          <w:tcPr>
            <w:tcW w:w="844" w:type="dxa"/>
            <w:shd w:val="pct30" w:color="FFFF00" w:fill="auto"/>
          </w:tcPr>
          <w:p w:rsidR="001554B0" w:rsidRDefault="001554B0" w:rsidP="007A6437">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1554B0" w:rsidRDefault="001554B0" w:rsidP="007A6437">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554B0" w:rsidTr="007A6437">
        <w:tc>
          <w:tcPr>
            <w:tcW w:w="1818" w:type="dxa"/>
          </w:tcPr>
          <w:p w:rsidR="001554B0" w:rsidRDefault="001554B0" w:rsidP="007A6437">
            <w:pPr>
              <w:spacing w:before="60"/>
              <w:rPr>
                <w:rFonts w:ascii="Arial" w:hAnsi="Arial" w:cs="Arial"/>
                <w:b/>
                <w:bCs/>
                <w:sz w:val="16"/>
              </w:rPr>
            </w:pPr>
            <w:r>
              <w:rPr>
                <w:rFonts w:ascii="Arial" w:hAnsi="Arial" w:cs="Arial"/>
                <w:b/>
                <w:bCs/>
                <w:sz w:val="16"/>
              </w:rPr>
              <w:t xml:space="preserve">Arguments Passed </w:t>
            </w:r>
          </w:p>
        </w:tc>
        <w:tc>
          <w:tcPr>
            <w:tcW w:w="2790" w:type="dxa"/>
          </w:tcPr>
          <w:p w:rsidR="001554B0" w:rsidRDefault="001554B0" w:rsidP="007A6437">
            <w:pPr>
              <w:spacing w:before="60"/>
              <w:rPr>
                <w:rFonts w:ascii="Arial" w:hAnsi="Arial" w:cs="Arial"/>
                <w:sz w:val="16"/>
              </w:rPr>
            </w:pPr>
            <w:proofErr w:type="spellStart"/>
            <w:r w:rsidRPr="003F391F">
              <w:rPr>
                <w:rFonts w:ascii="Arial" w:hAnsi="Arial" w:cs="Arial"/>
                <w:sz w:val="16"/>
              </w:rPr>
              <w:t>mibspi</w:t>
            </w:r>
            <w:proofErr w:type="spellEnd"/>
          </w:p>
        </w:tc>
        <w:tc>
          <w:tcPr>
            <w:tcW w:w="1890" w:type="dxa"/>
          </w:tcPr>
          <w:p w:rsidR="001554B0" w:rsidRDefault="001554B0" w:rsidP="007A6437">
            <w:pPr>
              <w:spacing w:before="60"/>
              <w:rPr>
                <w:rFonts w:ascii="Arial" w:hAnsi="Arial" w:cs="Arial"/>
                <w:sz w:val="16"/>
              </w:rPr>
            </w:pPr>
            <w:proofErr w:type="spellStart"/>
            <w:r w:rsidRPr="003F391F">
              <w:rPr>
                <w:rFonts w:ascii="Arial" w:hAnsi="Arial" w:cs="Arial"/>
                <w:sz w:val="16"/>
              </w:rPr>
              <w:t>mibspiBASE_t</w:t>
            </w:r>
            <w:proofErr w:type="spellEnd"/>
            <w:r w:rsidRPr="003F391F">
              <w:rPr>
                <w:rFonts w:ascii="Arial" w:hAnsi="Arial" w:cs="Arial"/>
                <w:sz w:val="16"/>
              </w:rPr>
              <w:t xml:space="preserve"> *</w:t>
            </w:r>
          </w:p>
        </w:tc>
        <w:tc>
          <w:tcPr>
            <w:tcW w:w="990" w:type="dxa"/>
          </w:tcPr>
          <w:p w:rsidR="001554B0" w:rsidRDefault="001554B0" w:rsidP="007A6437">
            <w:pPr>
              <w:spacing w:before="60"/>
              <w:rPr>
                <w:rFonts w:ascii="Arial" w:hAnsi="Arial" w:cs="Arial"/>
                <w:sz w:val="16"/>
              </w:rPr>
            </w:pPr>
            <w:r>
              <w:rPr>
                <w:rFonts w:ascii="Arial" w:hAnsi="Arial" w:cs="Arial"/>
                <w:sz w:val="16"/>
              </w:rPr>
              <w:t>FULL</w:t>
            </w:r>
          </w:p>
        </w:tc>
        <w:tc>
          <w:tcPr>
            <w:tcW w:w="844" w:type="dxa"/>
          </w:tcPr>
          <w:p w:rsidR="001554B0" w:rsidRDefault="001554B0" w:rsidP="007A6437">
            <w:pPr>
              <w:spacing w:before="60"/>
              <w:rPr>
                <w:rFonts w:ascii="Arial" w:hAnsi="Arial" w:cs="Arial"/>
                <w:sz w:val="16"/>
              </w:rPr>
            </w:pPr>
            <w:r>
              <w:rPr>
                <w:rFonts w:ascii="Arial" w:hAnsi="Arial" w:cs="Arial"/>
                <w:sz w:val="16"/>
              </w:rPr>
              <w:t>FULL</w:t>
            </w:r>
          </w:p>
        </w:tc>
        <w:tc>
          <w:tcPr>
            <w:tcW w:w="606" w:type="dxa"/>
            <w:shd w:val="pct15" w:color="auto" w:fill="auto"/>
          </w:tcPr>
          <w:p w:rsidR="001554B0" w:rsidRDefault="001554B0" w:rsidP="007A6437">
            <w:pPr>
              <w:spacing w:before="60"/>
              <w:rPr>
                <w:rFonts w:ascii="Arial" w:hAnsi="Arial" w:cs="Arial"/>
                <w:sz w:val="16"/>
              </w:rPr>
            </w:pPr>
          </w:p>
        </w:tc>
      </w:tr>
      <w:tr w:rsidR="001554B0" w:rsidTr="007A6437">
        <w:tc>
          <w:tcPr>
            <w:tcW w:w="1818" w:type="dxa"/>
          </w:tcPr>
          <w:p w:rsidR="001554B0" w:rsidRDefault="001554B0" w:rsidP="007A6437">
            <w:pPr>
              <w:spacing w:before="60"/>
              <w:rPr>
                <w:rFonts w:ascii="Arial" w:hAnsi="Arial" w:cs="Arial"/>
                <w:b/>
                <w:bCs/>
                <w:sz w:val="16"/>
              </w:rPr>
            </w:pPr>
          </w:p>
        </w:tc>
        <w:tc>
          <w:tcPr>
            <w:tcW w:w="2790" w:type="dxa"/>
          </w:tcPr>
          <w:p w:rsidR="001554B0" w:rsidRDefault="001554B0" w:rsidP="007A6437">
            <w:pPr>
              <w:spacing w:before="60"/>
              <w:rPr>
                <w:rFonts w:ascii="Arial" w:hAnsi="Arial" w:cs="Arial"/>
                <w:sz w:val="16"/>
              </w:rPr>
            </w:pPr>
            <w:r>
              <w:rPr>
                <w:rFonts w:ascii="Arial" w:hAnsi="Arial" w:cs="Arial"/>
                <w:sz w:val="16"/>
              </w:rPr>
              <w:t>group</w:t>
            </w:r>
          </w:p>
        </w:tc>
        <w:tc>
          <w:tcPr>
            <w:tcW w:w="1890" w:type="dxa"/>
          </w:tcPr>
          <w:p w:rsidR="001554B0" w:rsidRDefault="001554B0" w:rsidP="007A6437">
            <w:pPr>
              <w:spacing w:before="60"/>
              <w:rPr>
                <w:rFonts w:ascii="Arial" w:hAnsi="Arial" w:cs="Arial"/>
                <w:sz w:val="16"/>
              </w:rPr>
            </w:pPr>
            <w:r>
              <w:rPr>
                <w:rFonts w:ascii="Arial" w:hAnsi="Arial" w:cs="Arial"/>
                <w:sz w:val="16"/>
              </w:rPr>
              <w:t>uint32</w:t>
            </w:r>
          </w:p>
        </w:tc>
        <w:tc>
          <w:tcPr>
            <w:tcW w:w="990" w:type="dxa"/>
          </w:tcPr>
          <w:p w:rsidR="001554B0" w:rsidRDefault="001554B0" w:rsidP="007A6437">
            <w:pPr>
              <w:spacing w:before="60"/>
              <w:rPr>
                <w:rFonts w:ascii="Arial" w:hAnsi="Arial" w:cs="Arial"/>
                <w:sz w:val="16"/>
              </w:rPr>
            </w:pPr>
            <w:r>
              <w:rPr>
                <w:rFonts w:ascii="Arial" w:hAnsi="Arial" w:cs="Arial"/>
                <w:sz w:val="16"/>
              </w:rPr>
              <w:t>0</w:t>
            </w:r>
          </w:p>
        </w:tc>
        <w:tc>
          <w:tcPr>
            <w:tcW w:w="844" w:type="dxa"/>
          </w:tcPr>
          <w:p w:rsidR="001554B0" w:rsidRDefault="001554B0" w:rsidP="007A6437">
            <w:pPr>
              <w:spacing w:before="60"/>
              <w:rPr>
                <w:rFonts w:ascii="Arial" w:hAnsi="Arial" w:cs="Arial"/>
                <w:sz w:val="16"/>
              </w:rPr>
            </w:pPr>
            <w:r>
              <w:rPr>
                <w:rFonts w:ascii="Arial" w:hAnsi="Arial" w:cs="Arial"/>
                <w:sz w:val="16"/>
              </w:rPr>
              <w:t>7</w:t>
            </w:r>
          </w:p>
        </w:tc>
        <w:tc>
          <w:tcPr>
            <w:tcW w:w="606" w:type="dxa"/>
            <w:shd w:val="pct15" w:color="auto" w:fill="auto"/>
          </w:tcPr>
          <w:p w:rsidR="001554B0" w:rsidRDefault="001554B0" w:rsidP="007A6437">
            <w:pPr>
              <w:spacing w:before="60"/>
              <w:rPr>
                <w:rFonts w:ascii="Arial" w:hAnsi="Arial" w:cs="Arial"/>
                <w:sz w:val="16"/>
              </w:rPr>
            </w:pPr>
          </w:p>
        </w:tc>
      </w:tr>
      <w:tr w:rsidR="001554B0" w:rsidTr="007A6437">
        <w:tc>
          <w:tcPr>
            <w:tcW w:w="1818" w:type="dxa"/>
          </w:tcPr>
          <w:p w:rsidR="001554B0" w:rsidRDefault="001554B0" w:rsidP="007A6437">
            <w:pPr>
              <w:spacing w:before="60"/>
              <w:rPr>
                <w:rFonts w:ascii="Arial" w:hAnsi="Arial" w:cs="Arial"/>
                <w:b/>
                <w:bCs/>
                <w:sz w:val="16"/>
              </w:rPr>
            </w:pPr>
            <w:r>
              <w:rPr>
                <w:rFonts w:ascii="Arial" w:hAnsi="Arial" w:cs="Arial"/>
                <w:b/>
                <w:bCs/>
                <w:sz w:val="16"/>
              </w:rPr>
              <w:t>Return Value</w:t>
            </w:r>
          </w:p>
        </w:tc>
        <w:tc>
          <w:tcPr>
            <w:tcW w:w="2790" w:type="dxa"/>
          </w:tcPr>
          <w:p w:rsidR="001554B0" w:rsidRDefault="001554B0" w:rsidP="007A6437">
            <w:pPr>
              <w:spacing w:before="60"/>
              <w:rPr>
                <w:rFonts w:ascii="Arial" w:hAnsi="Arial" w:cs="Arial"/>
                <w:sz w:val="16"/>
              </w:rPr>
            </w:pPr>
            <w:r>
              <w:rPr>
                <w:rFonts w:ascii="Arial" w:hAnsi="Arial" w:cs="Arial"/>
                <w:sz w:val="16"/>
              </w:rPr>
              <w:t>N/A</w:t>
            </w:r>
          </w:p>
        </w:tc>
        <w:tc>
          <w:tcPr>
            <w:tcW w:w="1890" w:type="dxa"/>
          </w:tcPr>
          <w:p w:rsidR="001554B0" w:rsidRDefault="001554B0" w:rsidP="007A6437">
            <w:pPr>
              <w:spacing w:before="60"/>
              <w:rPr>
                <w:rFonts w:ascii="Arial" w:hAnsi="Arial" w:cs="Arial"/>
                <w:sz w:val="16"/>
              </w:rPr>
            </w:pPr>
          </w:p>
        </w:tc>
        <w:tc>
          <w:tcPr>
            <w:tcW w:w="990" w:type="dxa"/>
          </w:tcPr>
          <w:p w:rsidR="001554B0" w:rsidRDefault="001554B0" w:rsidP="007A6437">
            <w:pPr>
              <w:spacing w:before="60"/>
              <w:rPr>
                <w:rFonts w:ascii="Arial" w:hAnsi="Arial" w:cs="Arial"/>
                <w:sz w:val="16"/>
              </w:rPr>
            </w:pPr>
          </w:p>
        </w:tc>
        <w:tc>
          <w:tcPr>
            <w:tcW w:w="844" w:type="dxa"/>
          </w:tcPr>
          <w:p w:rsidR="001554B0" w:rsidRDefault="001554B0" w:rsidP="007A6437">
            <w:pPr>
              <w:spacing w:before="60"/>
              <w:rPr>
                <w:rFonts w:ascii="Arial" w:hAnsi="Arial" w:cs="Arial"/>
                <w:sz w:val="16"/>
              </w:rPr>
            </w:pPr>
          </w:p>
        </w:tc>
        <w:tc>
          <w:tcPr>
            <w:tcW w:w="606" w:type="dxa"/>
          </w:tcPr>
          <w:p w:rsidR="001554B0" w:rsidRDefault="001554B0" w:rsidP="007A6437">
            <w:pPr>
              <w:spacing w:before="60"/>
              <w:rPr>
                <w:rFonts w:ascii="Arial" w:hAnsi="Arial" w:cs="Arial"/>
                <w:sz w:val="16"/>
              </w:rPr>
            </w:pPr>
          </w:p>
        </w:tc>
      </w:tr>
    </w:tbl>
    <w:p w:rsidR="001554B0" w:rsidRDefault="001554B0" w:rsidP="001554B0">
      <w:pPr>
        <w:pStyle w:val="Heading4"/>
      </w:pPr>
      <w:r>
        <w:t>Description</w:t>
      </w:r>
    </w:p>
    <w:p w:rsidR="001554B0" w:rsidRDefault="001554B0" w:rsidP="001554B0">
      <w:r>
        <w:t xml:space="preserve">Set the Enable Transfer Group bit in the appropriate register to </w:t>
      </w:r>
      <w:del w:id="291" w:author="Creager, Kathleen" w:date="2014-02-26T16:13:00Z">
        <w:r w:rsidDel="00E834A5">
          <w:delText xml:space="preserve">start </w:delText>
        </w:r>
      </w:del>
      <w:ins w:id="292" w:author="Creager, Kathleen" w:date="2014-02-26T16:13:00Z">
        <w:r w:rsidR="00E834A5">
          <w:t xml:space="preserve">enable </w:t>
        </w:r>
      </w:ins>
      <w:r>
        <w:t xml:space="preserve">the transfer </w:t>
      </w:r>
      <w:ins w:id="293" w:author="Creager, Kathleen" w:date="2014-02-26T16:14:00Z">
        <w:r w:rsidR="00E834A5">
          <w:t xml:space="preserve">(when triggered) </w:t>
        </w:r>
      </w:ins>
      <w:r>
        <w:t xml:space="preserve">of the </w:t>
      </w:r>
      <w:proofErr w:type="spellStart"/>
      <w:r>
        <w:t>mibspi</w:t>
      </w:r>
      <w:proofErr w:type="spellEnd"/>
      <w:r>
        <w:t xml:space="preserve"> transfer group defined by the arguments:</w:t>
      </w:r>
    </w:p>
    <w:p w:rsidR="001554B0" w:rsidRDefault="001554B0" w:rsidP="001554B0">
      <w:proofErr w:type="spellStart"/>
      <w:proofErr w:type="gramStart"/>
      <w:r w:rsidRPr="003F391F">
        <w:t>mibspi</w:t>
      </w:r>
      <w:proofErr w:type="spellEnd"/>
      <w:proofErr w:type="gramEnd"/>
      <w:r w:rsidRPr="003F391F">
        <w:t>-&gt;TGCTRL[group] |= 0x80000000UL</w:t>
      </w:r>
    </w:p>
    <w:p w:rsidR="001554B0" w:rsidRDefault="001554B0" w:rsidP="001554B0"/>
    <w:p w:rsidR="004F3659" w:rsidRDefault="004F3659" w:rsidP="004F3659">
      <w:pPr>
        <w:pStyle w:val="Heading3"/>
      </w:pPr>
      <w:proofErr w:type="spellStart"/>
      <w:r>
        <w:t>Spi</w:t>
      </w:r>
      <w:proofErr w:type="spellEnd"/>
      <w:r>
        <w:t xml:space="preserve"> Asynchronous Transmit</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8"/>
        <w:gridCol w:w="3210"/>
        <w:gridCol w:w="1613"/>
        <w:gridCol w:w="654"/>
        <w:gridCol w:w="1070"/>
        <w:gridCol w:w="639"/>
      </w:tblGrid>
      <w:tr w:rsidR="004F3659" w:rsidTr="00D90D6D">
        <w:tc>
          <w:tcPr>
            <w:tcW w:w="2025" w:type="dxa"/>
          </w:tcPr>
          <w:p w:rsidR="004F3659" w:rsidRDefault="004F3659" w:rsidP="003F5934">
            <w:pPr>
              <w:spacing w:before="60"/>
              <w:rPr>
                <w:rFonts w:ascii="Arial" w:hAnsi="Arial" w:cs="Arial"/>
                <w:b/>
                <w:bCs/>
                <w:sz w:val="16"/>
              </w:rPr>
            </w:pPr>
            <w:r>
              <w:rPr>
                <w:rFonts w:ascii="Arial" w:hAnsi="Arial" w:cs="Arial"/>
                <w:b/>
                <w:bCs/>
                <w:sz w:val="16"/>
              </w:rPr>
              <w:t>Function Name</w:t>
            </w:r>
          </w:p>
        </w:tc>
        <w:tc>
          <w:tcPr>
            <w:tcW w:w="3456" w:type="dxa"/>
          </w:tcPr>
          <w:p w:rsidR="004F3659" w:rsidRDefault="004F3659" w:rsidP="003F5934">
            <w:pPr>
              <w:spacing w:before="60"/>
              <w:rPr>
                <w:rFonts w:ascii="Arial" w:hAnsi="Arial" w:cs="Arial"/>
                <w:sz w:val="16"/>
              </w:rPr>
            </w:pPr>
            <w:proofErr w:type="spellStart"/>
            <w:r w:rsidRPr="004F3659">
              <w:rPr>
                <w:rFonts w:ascii="Arial" w:hAnsi="Arial" w:cs="Arial"/>
                <w:sz w:val="16"/>
              </w:rPr>
              <w:t>SpiNxt_AsyncTransmit</w:t>
            </w:r>
            <w:proofErr w:type="spellEnd"/>
          </w:p>
        </w:tc>
        <w:tc>
          <w:tcPr>
            <w:tcW w:w="1613"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Type</w:t>
            </w:r>
          </w:p>
        </w:tc>
        <w:tc>
          <w:tcPr>
            <w:tcW w:w="656"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Min</w:t>
            </w:r>
          </w:p>
        </w:tc>
        <w:tc>
          <w:tcPr>
            <w:tcW w:w="657"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Max</w:t>
            </w:r>
          </w:p>
        </w:tc>
        <w:tc>
          <w:tcPr>
            <w:tcW w:w="657" w:type="dxa"/>
            <w:tcBorders>
              <w:bottom w:val="single" w:sz="4" w:space="0" w:color="auto"/>
            </w:tcBorders>
            <w:shd w:val="pct30" w:color="FFFF00" w:fill="auto"/>
          </w:tcPr>
          <w:p w:rsidR="004F3659" w:rsidRDefault="004F3659" w:rsidP="003F593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84449" w:rsidTr="00D90D6D">
        <w:tc>
          <w:tcPr>
            <w:tcW w:w="2025" w:type="dxa"/>
          </w:tcPr>
          <w:p w:rsidR="00E84449" w:rsidRDefault="00E84449" w:rsidP="003F5934">
            <w:pPr>
              <w:spacing w:before="60"/>
              <w:rPr>
                <w:rFonts w:ascii="Arial" w:hAnsi="Arial" w:cs="Arial"/>
                <w:b/>
                <w:bCs/>
                <w:sz w:val="16"/>
              </w:rPr>
            </w:pPr>
            <w:r>
              <w:rPr>
                <w:rFonts w:ascii="Arial" w:hAnsi="Arial" w:cs="Arial"/>
                <w:b/>
                <w:bCs/>
                <w:sz w:val="16"/>
              </w:rPr>
              <w:t xml:space="preserve">Arguments Passed </w:t>
            </w:r>
          </w:p>
        </w:tc>
        <w:tc>
          <w:tcPr>
            <w:tcW w:w="3456" w:type="dxa"/>
          </w:tcPr>
          <w:p w:rsidR="00E84449" w:rsidRDefault="00E84449" w:rsidP="00FA5A1E">
            <w:pPr>
              <w:spacing w:before="60"/>
              <w:rPr>
                <w:rFonts w:ascii="Arial" w:hAnsi="Arial" w:cs="Arial"/>
                <w:sz w:val="16"/>
              </w:rPr>
            </w:pPr>
            <w:r w:rsidRPr="00E84449">
              <w:rPr>
                <w:rFonts w:ascii="Arial" w:hAnsi="Arial" w:cs="Arial"/>
                <w:sz w:val="16"/>
              </w:rPr>
              <w:t>Sequence</w:t>
            </w:r>
          </w:p>
        </w:tc>
        <w:tc>
          <w:tcPr>
            <w:tcW w:w="1613" w:type="dxa"/>
          </w:tcPr>
          <w:p w:rsidR="00E84449" w:rsidRDefault="00E84449" w:rsidP="00FA5A1E">
            <w:pPr>
              <w:spacing w:before="60"/>
              <w:rPr>
                <w:rFonts w:ascii="Arial" w:hAnsi="Arial" w:cs="Arial"/>
                <w:sz w:val="16"/>
              </w:rPr>
            </w:pPr>
            <w:proofErr w:type="spellStart"/>
            <w:r w:rsidRPr="00E84449">
              <w:rPr>
                <w:rFonts w:ascii="Arial" w:hAnsi="Arial" w:cs="Arial"/>
                <w:sz w:val="16"/>
              </w:rPr>
              <w:t>Spi_SequenceType</w:t>
            </w:r>
            <w:proofErr w:type="spellEnd"/>
          </w:p>
        </w:tc>
        <w:tc>
          <w:tcPr>
            <w:tcW w:w="656" w:type="dxa"/>
          </w:tcPr>
          <w:p w:rsidR="00E84449" w:rsidRDefault="00E431B3" w:rsidP="003F5934">
            <w:pPr>
              <w:spacing w:before="60"/>
              <w:rPr>
                <w:rFonts w:ascii="Arial" w:hAnsi="Arial" w:cs="Arial"/>
                <w:sz w:val="16"/>
              </w:rPr>
            </w:pPr>
            <w:r>
              <w:rPr>
                <w:rFonts w:ascii="Arial" w:hAnsi="Arial" w:cs="Arial"/>
                <w:sz w:val="16"/>
              </w:rPr>
              <w:t>0</w:t>
            </w:r>
          </w:p>
        </w:tc>
        <w:tc>
          <w:tcPr>
            <w:tcW w:w="657" w:type="dxa"/>
          </w:tcPr>
          <w:p w:rsidR="00E84449" w:rsidRDefault="00E431B3" w:rsidP="003F5934">
            <w:pPr>
              <w:spacing w:before="60"/>
              <w:rPr>
                <w:rFonts w:ascii="Arial" w:hAnsi="Arial" w:cs="Arial"/>
                <w:sz w:val="16"/>
              </w:rPr>
            </w:pPr>
            <w:r>
              <w:rPr>
                <w:rFonts w:ascii="Arial" w:hAnsi="Arial" w:cs="Arial"/>
                <w:sz w:val="16"/>
              </w:rPr>
              <w:t>255</w:t>
            </w:r>
          </w:p>
        </w:tc>
        <w:tc>
          <w:tcPr>
            <w:tcW w:w="657" w:type="dxa"/>
            <w:shd w:val="pct15" w:color="auto" w:fill="auto"/>
          </w:tcPr>
          <w:p w:rsidR="00E84449" w:rsidRDefault="00E84449" w:rsidP="003F5934">
            <w:pPr>
              <w:spacing w:before="60"/>
              <w:rPr>
                <w:rFonts w:ascii="Arial" w:hAnsi="Arial" w:cs="Arial"/>
                <w:sz w:val="16"/>
              </w:rPr>
            </w:pPr>
          </w:p>
        </w:tc>
      </w:tr>
      <w:tr w:rsidR="00D90D6D" w:rsidTr="00D90D6D">
        <w:tc>
          <w:tcPr>
            <w:tcW w:w="2025" w:type="dxa"/>
          </w:tcPr>
          <w:p w:rsidR="00D90D6D" w:rsidRDefault="00D90D6D" w:rsidP="003F5934">
            <w:pPr>
              <w:spacing w:before="60"/>
              <w:rPr>
                <w:rFonts w:ascii="Arial" w:hAnsi="Arial" w:cs="Arial"/>
                <w:b/>
                <w:bCs/>
                <w:sz w:val="16"/>
              </w:rPr>
            </w:pPr>
            <w:r>
              <w:rPr>
                <w:rFonts w:ascii="Arial" w:hAnsi="Arial" w:cs="Arial"/>
                <w:b/>
                <w:bCs/>
                <w:sz w:val="16"/>
              </w:rPr>
              <w:t>Return Value</w:t>
            </w:r>
          </w:p>
        </w:tc>
        <w:tc>
          <w:tcPr>
            <w:tcW w:w="3456" w:type="dxa"/>
          </w:tcPr>
          <w:p w:rsidR="00D90D6D" w:rsidRDefault="00D06157" w:rsidP="00FA5A1E">
            <w:pPr>
              <w:spacing w:before="60"/>
              <w:rPr>
                <w:rFonts w:ascii="Arial" w:hAnsi="Arial" w:cs="Arial"/>
                <w:sz w:val="16"/>
              </w:rPr>
            </w:pPr>
            <w:proofErr w:type="spellStart"/>
            <w:r>
              <w:rPr>
                <w:rFonts w:ascii="Arial" w:hAnsi="Arial" w:cs="Arial"/>
                <w:sz w:val="16"/>
              </w:rPr>
              <w:t>result_T_Cnt</w:t>
            </w:r>
            <w:proofErr w:type="spellEnd"/>
          </w:p>
        </w:tc>
        <w:tc>
          <w:tcPr>
            <w:tcW w:w="1613" w:type="dxa"/>
          </w:tcPr>
          <w:p w:rsidR="00D90D6D" w:rsidRDefault="00D90D6D" w:rsidP="00FA5A1E">
            <w:pPr>
              <w:spacing w:before="60"/>
              <w:rPr>
                <w:rFonts w:ascii="Arial" w:hAnsi="Arial" w:cs="Arial"/>
                <w:sz w:val="16"/>
              </w:rPr>
            </w:pPr>
            <w:proofErr w:type="spellStart"/>
            <w:r w:rsidRPr="00E84449">
              <w:rPr>
                <w:rFonts w:ascii="Arial" w:hAnsi="Arial" w:cs="Arial"/>
                <w:sz w:val="16"/>
              </w:rPr>
              <w:t>Std_ReturnType</w:t>
            </w:r>
            <w:proofErr w:type="spellEnd"/>
          </w:p>
        </w:tc>
        <w:tc>
          <w:tcPr>
            <w:tcW w:w="656" w:type="dxa"/>
          </w:tcPr>
          <w:p w:rsidR="00D90D6D" w:rsidRDefault="001C0302" w:rsidP="00FA5A1E">
            <w:pPr>
              <w:spacing w:before="60"/>
              <w:rPr>
                <w:rFonts w:ascii="Arial" w:hAnsi="Arial" w:cs="Arial"/>
                <w:sz w:val="16"/>
              </w:rPr>
            </w:pPr>
            <w:r>
              <w:rPr>
                <w:rFonts w:ascii="Arial" w:hAnsi="Arial" w:cs="Arial"/>
                <w:sz w:val="16"/>
              </w:rPr>
              <w:t>E_OK</w:t>
            </w:r>
          </w:p>
        </w:tc>
        <w:tc>
          <w:tcPr>
            <w:tcW w:w="657" w:type="dxa"/>
          </w:tcPr>
          <w:p w:rsidR="00D90D6D" w:rsidRDefault="001C0302" w:rsidP="00FA5A1E">
            <w:pPr>
              <w:spacing w:before="60"/>
              <w:rPr>
                <w:rFonts w:ascii="Arial" w:hAnsi="Arial" w:cs="Arial"/>
                <w:sz w:val="16"/>
              </w:rPr>
            </w:pPr>
            <w:r>
              <w:rPr>
                <w:rFonts w:ascii="Arial" w:hAnsi="Arial" w:cs="Arial"/>
                <w:sz w:val="16"/>
              </w:rPr>
              <w:t>E_NOT_OK</w:t>
            </w:r>
          </w:p>
        </w:tc>
        <w:tc>
          <w:tcPr>
            <w:tcW w:w="657" w:type="dxa"/>
          </w:tcPr>
          <w:p w:rsidR="00D90D6D" w:rsidRDefault="00D90D6D" w:rsidP="003F5934">
            <w:pPr>
              <w:spacing w:before="60"/>
              <w:rPr>
                <w:rFonts w:ascii="Arial" w:hAnsi="Arial" w:cs="Arial"/>
                <w:sz w:val="16"/>
              </w:rPr>
            </w:pPr>
          </w:p>
        </w:tc>
      </w:tr>
    </w:tbl>
    <w:p w:rsidR="004F3659" w:rsidRDefault="004F3659" w:rsidP="004F3659">
      <w:pPr>
        <w:pStyle w:val="Heading4"/>
      </w:pPr>
      <w:r>
        <w:t>Description</w:t>
      </w:r>
    </w:p>
    <w:p w:rsidR="001C0302" w:rsidRPr="00137700" w:rsidRDefault="001C0302" w:rsidP="001C0302">
      <w:r>
        <w:t xml:space="preserve">This driver function is a minimalist implementation intended for use with the Turns Counter component.  It assumes one-to-one channel-to-sequence correspondence.  The function body is conditionally compiled such that the Turns Counter-specific </w:t>
      </w:r>
      <w:proofErr w:type="spellStart"/>
      <w:r>
        <w:t>Asynchrounous</w:t>
      </w:r>
      <w:proofErr w:type="spellEnd"/>
      <w:r>
        <w:t xml:space="preserve"> Transmit functionality is provided when </w:t>
      </w:r>
      <w:r w:rsidRPr="00817B8C">
        <w:t>D_SPINXTUSEWITH_CNT_ENUM == D_SPINXT_USEWITHTC</w:t>
      </w:r>
      <w:r>
        <w:t xml:space="preserve">, and the function simply returns E_NOT_OK when </w:t>
      </w:r>
      <w:r w:rsidRPr="00817B8C">
        <w:t>D_SPINXTUSEWITH_CNT_ENUM</w:t>
      </w:r>
      <w:r>
        <w:t xml:space="preserve"> has any other value.</w:t>
      </w:r>
    </w:p>
    <w:p w:rsidR="004F3659" w:rsidRDefault="004F4D6E" w:rsidP="005031F5">
      <w:pPr>
        <w:spacing w:after="0"/>
        <w:jc w:val="center"/>
      </w:pPr>
      <w:r>
        <w:object w:dxaOrig="8208" w:dyaOrig="11710">
          <v:shape id="_x0000_i1028" type="#_x0000_t75" style="width:337.5pt;height:422.65pt" o:ole="">
            <v:imagedata r:id="rId16" o:title=""/>
          </v:shape>
          <o:OLEObject Type="Embed" ProgID="Visio.Drawing.11" ShapeID="_x0000_i1028" DrawAspect="Content" ObjectID="_1458377018" r:id="rId17"/>
        </w:object>
      </w:r>
    </w:p>
    <w:p w:rsidR="008B3E94" w:rsidRDefault="004F3659" w:rsidP="008B3E94">
      <w:pPr>
        <w:pStyle w:val="Heading3"/>
      </w:pPr>
      <w:r>
        <w:t>MIBSPI Set Data</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4"/>
        <w:gridCol w:w="3773"/>
        <w:gridCol w:w="1301"/>
        <w:gridCol w:w="608"/>
        <w:gridCol w:w="608"/>
        <w:gridCol w:w="604"/>
      </w:tblGrid>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5" w:type="dxa"/>
          </w:tcPr>
          <w:p w:rsidR="00F957FA" w:rsidRDefault="004F3659" w:rsidP="00F957FA">
            <w:pPr>
              <w:spacing w:before="60"/>
              <w:rPr>
                <w:rFonts w:ascii="Arial" w:hAnsi="Arial" w:cs="Arial"/>
                <w:sz w:val="16"/>
              </w:rPr>
            </w:pPr>
            <w:proofErr w:type="spellStart"/>
            <w:r w:rsidRPr="004F3659">
              <w:rPr>
                <w:rFonts w:ascii="Arial" w:hAnsi="Arial" w:cs="Arial"/>
                <w:sz w:val="16"/>
              </w:rPr>
              <w:t>mibspiSetData</w:t>
            </w:r>
            <w:proofErr w:type="spellEnd"/>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5" w:type="dxa"/>
          </w:tcPr>
          <w:p w:rsidR="00F957FA" w:rsidRDefault="00E573F0" w:rsidP="00F957FA">
            <w:pPr>
              <w:spacing w:before="60"/>
              <w:rPr>
                <w:rFonts w:ascii="Arial" w:hAnsi="Arial" w:cs="Arial"/>
                <w:sz w:val="16"/>
              </w:rPr>
            </w:pPr>
            <w:proofErr w:type="spellStart"/>
            <w:r w:rsidRPr="00E573F0">
              <w:rPr>
                <w:rFonts w:ascii="Arial" w:hAnsi="Arial" w:cs="Arial"/>
                <w:sz w:val="16"/>
              </w:rPr>
              <w:t>mibspi</w:t>
            </w:r>
            <w:proofErr w:type="spellEnd"/>
          </w:p>
        </w:tc>
        <w:tc>
          <w:tcPr>
            <w:tcW w:w="1159" w:type="dxa"/>
          </w:tcPr>
          <w:p w:rsidR="00F957FA" w:rsidRDefault="00E573F0" w:rsidP="00F957FA">
            <w:pPr>
              <w:spacing w:before="60"/>
              <w:rPr>
                <w:rFonts w:ascii="Arial" w:hAnsi="Arial" w:cs="Arial"/>
                <w:sz w:val="16"/>
              </w:rPr>
            </w:pPr>
            <w:proofErr w:type="spellStart"/>
            <w:r w:rsidRPr="00E573F0">
              <w:rPr>
                <w:rFonts w:ascii="Arial" w:hAnsi="Arial" w:cs="Arial"/>
                <w:sz w:val="16"/>
              </w:rPr>
              <w:t>mibspiBASE_t</w:t>
            </w:r>
            <w:proofErr w:type="spellEnd"/>
            <w:r>
              <w:rPr>
                <w:rFonts w:ascii="Arial" w:hAnsi="Arial" w:cs="Arial"/>
                <w:sz w:val="16"/>
              </w:rPr>
              <w:t>*</w:t>
            </w:r>
          </w:p>
        </w:tc>
        <w:tc>
          <w:tcPr>
            <w:tcW w:w="607" w:type="dxa"/>
          </w:tcPr>
          <w:p w:rsidR="00F957FA" w:rsidRDefault="00E573F0" w:rsidP="00F957FA">
            <w:pPr>
              <w:spacing w:before="60"/>
              <w:rPr>
                <w:rFonts w:ascii="Arial" w:hAnsi="Arial" w:cs="Arial"/>
                <w:sz w:val="16"/>
              </w:rPr>
            </w:pPr>
            <w:r>
              <w:rPr>
                <w:rFonts w:ascii="Arial" w:hAnsi="Arial" w:cs="Arial"/>
                <w:sz w:val="16"/>
              </w:rPr>
              <w:t>FULL</w:t>
            </w:r>
          </w:p>
        </w:tc>
        <w:tc>
          <w:tcPr>
            <w:tcW w:w="607" w:type="dxa"/>
          </w:tcPr>
          <w:p w:rsidR="00F957FA" w:rsidRDefault="00E573F0"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p>
        </w:tc>
        <w:tc>
          <w:tcPr>
            <w:tcW w:w="3875" w:type="dxa"/>
          </w:tcPr>
          <w:p w:rsidR="00F957FA" w:rsidRDefault="00E573F0" w:rsidP="00F957FA">
            <w:pPr>
              <w:spacing w:before="60"/>
              <w:rPr>
                <w:rFonts w:ascii="Arial" w:hAnsi="Arial" w:cs="Arial"/>
                <w:sz w:val="16"/>
              </w:rPr>
            </w:pPr>
            <w:r w:rsidRPr="00E573F0">
              <w:rPr>
                <w:rFonts w:ascii="Arial" w:hAnsi="Arial" w:cs="Arial"/>
                <w:sz w:val="16"/>
              </w:rPr>
              <w:t>group</w:t>
            </w:r>
          </w:p>
        </w:tc>
        <w:tc>
          <w:tcPr>
            <w:tcW w:w="1159" w:type="dxa"/>
          </w:tcPr>
          <w:p w:rsidR="00F957FA" w:rsidRDefault="00E573F0" w:rsidP="00F957FA">
            <w:pPr>
              <w:spacing w:before="60"/>
              <w:rPr>
                <w:rFonts w:ascii="Arial" w:hAnsi="Arial" w:cs="Arial"/>
                <w:sz w:val="16"/>
              </w:rPr>
            </w:pPr>
            <w:r>
              <w:rPr>
                <w:rFonts w:ascii="Arial" w:hAnsi="Arial" w:cs="Arial"/>
                <w:sz w:val="16"/>
              </w:rPr>
              <w:t>uint32</w:t>
            </w:r>
          </w:p>
        </w:tc>
        <w:tc>
          <w:tcPr>
            <w:tcW w:w="607" w:type="dxa"/>
          </w:tcPr>
          <w:p w:rsidR="00F957FA" w:rsidRDefault="00E573F0" w:rsidP="00F957FA">
            <w:pPr>
              <w:spacing w:before="60"/>
              <w:rPr>
                <w:rFonts w:ascii="Arial" w:hAnsi="Arial" w:cs="Arial"/>
                <w:sz w:val="16"/>
              </w:rPr>
            </w:pPr>
            <w:r>
              <w:rPr>
                <w:rFonts w:ascii="Arial" w:hAnsi="Arial" w:cs="Arial"/>
                <w:sz w:val="16"/>
              </w:rPr>
              <w:t>0</w:t>
            </w:r>
          </w:p>
        </w:tc>
        <w:tc>
          <w:tcPr>
            <w:tcW w:w="607" w:type="dxa"/>
          </w:tcPr>
          <w:p w:rsidR="00F957FA" w:rsidRDefault="00E573F0" w:rsidP="00F957FA">
            <w:pPr>
              <w:spacing w:before="60"/>
              <w:rPr>
                <w:rFonts w:ascii="Arial" w:hAnsi="Arial" w:cs="Arial"/>
                <w:sz w:val="16"/>
              </w:rPr>
            </w:pPr>
            <w:r>
              <w:rPr>
                <w:rFonts w:ascii="Arial" w:hAnsi="Arial" w:cs="Arial"/>
                <w:sz w:val="16"/>
              </w:rPr>
              <w:t>7</w:t>
            </w:r>
          </w:p>
        </w:tc>
        <w:tc>
          <w:tcPr>
            <w:tcW w:w="607" w:type="dxa"/>
            <w:shd w:val="pct15" w:color="auto" w:fill="auto"/>
          </w:tcPr>
          <w:p w:rsidR="00F957FA" w:rsidRDefault="00F957FA" w:rsidP="00F957FA">
            <w:pPr>
              <w:spacing w:before="60"/>
              <w:rPr>
                <w:rFonts w:ascii="Arial" w:hAnsi="Arial" w:cs="Arial"/>
                <w:sz w:val="16"/>
              </w:rPr>
            </w:pPr>
          </w:p>
        </w:tc>
      </w:tr>
      <w:tr w:rsidR="00E573F0" w:rsidTr="00F957FA">
        <w:tc>
          <w:tcPr>
            <w:tcW w:w="2083" w:type="dxa"/>
          </w:tcPr>
          <w:p w:rsidR="00E573F0" w:rsidRDefault="00E573F0" w:rsidP="00F957FA">
            <w:pPr>
              <w:spacing w:before="60"/>
              <w:rPr>
                <w:rFonts w:ascii="Arial" w:hAnsi="Arial" w:cs="Arial"/>
                <w:b/>
                <w:bCs/>
                <w:sz w:val="16"/>
              </w:rPr>
            </w:pPr>
          </w:p>
        </w:tc>
        <w:tc>
          <w:tcPr>
            <w:tcW w:w="3875" w:type="dxa"/>
          </w:tcPr>
          <w:p w:rsidR="00E573F0" w:rsidRPr="00E573F0" w:rsidRDefault="00E573F0" w:rsidP="00F957FA">
            <w:pPr>
              <w:spacing w:before="60"/>
              <w:rPr>
                <w:rFonts w:ascii="Arial" w:hAnsi="Arial" w:cs="Arial"/>
                <w:sz w:val="16"/>
              </w:rPr>
            </w:pPr>
            <w:r>
              <w:rPr>
                <w:rFonts w:ascii="Arial" w:hAnsi="Arial" w:cs="Arial"/>
                <w:sz w:val="16"/>
              </w:rPr>
              <w:t>data</w:t>
            </w:r>
          </w:p>
        </w:tc>
        <w:tc>
          <w:tcPr>
            <w:tcW w:w="1159" w:type="dxa"/>
          </w:tcPr>
          <w:p w:rsidR="00E573F0" w:rsidRDefault="00E573F0" w:rsidP="00F957FA">
            <w:pPr>
              <w:spacing w:before="60"/>
              <w:rPr>
                <w:rFonts w:ascii="Arial" w:hAnsi="Arial" w:cs="Arial"/>
                <w:sz w:val="16"/>
              </w:rPr>
            </w:pPr>
            <w:r w:rsidRPr="00E573F0">
              <w:rPr>
                <w:rFonts w:ascii="Arial" w:hAnsi="Arial" w:cs="Arial"/>
                <w:sz w:val="16"/>
              </w:rPr>
              <w:t>uint16</w:t>
            </w:r>
            <w:r>
              <w:rPr>
                <w:rFonts w:ascii="Arial" w:hAnsi="Arial" w:cs="Arial"/>
                <w:sz w:val="16"/>
              </w:rPr>
              <w:t>[]</w:t>
            </w:r>
          </w:p>
        </w:tc>
        <w:tc>
          <w:tcPr>
            <w:tcW w:w="607" w:type="dxa"/>
          </w:tcPr>
          <w:p w:rsidR="00E573F0" w:rsidRDefault="00E573F0" w:rsidP="00F957FA">
            <w:pPr>
              <w:spacing w:before="60"/>
              <w:rPr>
                <w:rFonts w:ascii="Arial" w:hAnsi="Arial" w:cs="Arial"/>
                <w:sz w:val="16"/>
              </w:rPr>
            </w:pPr>
            <w:r>
              <w:rPr>
                <w:rFonts w:ascii="Arial" w:hAnsi="Arial" w:cs="Arial"/>
                <w:sz w:val="16"/>
              </w:rPr>
              <w:t>FULL</w:t>
            </w:r>
          </w:p>
        </w:tc>
        <w:tc>
          <w:tcPr>
            <w:tcW w:w="607" w:type="dxa"/>
          </w:tcPr>
          <w:p w:rsidR="00E573F0" w:rsidRDefault="00E573F0" w:rsidP="00F957FA">
            <w:pPr>
              <w:spacing w:before="60"/>
              <w:rPr>
                <w:rFonts w:ascii="Arial" w:hAnsi="Arial" w:cs="Arial"/>
                <w:sz w:val="16"/>
              </w:rPr>
            </w:pPr>
            <w:r>
              <w:rPr>
                <w:rFonts w:ascii="Arial" w:hAnsi="Arial" w:cs="Arial"/>
                <w:sz w:val="16"/>
              </w:rPr>
              <w:t>FULL</w:t>
            </w:r>
          </w:p>
        </w:tc>
        <w:tc>
          <w:tcPr>
            <w:tcW w:w="607" w:type="dxa"/>
            <w:shd w:val="pct15" w:color="auto" w:fill="auto"/>
          </w:tcPr>
          <w:p w:rsidR="00E573F0" w:rsidRDefault="00E573F0"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5" w:type="dxa"/>
          </w:tcPr>
          <w:p w:rsidR="00F957FA" w:rsidRDefault="00E573F0" w:rsidP="00F957FA">
            <w:pPr>
              <w:spacing w:before="60"/>
              <w:rPr>
                <w:rFonts w:ascii="Arial" w:hAnsi="Arial" w:cs="Arial"/>
                <w:sz w:val="16"/>
              </w:rPr>
            </w:pPr>
            <w:r>
              <w:rPr>
                <w:rFonts w:ascii="Arial" w:hAnsi="Arial" w:cs="Arial"/>
                <w:sz w:val="16"/>
              </w:rPr>
              <w:t>N/A</w:t>
            </w: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r>
    </w:tbl>
    <w:p w:rsidR="008B3E94" w:rsidRDefault="008B3E94" w:rsidP="008B3E94">
      <w:pPr>
        <w:pStyle w:val="Heading4"/>
      </w:pPr>
      <w:r>
        <w:lastRenderedPageBreak/>
        <w:t>Description</w:t>
      </w:r>
    </w:p>
    <w:p w:rsidR="008B3E94" w:rsidRDefault="004D0948" w:rsidP="008B3E94">
      <w:r>
        <w:t xml:space="preserve">This function copies transmit data from the </w:t>
      </w:r>
      <w:proofErr w:type="gramStart"/>
      <w:r>
        <w:t>data[</w:t>
      </w:r>
      <w:proofErr w:type="gramEnd"/>
      <w:r>
        <w:t xml:space="preserve">] argument into the appropriate </w:t>
      </w:r>
      <w:proofErr w:type="spellStart"/>
      <w:r>
        <w:t>mibspi</w:t>
      </w:r>
      <w:proofErr w:type="spellEnd"/>
      <w:r>
        <w:t xml:space="preserve"> ram transmit buffer, as selected by the </w:t>
      </w:r>
      <w:proofErr w:type="spellStart"/>
      <w:r>
        <w:t>mibspi</w:t>
      </w:r>
      <w:proofErr w:type="spellEnd"/>
      <w:r>
        <w:t xml:space="preserve"> and group arguments.  It</w:t>
      </w:r>
      <w:del w:id="294" w:author="Creager, Kathleen" w:date="2014-02-26T16:19:00Z">
        <w:r w:rsidDel="00166133">
          <w:delText xml:space="preserve"> </w:delText>
        </w:r>
      </w:del>
      <w:r>
        <w:t xml:space="preserve"> is based on the </w:t>
      </w:r>
      <w:proofErr w:type="spellStart"/>
      <w:r>
        <w:t>Halcogen</w:t>
      </w:r>
      <w:proofErr w:type="spellEnd"/>
      <w:r>
        <w:t xml:space="preserve"> function of the same name</w:t>
      </w:r>
      <w:del w:id="295" w:author="Creager, Kathleen" w:date="2014-02-26T16:16:00Z">
        <w:r w:rsidDel="00E834A5">
          <w:delText xml:space="preserve">, modified to optimize for use with the Digital MSB since it will be called from the Motor Control ISR.  The function is conditionally compiled such that optimized Digital MSB specific functionality is provided when </w:delText>
        </w:r>
        <w:r w:rsidRPr="00817B8C" w:rsidDel="00E834A5">
          <w:delText>D_SPINXTUSEWITH_CNT_ENUM == D_SPINXT_USEWITH</w:delText>
        </w:r>
        <w:r w:rsidDel="00E834A5">
          <w:delText xml:space="preserve">DIGMSB, and the original Halcogen functionality is provided when </w:delText>
        </w:r>
        <w:r w:rsidRPr="00817B8C" w:rsidDel="00E834A5">
          <w:delText>D_SPINXTUSEWITH_CNT_ENUM</w:delText>
        </w:r>
        <w:r w:rsidDel="00E834A5">
          <w:delText xml:space="preserve"> has any other value</w:delText>
        </w:r>
      </w:del>
      <w:r>
        <w:t>.</w:t>
      </w:r>
    </w:p>
    <w:p w:rsidR="00785E34" w:rsidRDefault="00E834A5" w:rsidP="008B3E94">
      <w:r>
        <w:object w:dxaOrig="8425" w:dyaOrig="11715">
          <v:shape id="_x0000_i1029" type="#_x0000_t75" style="width:376.9pt;height:356.25pt" o:ole="">
            <v:imagedata r:id="rId18" o:title=""/>
          </v:shape>
          <o:OLEObject Type="Embed" ProgID="Visio.Drawing.11" ShapeID="_x0000_i1029" DrawAspect="Content" ObjectID="_1458377019" r:id="rId19"/>
        </w:object>
      </w:r>
    </w:p>
    <w:p w:rsidR="00785E34" w:rsidRDefault="00785E34" w:rsidP="008B3E94"/>
    <w:p w:rsidR="00455257" w:rsidRDefault="00455257" w:rsidP="00455257">
      <w:pPr>
        <w:pStyle w:val="Heading3"/>
      </w:pPr>
      <w:r>
        <w:t>MIBSPI Set Control and Data</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1"/>
        <w:gridCol w:w="3776"/>
        <w:gridCol w:w="1301"/>
        <w:gridCol w:w="608"/>
        <w:gridCol w:w="608"/>
        <w:gridCol w:w="604"/>
      </w:tblGrid>
      <w:tr w:rsidR="00455257" w:rsidTr="003F391F">
        <w:tc>
          <w:tcPr>
            <w:tcW w:w="2083" w:type="dxa"/>
          </w:tcPr>
          <w:p w:rsidR="00455257" w:rsidRDefault="00455257" w:rsidP="003F391F">
            <w:pPr>
              <w:spacing w:before="60"/>
              <w:rPr>
                <w:rFonts w:ascii="Arial" w:hAnsi="Arial" w:cs="Arial"/>
                <w:b/>
                <w:bCs/>
                <w:sz w:val="16"/>
              </w:rPr>
            </w:pPr>
            <w:r>
              <w:rPr>
                <w:rFonts w:ascii="Arial" w:hAnsi="Arial" w:cs="Arial"/>
                <w:b/>
                <w:bCs/>
                <w:sz w:val="16"/>
              </w:rPr>
              <w:t>Function Name</w:t>
            </w:r>
          </w:p>
        </w:tc>
        <w:tc>
          <w:tcPr>
            <w:tcW w:w="3875" w:type="dxa"/>
          </w:tcPr>
          <w:p w:rsidR="00455257" w:rsidRDefault="00455257" w:rsidP="003F391F">
            <w:pPr>
              <w:spacing w:before="60"/>
              <w:rPr>
                <w:rFonts w:ascii="Arial" w:hAnsi="Arial" w:cs="Arial"/>
                <w:sz w:val="16"/>
              </w:rPr>
            </w:pPr>
            <w:proofErr w:type="spellStart"/>
            <w:r w:rsidRPr="004F3659">
              <w:rPr>
                <w:rFonts w:ascii="Arial" w:hAnsi="Arial" w:cs="Arial"/>
                <w:sz w:val="16"/>
              </w:rPr>
              <w:t>mibspiSet</w:t>
            </w:r>
            <w:r>
              <w:rPr>
                <w:rFonts w:ascii="Arial" w:hAnsi="Arial" w:cs="Arial"/>
                <w:sz w:val="16"/>
              </w:rPr>
              <w:t>Ctrl</w:t>
            </w:r>
            <w:r w:rsidRPr="004F3659">
              <w:rPr>
                <w:rFonts w:ascii="Arial" w:hAnsi="Arial" w:cs="Arial"/>
                <w:sz w:val="16"/>
              </w:rPr>
              <w:t>Data</w:t>
            </w:r>
            <w:proofErr w:type="spellEnd"/>
          </w:p>
        </w:tc>
        <w:tc>
          <w:tcPr>
            <w:tcW w:w="1159" w:type="dxa"/>
            <w:shd w:val="pct30" w:color="FFFF00" w:fill="auto"/>
          </w:tcPr>
          <w:p w:rsidR="00455257" w:rsidRDefault="00455257" w:rsidP="003F391F">
            <w:pPr>
              <w:spacing w:before="60"/>
              <w:jc w:val="center"/>
              <w:rPr>
                <w:rFonts w:ascii="Arial" w:hAnsi="Arial" w:cs="Arial"/>
                <w:sz w:val="16"/>
              </w:rPr>
            </w:pPr>
            <w:r>
              <w:rPr>
                <w:rFonts w:ascii="Arial" w:hAnsi="Arial" w:cs="Arial"/>
                <w:sz w:val="16"/>
              </w:rPr>
              <w:t>Type</w:t>
            </w:r>
          </w:p>
        </w:tc>
        <w:tc>
          <w:tcPr>
            <w:tcW w:w="607" w:type="dxa"/>
            <w:shd w:val="pct30" w:color="FFFF00" w:fill="auto"/>
          </w:tcPr>
          <w:p w:rsidR="00455257" w:rsidRDefault="00455257" w:rsidP="003F391F">
            <w:pPr>
              <w:spacing w:before="60"/>
              <w:jc w:val="center"/>
              <w:rPr>
                <w:rFonts w:ascii="Arial" w:hAnsi="Arial" w:cs="Arial"/>
                <w:sz w:val="16"/>
              </w:rPr>
            </w:pPr>
            <w:r>
              <w:rPr>
                <w:rFonts w:ascii="Arial" w:hAnsi="Arial" w:cs="Arial"/>
                <w:sz w:val="16"/>
              </w:rPr>
              <w:t>Min</w:t>
            </w:r>
          </w:p>
        </w:tc>
        <w:tc>
          <w:tcPr>
            <w:tcW w:w="607" w:type="dxa"/>
            <w:shd w:val="pct30" w:color="FFFF00" w:fill="auto"/>
          </w:tcPr>
          <w:p w:rsidR="00455257" w:rsidRDefault="00455257" w:rsidP="003F391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455257" w:rsidRDefault="00455257" w:rsidP="003F391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455257" w:rsidTr="003F391F">
        <w:tc>
          <w:tcPr>
            <w:tcW w:w="2083" w:type="dxa"/>
          </w:tcPr>
          <w:p w:rsidR="00455257" w:rsidRDefault="00455257" w:rsidP="003F391F">
            <w:pPr>
              <w:spacing w:before="60"/>
              <w:rPr>
                <w:rFonts w:ascii="Arial" w:hAnsi="Arial" w:cs="Arial"/>
                <w:b/>
                <w:bCs/>
                <w:sz w:val="16"/>
              </w:rPr>
            </w:pPr>
            <w:r>
              <w:rPr>
                <w:rFonts w:ascii="Arial" w:hAnsi="Arial" w:cs="Arial"/>
                <w:b/>
                <w:bCs/>
                <w:sz w:val="16"/>
              </w:rPr>
              <w:t xml:space="preserve">Arguments Passed </w:t>
            </w:r>
          </w:p>
        </w:tc>
        <w:tc>
          <w:tcPr>
            <w:tcW w:w="3875" w:type="dxa"/>
          </w:tcPr>
          <w:p w:rsidR="00455257" w:rsidRDefault="00455257" w:rsidP="003F391F">
            <w:pPr>
              <w:spacing w:before="60"/>
              <w:rPr>
                <w:rFonts w:ascii="Arial" w:hAnsi="Arial" w:cs="Arial"/>
                <w:sz w:val="16"/>
              </w:rPr>
            </w:pPr>
            <w:proofErr w:type="spellStart"/>
            <w:r w:rsidRPr="00E573F0">
              <w:rPr>
                <w:rFonts w:ascii="Arial" w:hAnsi="Arial" w:cs="Arial"/>
                <w:sz w:val="16"/>
              </w:rPr>
              <w:t>mibspi</w:t>
            </w:r>
            <w:proofErr w:type="spellEnd"/>
          </w:p>
        </w:tc>
        <w:tc>
          <w:tcPr>
            <w:tcW w:w="1159" w:type="dxa"/>
          </w:tcPr>
          <w:p w:rsidR="00455257" w:rsidRDefault="00455257" w:rsidP="003F391F">
            <w:pPr>
              <w:spacing w:before="60"/>
              <w:rPr>
                <w:rFonts w:ascii="Arial" w:hAnsi="Arial" w:cs="Arial"/>
                <w:sz w:val="16"/>
              </w:rPr>
            </w:pPr>
            <w:proofErr w:type="spellStart"/>
            <w:r w:rsidRPr="00E573F0">
              <w:rPr>
                <w:rFonts w:ascii="Arial" w:hAnsi="Arial" w:cs="Arial"/>
                <w:sz w:val="16"/>
              </w:rPr>
              <w:t>mibspiBASE_t</w:t>
            </w:r>
            <w:proofErr w:type="spellEnd"/>
            <w:r>
              <w:rPr>
                <w:rFonts w:ascii="Arial" w:hAnsi="Arial" w:cs="Arial"/>
                <w:sz w:val="16"/>
              </w:rPr>
              <w:t>*</w:t>
            </w:r>
          </w:p>
        </w:tc>
        <w:tc>
          <w:tcPr>
            <w:tcW w:w="607" w:type="dxa"/>
          </w:tcPr>
          <w:p w:rsidR="00455257" w:rsidRDefault="00455257" w:rsidP="003F391F">
            <w:pPr>
              <w:spacing w:before="60"/>
              <w:rPr>
                <w:rFonts w:ascii="Arial" w:hAnsi="Arial" w:cs="Arial"/>
                <w:sz w:val="16"/>
              </w:rPr>
            </w:pPr>
            <w:r>
              <w:rPr>
                <w:rFonts w:ascii="Arial" w:hAnsi="Arial" w:cs="Arial"/>
                <w:sz w:val="16"/>
              </w:rPr>
              <w:t>FULL</w:t>
            </w:r>
          </w:p>
        </w:tc>
        <w:tc>
          <w:tcPr>
            <w:tcW w:w="607" w:type="dxa"/>
          </w:tcPr>
          <w:p w:rsidR="00455257" w:rsidRDefault="00455257" w:rsidP="003F391F">
            <w:pPr>
              <w:spacing w:before="60"/>
              <w:rPr>
                <w:rFonts w:ascii="Arial" w:hAnsi="Arial" w:cs="Arial"/>
                <w:sz w:val="16"/>
              </w:rPr>
            </w:pPr>
            <w:r>
              <w:rPr>
                <w:rFonts w:ascii="Arial" w:hAnsi="Arial" w:cs="Arial"/>
                <w:sz w:val="16"/>
              </w:rPr>
              <w:t>FULL</w:t>
            </w:r>
          </w:p>
        </w:tc>
        <w:tc>
          <w:tcPr>
            <w:tcW w:w="607" w:type="dxa"/>
            <w:shd w:val="pct15" w:color="auto" w:fill="auto"/>
          </w:tcPr>
          <w:p w:rsidR="00455257" w:rsidRDefault="00455257" w:rsidP="003F391F">
            <w:pPr>
              <w:spacing w:before="60"/>
              <w:rPr>
                <w:rFonts w:ascii="Arial" w:hAnsi="Arial" w:cs="Arial"/>
                <w:sz w:val="16"/>
              </w:rPr>
            </w:pPr>
          </w:p>
        </w:tc>
      </w:tr>
      <w:tr w:rsidR="00455257" w:rsidTr="003F391F">
        <w:tc>
          <w:tcPr>
            <w:tcW w:w="2083" w:type="dxa"/>
          </w:tcPr>
          <w:p w:rsidR="00455257" w:rsidRDefault="00455257" w:rsidP="003F391F">
            <w:pPr>
              <w:spacing w:before="60"/>
              <w:rPr>
                <w:rFonts w:ascii="Arial" w:hAnsi="Arial" w:cs="Arial"/>
                <w:b/>
                <w:bCs/>
                <w:sz w:val="16"/>
              </w:rPr>
            </w:pPr>
          </w:p>
        </w:tc>
        <w:tc>
          <w:tcPr>
            <w:tcW w:w="3875" w:type="dxa"/>
          </w:tcPr>
          <w:p w:rsidR="00455257" w:rsidRDefault="00455257" w:rsidP="003F391F">
            <w:pPr>
              <w:spacing w:before="60"/>
              <w:rPr>
                <w:rFonts w:ascii="Arial" w:hAnsi="Arial" w:cs="Arial"/>
                <w:sz w:val="16"/>
              </w:rPr>
            </w:pPr>
            <w:r w:rsidRPr="00E573F0">
              <w:rPr>
                <w:rFonts w:ascii="Arial" w:hAnsi="Arial" w:cs="Arial"/>
                <w:sz w:val="16"/>
              </w:rPr>
              <w:t>group</w:t>
            </w:r>
          </w:p>
        </w:tc>
        <w:tc>
          <w:tcPr>
            <w:tcW w:w="1159" w:type="dxa"/>
          </w:tcPr>
          <w:p w:rsidR="00455257" w:rsidRDefault="00455257" w:rsidP="003F391F">
            <w:pPr>
              <w:spacing w:before="60"/>
              <w:rPr>
                <w:rFonts w:ascii="Arial" w:hAnsi="Arial" w:cs="Arial"/>
                <w:sz w:val="16"/>
              </w:rPr>
            </w:pPr>
            <w:r>
              <w:rPr>
                <w:rFonts w:ascii="Arial" w:hAnsi="Arial" w:cs="Arial"/>
                <w:sz w:val="16"/>
              </w:rPr>
              <w:t>uint32</w:t>
            </w:r>
          </w:p>
        </w:tc>
        <w:tc>
          <w:tcPr>
            <w:tcW w:w="607" w:type="dxa"/>
          </w:tcPr>
          <w:p w:rsidR="00455257" w:rsidRDefault="00455257" w:rsidP="003F391F">
            <w:pPr>
              <w:spacing w:before="60"/>
              <w:rPr>
                <w:rFonts w:ascii="Arial" w:hAnsi="Arial" w:cs="Arial"/>
                <w:sz w:val="16"/>
              </w:rPr>
            </w:pPr>
            <w:r>
              <w:rPr>
                <w:rFonts w:ascii="Arial" w:hAnsi="Arial" w:cs="Arial"/>
                <w:sz w:val="16"/>
              </w:rPr>
              <w:t>0</w:t>
            </w:r>
          </w:p>
        </w:tc>
        <w:tc>
          <w:tcPr>
            <w:tcW w:w="607" w:type="dxa"/>
          </w:tcPr>
          <w:p w:rsidR="00455257" w:rsidRDefault="00455257" w:rsidP="003F391F">
            <w:pPr>
              <w:spacing w:before="60"/>
              <w:rPr>
                <w:rFonts w:ascii="Arial" w:hAnsi="Arial" w:cs="Arial"/>
                <w:sz w:val="16"/>
              </w:rPr>
            </w:pPr>
            <w:r>
              <w:rPr>
                <w:rFonts w:ascii="Arial" w:hAnsi="Arial" w:cs="Arial"/>
                <w:sz w:val="16"/>
              </w:rPr>
              <w:t>7</w:t>
            </w:r>
          </w:p>
        </w:tc>
        <w:tc>
          <w:tcPr>
            <w:tcW w:w="607" w:type="dxa"/>
            <w:shd w:val="pct15" w:color="auto" w:fill="auto"/>
          </w:tcPr>
          <w:p w:rsidR="00455257" w:rsidRDefault="00455257" w:rsidP="003F391F">
            <w:pPr>
              <w:spacing w:before="60"/>
              <w:rPr>
                <w:rFonts w:ascii="Arial" w:hAnsi="Arial" w:cs="Arial"/>
                <w:sz w:val="16"/>
              </w:rPr>
            </w:pPr>
          </w:p>
        </w:tc>
      </w:tr>
      <w:tr w:rsidR="00455257" w:rsidTr="003F391F">
        <w:tc>
          <w:tcPr>
            <w:tcW w:w="2083" w:type="dxa"/>
          </w:tcPr>
          <w:p w:rsidR="00455257" w:rsidRDefault="00455257" w:rsidP="003F391F">
            <w:pPr>
              <w:spacing w:before="60"/>
              <w:rPr>
                <w:rFonts w:ascii="Arial" w:hAnsi="Arial" w:cs="Arial"/>
                <w:b/>
                <w:bCs/>
                <w:sz w:val="16"/>
              </w:rPr>
            </w:pPr>
          </w:p>
        </w:tc>
        <w:tc>
          <w:tcPr>
            <w:tcW w:w="3875" w:type="dxa"/>
          </w:tcPr>
          <w:p w:rsidR="00455257" w:rsidRPr="00E573F0" w:rsidRDefault="00455257" w:rsidP="003F391F">
            <w:pPr>
              <w:spacing w:before="60"/>
              <w:rPr>
                <w:rFonts w:ascii="Arial" w:hAnsi="Arial" w:cs="Arial"/>
                <w:sz w:val="16"/>
              </w:rPr>
            </w:pPr>
            <w:r>
              <w:rPr>
                <w:rFonts w:ascii="Arial" w:hAnsi="Arial" w:cs="Arial"/>
                <w:sz w:val="16"/>
              </w:rPr>
              <w:t>data</w:t>
            </w:r>
          </w:p>
        </w:tc>
        <w:tc>
          <w:tcPr>
            <w:tcW w:w="1159" w:type="dxa"/>
          </w:tcPr>
          <w:p w:rsidR="00455257" w:rsidRDefault="00455257">
            <w:pPr>
              <w:spacing w:before="60"/>
              <w:rPr>
                <w:rFonts w:ascii="Arial" w:hAnsi="Arial" w:cs="Arial"/>
                <w:sz w:val="16"/>
              </w:rPr>
            </w:pPr>
            <w:r>
              <w:rPr>
                <w:rFonts w:ascii="Arial" w:hAnsi="Arial" w:cs="Arial"/>
                <w:sz w:val="16"/>
              </w:rPr>
              <w:t>Uint32[]</w:t>
            </w:r>
          </w:p>
        </w:tc>
        <w:tc>
          <w:tcPr>
            <w:tcW w:w="607" w:type="dxa"/>
          </w:tcPr>
          <w:p w:rsidR="00455257" w:rsidRDefault="00455257" w:rsidP="003F391F">
            <w:pPr>
              <w:spacing w:before="60"/>
              <w:rPr>
                <w:rFonts w:ascii="Arial" w:hAnsi="Arial" w:cs="Arial"/>
                <w:sz w:val="16"/>
              </w:rPr>
            </w:pPr>
            <w:r>
              <w:rPr>
                <w:rFonts w:ascii="Arial" w:hAnsi="Arial" w:cs="Arial"/>
                <w:sz w:val="16"/>
              </w:rPr>
              <w:t>FULL</w:t>
            </w:r>
          </w:p>
        </w:tc>
        <w:tc>
          <w:tcPr>
            <w:tcW w:w="607" w:type="dxa"/>
          </w:tcPr>
          <w:p w:rsidR="00455257" w:rsidRDefault="00455257" w:rsidP="003F391F">
            <w:pPr>
              <w:spacing w:before="60"/>
              <w:rPr>
                <w:rFonts w:ascii="Arial" w:hAnsi="Arial" w:cs="Arial"/>
                <w:sz w:val="16"/>
              </w:rPr>
            </w:pPr>
            <w:r>
              <w:rPr>
                <w:rFonts w:ascii="Arial" w:hAnsi="Arial" w:cs="Arial"/>
                <w:sz w:val="16"/>
              </w:rPr>
              <w:t>FULL</w:t>
            </w:r>
          </w:p>
        </w:tc>
        <w:tc>
          <w:tcPr>
            <w:tcW w:w="607" w:type="dxa"/>
            <w:shd w:val="pct15" w:color="auto" w:fill="auto"/>
          </w:tcPr>
          <w:p w:rsidR="00455257" w:rsidRDefault="00455257" w:rsidP="003F391F">
            <w:pPr>
              <w:spacing w:before="60"/>
              <w:rPr>
                <w:rFonts w:ascii="Arial" w:hAnsi="Arial" w:cs="Arial"/>
                <w:sz w:val="16"/>
              </w:rPr>
            </w:pPr>
          </w:p>
        </w:tc>
      </w:tr>
      <w:tr w:rsidR="00455257" w:rsidTr="003F391F">
        <w:tc>
          <w:tcPr>
            <w:tcW w:w="2083" w:type="dxa"/>
          </w:tcPr>
          <w:p w:rsidR="00455257" w:rsidRDefault="00455257" w:rsidP="003F391F">
            <w:pPr>
              <w:spacing w:before="60"/>
              <w:rPr>
                <w:rFonts w:ascii="Arial" w:hAnsi="Arial" w:cs="Arial"/>
                <w:b/>
                <w:bCs/>
                <w:sz w:val="16"/>
              </w:rPr>
            </w:pPr>
            <w:r>
              <w:rPr>
                <w:rFonts w:ascii="Arial" w:hAnsi="Arial" w:cs="Arial"/>
                <w:b/>
                <w:bCs/>
                <w:sz w:val="16"/>
              </w:rPr>
              <w:t>Return Value</w:t>
            </w:r>
          </w:p>
        </w:tc>
        <w:tc>
          <w:tcPr>
            <w:tcW w:w="3875" w:type="dxa"/>
          </w:tcPr>
          <w:p w:rsidR="00455257" w:rsidRDefault="00455257" w:rsidP="003F391F">
            <w:pPr>
              <w:spacing w:before="60"/>
              <w:rPr>
                <w:rFonts w:ascii="Arial" w:hAnsi="Arial" w:cs="Arial"/>
                <w:sz w:val="16"/>
              </w:rPr>
            </w:pPr>
            <w:r>
              <w:rPr>
                <w:rFonts w:ascii="Arial" w:hAnsi="Arial" w:cs="Arial"/>
                <w:sz w:val="16"/>
              </w:rPr>
              <w:t>N/A</w:t>
            </w:r>
          </w:p>
        </w:tc>
        <w:tc>
          <w:tcPr>
            <w:tcW w:w="1159" w:type="dxa"/>
          </w:tcPr>
          <w:p w:rsidR="00455257" w:rsidRDefault="00455257" w:rsidP="003F391F">
            <w:pPr>
              <w:spacing w:before="60"/>
              <w:rPr>
                <w:rFonts w:ascii="Arial" w:hAnsi="Arial" w:cs="Arial"/>
                <w:sz w:val="16"/>
              </w:rPr>
            </w:pPr>
          </w:p>
        </w:tc>
        <w:tc>
          <w:tcPr>
            <w:tcW w:w="607" w:type="dxa"/>
          </w:tcPr>
          <w:p w:rsidR="00455257" w:rsidRDefault="00455257" w:rsidP="003F391F">
            <w:pPr>
              <w:spacing w:before="60"/>
              <w:rPr>
                <w:rFonts w:ascii="Arial" w:hAnsi="Arial" w:cs="Arial"/>
                <w:sz w:val="16"/>
              </w:rPr>
            </w:pPr>
          </w:p>
        </w:tc>
        <w:tc>
          <w:tcPr>
            <w:tcW w:w="607" w:type="dxa"/>
          </w:tcPr>
          <w:p w:rsidR="00455257" w:rsidRDefault="00455257" w:rsidP="003F391F">
            <w:pPr>
              <w:spacing w:before="60"/>
              <w:rPr>
                <w:rFonts w:ascii="Arial" w:hAnsi="Arial" w:cs="Arial"/>
                <w:sz w:val="16"/>
              </w:rPr>
            </w:pPr>
          </w:p>
        </w:tc>
        <w:tc>
          <w:tcPr>
            <w:tcW w:w="607" w:type="dxa"/>
          </w:tcPr>
          <w:p w:rsidR="00455257" w:rsidRDefault="00455257" w:rsidP="003F391F">
            <w:pPr>
              <w:spacing w:before="60"/>
              <w:rPr>
                <w:rFonts w:ascii="Arial" w:hAnsi="Arial" w:cs="Arial"/>
                <w:sz w:val="16"/>
              </w:rPr>
            </w:pPr>
          </w:p>
        </w:tc>
      </w:tr>
    </w:tbl>
    <w:p w:rsidR="00455257" w:rsidRDefault="00455257" w:rsidP="00455257">
      <w:pPr>
        <w:pStyle w:val="Heading4"/>
      </w:pPr>
      <w:r>
        <w:t>Description</w:t>
      </w:r>
    </w:p>
    <w:p w:rsidR="00455257" w:rsidRDefault="00455257" w:rsidP="00455257">
      <w:r>
        <w:t xml:space="preserve">This function copies transmit control and data words from the </w:t>
      </w:r>
      <w:proofErr w:type="gramStart"/>
      <w:r>
        <w:t>data[</w:t>
      </w:r>
      <w:proofErr w:type="gramEnd"/>
      <w:r>
        <w:t xml:space="preserve">] argument into the appropriate </w:t>
      </w:r>
      <w:proofErr w:type="spellStart"/>
      <w:r>
        <w:t>mibspi</w:t>
      </w:r>
      <w:proofErr w:type="spellEnd"/>
      <w:r>
        <w:t xml:space="preserve"> ram transmit buffer, as selected by the </w:t>
      </w:r>
      <w:proofErr w:type="spellStart"/>
      <w:r>
        <w:t>mibspi</w:t>
      </w:r>
      <w:proofErr w:type="spellEnd"/>
      <w:r>
        <w:t xml:space="preserve"> and group arguments.  It </w:t>
      </w:r>
      <w:del w:id="296" w:author="Creager, Kathleen" w:date="2014-02-26T16:20:00Z">
        <w:r w:rsidDel="00166133">
          <w:delText xml:space="preserve"> </w:delText>
        </w:r>
      </w:del>
      <w:r>
        <w:t xml:space="preserve">is based on the </w:t>
      </w:r>
      <w:proofErr w:type="spellStart"/>
      <w:r>
        <w:t>Halcogen</w:t>
      </w:r>
      <w:proofErr w:type="spellEnd"/>
      <w:r>
        <w:t xml:space="preserve"> function </w:t>
      </w:r>
      <w:proofErr w:type="spellStart"/>
      <w:r>
        <w:t>mibspiSetData</w:t>
      </w:r>
      <w:proofErr w:type="spellEnd"/>
      <w:r>
        <w:t>, modified to copy the complete transmit buffer including both control and data</w:t>
      </w:r>
    </w:p>
    <w:p w:rsidR="00A35C9C" w:rsidRDefault="00455257" w:rsidP="00A35C9C">
      <w:r>
        <w:rPr>
          <w:rFonts w:ascii="Arial" w:hAnsi="Arial"/>
          <w:b/>
          <w:sz w:val="24"/>
        </w:rPr>
        <w:object w:dxaOrig="5795" w:dyaOrig="11184">
          <v:shape id="_x0000_i1030" type="#_x0000_t75" style="width:269.25pt;height:352.9pt" o:ole="">
            <v:imagedata r:id="rId20" o:title=""/>
          </v:shape>
          <o:OLEObject Type="Embed" ProgID="Visio.Drawing.11" ShapeID="_x0000_i1030" DrawAspect="Content" ObjectID="_1458377020" r:id="rId21"/>
        </w:object>
      </w:r>
    </w:p>
    <w:p w:rsidR="00166133" w:rsidRDefault="00166133">
      <w:pPr>
        <w:spacing w:after="0"/>
        <w:rPr>
          <w:ins w:id="297" w:author="Creager, Kathleen" w:date="2014-02-26T16:20:00Z"/>
          <w:rFonts w:ascii="Arial" w:hAnsi="Arial"/>
          <w:b/>
          <w:sz w:val="24"/>
        </w:rPr>
      </w:pPr>
      <w:ins w:id="298" w:author="Creager, Kathleen" w:date="2014-02-26T16:20:00Z">
        <w:r>
          <w:br w:type="page"/>
        </w:r>
      </w:ins>
    </w:p>
    <w:p w:rsidR="006B4B05" w:rsidRDefault="006B4B05" w:rsidP="006B4B05">
      <w:pPr>
        <w:pStyle w:val="Heading3"/>
      </w:pPr>
      <w:r>
        <w:lastRenderedPageBreak/>
        <w:t>MIBSPI Get Data</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3774"/>
        <w:gridCol w:w="1301"/>
        <w:gridCol w:w="608"/>
        <w:gridCol w:w="608"/>
        <w:gridCol w:w="604"/>
      </w:tblGrid>
      <w:tr w:rsidR="006B4B05" w:rsidTr="003F391F">
        <w:tc>
          <w:tcPr>
            <w:tcW w:w="2083" w:type="dxa"/>
          </w:tcPr>
          <w:p w:rsidR="006B4B05" w:rsidRDefault="006B4B05" w:rsidP="003F391F">
            <w:pPr>
              <w:spacing w:before="60"/>
              <w:rPr>
                <w:rFonts w:ascii="Arial" w:hAnsi="Arial" w:cs="Arial"/>
                <w:b/>
                <w:bCs/>
                <w:sz w:val="16"/>
              </w:rPr>
            </w:pPr>
            <w:r>
              <w:rPr>
                <w:rFonts w:ascii="Arial" w:hAnsi="Arial" w:cs="Arial"/>
                <w:b/>
                <w:bCs/>
                <w:sz w:val="16"/>
              </w:rPr>
              <w:t>Function Name</w:t>
            </w:r>
          </w:p>
        </w:tc>
        <w:tc>
          <w:tcPr>
            <w:tcW w:w="3875" w:type="dxa"/>
          </w:tcPr>
          <w:p w:rsidR="006B4B05" w:rsidRDefault="006B4B05" w:rsidP="003F391F">
            <w:pPr>
              <w:spacing w:before="60"/>
              <w:rPr>
                <w:rFonts w:ascii="Arial" w:hAnsi="Arial" w:cs="Arial"/>
                <w:sz w:val="16"/>
              </w:rPr>
            </w:pPr>
            <w:proofErr w:type="spellStart"/>
            <w:r>
              <w:rPr>
                <w:rFonts w:ascii="Arial" w:hAnsi="Arial" w:cs="Arial"/>
                <w:sz w:val="16"/>
              </w:rPr>
              <w:t>mibspiG</w:t>
            </w:r>
            <w:r w:rsidRPr="004F3659">
              <w:rPr>
                <w:rFonts w:ascii="Arial" w:hAnsi="Arial" w:cs="Arial"/>
                <w:sz w:val="16"/>
              </w:rPr>
              <w:t>etData</w:t>
            </w:r>
            <w:proofErr w:type="spellEnd"/>
          </w:p>
        </w:tc>
        <w:tc>
          <w:tcPr>
            <w:tcW w:w="1159" w:type="dxa"/>
            <w:shd w:val="pct30" w:color="FFFF00" w:fill="auto"/>
          </w:tcPr>
          <w:p w:rsidR="006B4B05" w:rsidRDefault="006B4B05" w:rsidP="003F391F">
            <w:pPr>
              <w:spacing w:before="60"/>
              <w:jc w:val="center"/>
              <w:rPr>
                <w:rFonts w:ascii="Arial" w:hAnsi="Arial" w:cs="Arial"/>
                <w:sz w:val="16"/>
              </w:rPr>
            </w:pPr>
            <w:r>
              <w:rPr>
                <w:rFonts w:ascii="Arial" w:hAnsi="Arial" w:cs="Arial"/>
                <w:sz w:val="16"/>
              </w:rPr>
              <w:t>Type</w:t>
            </w:r>
          </w:p>
        </w:tc>
        <w:tc>
          <w:tcPr>
            <w:tcW w:w="607" w:type="dxa"/>
            <w:shd w:val="pct30" w:color="FFFF00" w:fill="auto"/>
          </w:tcPr>
          <w:p w:rsidR="006B4B05" w:rsidRDefault="006B4B05" w:rsidP="003F391F">
            <w:pPr>
              <w:spacing w:before="60"/>
              <w:jc w:val="center"/>
              <w:rPr>
                <w:rFonts w:ascii="Arial" w:hAnsi="Arial" w:cs="Arial"/>
                <w:sz w:val="16"/>
              </w:rPr>
            </w:pPr>
            <w:r>
              <w:rPr>
                <w:rFonts w:ascii="Arial" w:hAnsi="Arial" w:cs="Arial"/>
                <w:sz w:val="16"/>
              </w:rPr>
              <w:t>Min</w:t>
            </w:r>
          </w:p>
        </w:tc>
        <w:tc>
          <w:tcPr>
            <w:tcW w:w="607" w:type="dxa"/>
            <w:shd w:val="pct30" w:color="FFFF00" w:fill="auto"/>
          </w:tcPr>
          <w:p w:rsidR="006B4B05" w:rsidRDefault="006B4B05" w:rsidP="003F391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4B05" w:rsidRDefault="006B4B05" w:rsidP="003F391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6B4B05" w:rsidTr="003F391F">
        <w:tc>
          <w:tcPr>
            <w:tcW w:w="2083" w:type="dxa"/>
          </w:tcPr>
          <w:p w:rsidR="006B4B05" w:rsidRDefault="006B4B05" w:rsidP="003F391F">
            <w:pPr>
              <w:spacing w:before="60"/>
              <w:rPr>
                <w:rFonts w:ascii="Arial" w:hAnsi="Arial" w:cs="Arial"/>
                <w:b/>
                <w:bCs/>
                <w:sz w:val="16"/>
              </w:rPr>
            </w:pPr>
            <w:r>
              <w:rPr>
                <w:rFonts w:ascii="Arial" w:hAnsi="Arial" w:cs="Arial"/>
                <w:b/>
                <w:bCs/>
                <w:sz w:val="16"/>
              </w:rPr>
              <w:t xml:space="preserve">Arguments Passed </w:t>
            </w:r>
          </w:p>
        </w:tc>
        <w:tc>
          <w:tcPr>
            <w:tcW w:w="3875" w:type="dxa"/>
          </w:tcPr>
          <w:p w:rsidR="006B4B05" w:rsidRDefault="006B4B05" w:rsidP="003F391F">
            <w:pPr>
              <w:spacing w:before="60"/>
              <w:rPr>
                <w:rFonts w:ascii="Arial" w:hAnsi="Arial" w:cs="Arial"/>
                <w:sz w:val="16"/>
              </w:rPr>
            </w:pPr>
            <w:proofErr w:type="spellStart"/>
            <w:r w:rsidRPr="00E573F0">
              <w:rPr>
                <w:rFonts w:ascii="Arial" w:hAnsi="Arial" w:cs="Arial"/>
                <w:sz w:val="16"/>
              </w:rPr>
              <w:t>mibspi</w:t>
            </w:r>
            <w:proofErr w:type="spellEnd"/>
          </w:p>
        </w:tc>
        <w:tc>
          <w:tcPr>
            <w:tcW w:w="1159" w:type="dxa"/>
          </w:tcPr>
          <w:p w:rsidR="006B4B05" w:rsidRDefault="006B4B05" w:rsidP="003F391F">
            <w:pPr>
              <w:spacing w:before="60"/>
              <w:rPr>
                <w:rFonts w:ascii="Arial" w:hAnsi="Arial" w:cs="Arial"/>
                <w:sz w:val="16"/>
              </w:rPr>
            </w:pPr>
            <w:proofErr w:type="spellStart"/>
            <w:r w:rsidRPr="00E573F0">
              <w:rPr>
                <w:rFonts w:ascii="Arial" w:hAnsi="Arial" w:cs="Arial"/>
                <w:sz w:val="16"/>
              </w:rPr>
              <w:t>mibspiBASE_t</w:t>
            </w:r>
            <w:proofErr w:type="spellEnd"/>
            <w:r>
              <w:rPr>
                <w:rFonts w:ascii="Arial" w:hAnsi="Arial" w:cs="Arial"/>
                <w:sz w:val="16"/>
              </w:rPr>
              <w:t>*</w:t>
            </w:r>
          </w:p>
        </w:tc>
        <w:tc>
          <w:tcPr>
            <w:tcW w:w="607" w:type="dxa"/>
          </w:tcPr>
          <w:p w:rsidR="006B4B05" w:rsidRDefault="006B4B05" w:rsidP="003F391F">
            <w:pPr>
              <w:spacing w:before="60"/>
              <w:rPr>
                <w:rFonts w:ascii="Arial" w:hAnsi="Arial" w:cs="Arial"/>
                <w:sz w:val="16"/>
              </w:rPr>
            </w:pPr>
            <w:r>
              <w:rPr>
                <w:rFonts w:ascii="Arial" w:hAnsi="Arial" w:cs="Arial"/>
                <w:sz w:val="16"/>
              </w:rPr>
              <w:t>FULL</w:t>
            </w:r>
          </w:p>
        </w:tc>
        <w:tc>
          <w:tcPr>
            <w:tcW w:w="607" w:type="dxa"/>
          </w:tcPr>
          <w:p w:rsidR="006B4B05" w:rsidRDefault="006B4B05" w:rsidP="003F391F">
            <w:pPr>
              <w:spacing w:before="60"/>
              <w:rPr>
                <w:rFonts w:ascii="Arial" w:hAnsi="Arial" w:cs="Arial"/>
                <w:sz w:val="16"/>
              </w:rPr>
            </w:pPr>
            <w:r>
              <w:rPr>
                <w:rFonts w:ascii="Arial" w:hAnsi="Arial" w:cs="Arial"/>
                <w:sz w:val="16"/>
              </w:rPr>
              <w:t>FULL</w:t>
            </w:r>
          </w:p>
        </w:tc>
        <w:tc>
          <w:tcPr>
            <w:tcW w:w="607" w:type="dxa"/>
            <w:shd w:val="pct15" w:color="auto" w:fill="auto"/>
          </w:tcPr>
          <w:p w:rsidR="006B4B05" w:rsidRDefault="006B4B05" w:rsidP="003F391F">
            <w:pPr>
              <w:spacing w:before="60"/>
              <w:rPr>
                <w:rFonts w:ascii="Arial" w:hAnsi="Arial" w:cs="Arial"/>
                <w:sz w:val="16"/>
              </w:rPr>
            </w:pPr>
          </w:p>
        </w:tc>
      </w:tr>
      <w:tr w:rsidR="006B4B05" w:rsidTr="003F391F">
        <w:tc>
          <w:tcPr>
            <w:tcW w:w="2083" w:type="dxa"/>
          </w:tcPr>
          <w:p w:rsidR="006B4B05" w:rsidRDefault="006B4B05" w:rsidP="003F391F">
            <w:pPr>
              <w:spacing w:before="60"/>
              <w:rPr>
                <w:rFonts w:ascii="Arial" w:hAnsi="Arial" w:cs="Arial"/>
                <w:b/>
                <w:bCs/>
                <w:sz w:val="16"/>
              </w:rPr>
            </w:pPr>
          </w:p>
        </w:tc>
        <w:tc>
          <w:tcPr>
            <w:tcW w:w="3875" w:type="dxa"/>
          </w:tcPr>
          <w:p w:rsidR="006B4B05" w:rsidRDefault="006B4B05" w:rsidP="003F391F">
            <w:pPr>
              <w:spacing w:before="60"/>
              <w:rPr>
                <w:rFonts w:ascii="Arial" w:hAnsi="Arial" w:cs="Arial"/>
                <w:sz w:val="16"/>
              </w:rPr>
            </w:pPr>
            <w:r w:rsidRPr="00E573F0">
              <w:rPr>
                <w:rFonts w:ascii="Arial" w:hAnsi="Arial" w:cs="Arial"/>
                <w:sz w:val="16"/>
              </w:rPr>
              <w:t>group</w:t>
            </w:r>
          </w:p>
        </w:tc>
        <w:tc>
          <w:tcPr>
            <w:tcW w:w="1159" w:type="dxa"/>
          </w:tcPr>
          <w:p w:rsidR="006B4B05" w:rsidRDefault="006B4B05" w:rsidP="003F391F">
            <w:pPr>
              <w:spacing w:before="60"/>
              <w:rPr>
                <w:rFonts w:ascii="Arial" w:hAnsi="Arial" w:cs="Arial"/>
                <w:sz w:val="16"/>
              </w:rPr>
            </w:pPr>
            <w:r>
              <w:rPr>
                <w:rFonts w:ascii="Arial" w:hAnsi="Arial" w:cs="Arial"/>
                <w:sz w:val="16"/>
              </w:rPr>
              <w:t>uint32</w:t>
            </w:r>
          </w:p>
        </w:tc>
        <w:tc>
          <w:tcPr>
            <w:tcW w:w="607" w:type="dxa"/>
          </w:tcPr>
          <w:p w:rsidR="006B4B05" w:rsidRDefault="006B4B05" w:rsidP="003F391F">
            <w:pPr>
              <w:spacing w:before="60"/>
              <w:rPr>
                <w:rFonts w:ascii="Arial" w:hAnsi="Arial" w:cs="Arial"/>
                <w:sz w:val="16"/>
              </w:rPr>
            </w:pPr>
            <w:r>
              <w:rPr>
                <w:rFonts w:ascii="Arial" w:hAnsi="Arial" w:cs="Arial"/>
                <w:sz w:val="16"/>
              </w:rPr>
              <w:t>0</w:t>
            </w:r>
          </w:p>
        </w:tc>
        <w:tc>
          <w:tcPr>
            <w:tcW w:w="607" w:type="dxa"/>
          </w:tcPr>
          <w:p w:rsidR="006B4B05" w:rsidRDefault="006B4B05" w:rsidP="003F391F">
            <w:pPr>
              <w:spacing w:before="60"/>
              <w:rPr>
                <w:rFonts w:ascii="Arial" w:hAnsi="Arial" w:cs="Arial"/>
                <w:sz w:val="16"/>
              </w:rPr>
            </w:pPr>
            <w:r>
              <w:rPr>
                <w:rFonts w:ascii="Arial" w:hAnsi="Arial" w:cs="Arial"/>
                <w:sz w:val="16"/>
              </w:rPr>
              <w:t>7</w:t>
            </w:r>
          </w:p>
        </w:tc>
        <w:tc>
          <w:tcPr>
            <w:tcW w:w="607" w:type="dxa"/>
            <w:shd w:val="pct15" w:color="auto" w:fill="auto"/>
          </w:tcPr>
          <w:p w:rsidR="006B4B05" w:rsidRDefault="006B4B05" w:rsidP="003F391F">
            <w:pPr>
              <w:spacing w:before="60"/>
              <w:rPr>
                <w:rFonts w:ascii="Arial" w:hAnsi="Arial" w:cs="Arial"/>
                <w:sz w:val="16"/>
              </w:rPr>
            </w:pPr>
          </w:p>
        </w:tc>
      </w:tr>
      <w:tr w:rsidR="006B4B05" w:rsidTr="003F391F">
        <w:tc>
          <w:tcPr>
            <w:tcW w:w="2083" w:type="dxa"/>
          </w:tcPr>
          <w:p w:rsidR="006B4B05" w:rsidRDefault="006B4B05" w:rsidP="003F391F">
            <w:pPr>
              <w:spacing w:before="60"/>
              <w:rPr>
                <w:rFonts w:ascii="Arial" w:hAnsi="Arial" w:cs="Arial"/>
                <w:b/>
                <w:bCs/>
                <w:sz w:val="16"/>
              </w:rPr>
            </w:pPr>
          </w:p>
        </w:tc>
        <w:tc>
          <w:tcPr>
            <w:tcW w:w="3875" w:type="dxa"/>
          </w:tcPr>
          <w:p w:rsidR="006B4B05" w:rsidRPr="00E573F0" w:rsidRDefault="006B4B05" w:rsidP="003F391F">
            <w:pPr>
              <w:spacing w:before="60"/>
              <w:rPr>
                <w:rFonts w:ascii="Arial" w:hAnsi="Arial" w:cs="Arial"/>
                <w:sz w:val="16"/>
              </w:rPr>
            </w:pPr>
            <w:r>
              <w:rPr>
                <w:rFonts w:ascii="Arial" w:hAnsi="Arial" w:cs="Arial"/>
                <w:sz w:val="16"/>
              </w:rPr>
              <w:t>data</w:t>
            </w:r>
          </w:p>
        </w:tc>
        <w:tc>
          <w:tcPr>
            <w:tcW w:w="1159" w:type="dxa"/>
          </w:tcPr>
          <w:p w:rsidR="006B4B05" w:rsidRDefault="006B4B05" w:rsidP="003F391F">
            <w:pPr>
              <w:spacing w:before="60"/>
              <w:rPr>
                <w:rFonts w:ascii="Arial" w:hAnsi="Arial" w:cs="Arial"/>
                <w:sz w:val="16"/>
              </w:rPr>
            </w:pPr>
            <w:r w:rsidRPr="00E573F0">
              <w:rPr>
                <w:rFonts w:ascii="Arial" w:hAnsi="Arial" w:cs="Arial"/>
                <w:sz w:val="16"/>
              </w:rPr>
              <w:t>uint16</w:t>
            </w:r>
            <w:r>
              <w:rPr>
                <w:rFonts w:ascii="Arial" w:hAnsi="Arial" w:cs="Arial"/>
                <w:sz w:val="16"/>
              </w:rPr>
              <w:t>[]</w:t>
            </w:r>
          </w:p>
        </w:tc>
        <w:tc>
          <w:tcPr>
            <w:tcW w:w="607" w:type="dxa"/>
          </w:tcPr>
          <w:p w:rsidR="006B4B05" w:rsidRDefault="006B4B05" w:rsidP="003F391F">
            <w:pPr>
              <w:spacing w:before="60"/>
              <w:rPr>
                <w:rFonts w:ascii="Arial" w:hAnsi="Arial" w:cs="Arial"/>
                <w:sz w:val="16"/>
              </w:rPr>
            </w:pPr>
            <w:r>
              <w:rPr>
                <w:rFonts w:ascii="Arial" w:hAnsi="Arial" w:cs="Arial"/>
                <w:sz w:val="16"/>
              </w:rPr>
              <w:t>FULL</w:t>
            </w:r>
          </w:p>
        </w:tc>
        <w:tc>
          <w:tcPr>
            <w:tcW w:w="607" w:type="dxa"/>
          </w:tcPr>
          <w:p w:rsidR="006B4B05" w:rsidRDefault="006B4B05" w:rsidP="003F391F">
            <w:pPr>
              <w:spacing w:before="60"/>
              <w:rPr>
                <w:rFonts w:ascii="Arial" w:hAnsi="Arial" w:cs="Arial"/>
                <w:sz w:val="16"/>
              </w:rPr>
            </w:pPr>
            <w:r>
              <w:rPr>
                <w:rFonts w:ascii="Arial" w:hAnsi="Arial" w:cs="Arial"/>
                <w:sz w:val="16"/>
              </w:rPr>
              <w:t>FULL</w:t>
            </w:r>
          </w:p>
        </w:tc>
        <w:tc>
          <w:tcPr>
            <w:tcW w:w="607" w:type="dxa"/>
            <w:shd w:val="pct15" w:color="auto" w:fill="auto"/>
          </w:tcPr>
          <w:p w:rsidR="006B4B05" w:rsidRDefault="006B4B05" w:rsidP="003F391F">
            <w:pPr>
              <w:spacing w:before="60"/>
              <w:rPr>
                <w:rFonts w:ascii="Arial" w:hAnsi="Arial" w:cs="Arial"/>
                <w:sz w:val="16"/>
              </w:rPr>
            </w:pPr>
          </w:p>
        </w:tc>
      </w:tr>
      <w:tr w:rsidR="006B4B05" w:rsidTr="003F391F">
        <w:tc>
          <w:tcPr>
            <w:tcW w:w="2083" w:type="dxa"/>
          </w:tcPr>
          <w:p w:rsidR="006B4B05" w:rsidRDefault="006B4B05" w:rsidP="003F391F">
            <w:pPr>
              <w:spacing w:before="60"/>
              <w:rPr>
                <w:rFonts w:ascii="Arial" w:hAnsi="Arial" w:cs="Arial"/>
                <w:b/>
                <w:bCs/>
                <w:sz w:val="16"/>
              </w:rPr>
            </w:pPr>
            <w:r>
              <w:rPr>
                <w:rFonts w:ascii="Arial" w:hAnsi="Arial" w:cs="Arial"/>
                <w:b/>
                <w:bCs/>
                <w:sz w:val="16"/>
              </w:rPr>
              <w:t>Return Value</w:t>
            </w:r>
          </w:p>
        </w:tc>
        <w:tc>
          <w:tcPr>
            <w:tcW w:w="3875" w:type="dxa"/>
          </w:tcPr>
          <w:p w:rsidR="006B4B05" w:rsidRDefault="006B4B05" w:rsidP="003F391F">
            <w:pPr>
              <w:spacing w:before="60"/>
              <w:rPr>
                <w:rFonts w:ascii="Arial" w:hAnsi="Arial" w:cs="Arial"/>
                <w:sz w:val="16"/>
              </w:rPr>
            </w:pPr>
            <w:r>
              <w:rPr>
                <w:rFonts w:ascii="Arial" w:hAnsi="Arial" w:cs="Arial"/>
                <w:sz w:val="16"/>
              </w:rPr>
              <w:t>[error flags]</w:t>
            </w:r>
          </w:p>
        </w:tc>
        <w:tc>
          <w:tcPr>
            <w:tcW w:w="1159" w:type="dxa"/>
          </w:tcPr>
          <w:p w:rsidR="006B4B05" w:rsidRDefault="006B4B05" w:rsidP="003F391F">
            <w:pPr>
              <w:spacing w:before="60"/>
              <w:rPr>
                <w:rFonts w:ascii="Arial" w:hAnsi="Arial" w:cs="Arial"/>
                <w:sz w:val="16"/>
              </w:rPr>
            </w:pPr>
            <w:r>
              <w:rPr>
                <w:rFonts w:ascii="Arial" w:hAnsi="Arial" w:cs="Arial"/>
                <w:sz w:val="16"/>
              </w:rPr>
              <w:t>uint32</w:t>
            </w:r>
          </w:p>
        </w:tc>
        <w:tc>
          <w:tcPr>
            <w:tcW w:w="607" w:type="dxa"/>
          </w:tcPr>
          <w:p w:rsidR="006B4B05" w:rsidRDefault="006B4B05" w:rsidP="003F391F">
            <w:pPr>
              <w:spacing w:before="60"/>
              <w:rPr>
                <w:rFonts w:ascii="Arial" w:hAnsi="Arial" w:cs="Arial"/>
                <w:sz w:val="16"/>
              </w:rPr>
            </w:pPr>
            <w:r>
              <w:rPr>
                <w:rFonts w:ascii="Arial" w:hAnsi="Arial" w:cs="Arial"/>
                <w:sz w:val="16"/>
              </w:rPr>
              <w:t>0</w:t>
            </w:r>
          </w:p>
        </w:tc>
        <w:tc>
          <w:tcPr>
            <w:tcW w:w="607" w:type="dxa"/>
          </w:tcPr>
          <w:p w:rsidR="006B4B05" w:rsidRDefault="006B4B05" w:rsidP="003F391F">
            <w:pPr>
              <w:spacing w:before="60"/>
              <w:rPr>
                <w:rFonts w:ascii="Arial" w:hAnsi="Arial" w:cs="Arial"/>
                <w:sz w:val="16"/>
              </w:rPr>
            </w:pPr>
            <w:r>
              <w:rPr>
                <w:rFonts w:ascii="Arial" w:hAnsi="Arial" w:cs="Arial"/>
                <w:sz w:val="16"/>
              </w:rPr>
              <w:t>0x5F</w:t>
            </w:r>
          </w:p>
        </w:tc>
        <w:tc>
          <w:tcPr>
            <w:tcW w:w="607" w:type="dxa"/>
          </w:tcPr>
          <w:p w:rsidR="006B4B05" w:rsidRDefault="006B4B05" w:rsidP="003F391F">
            <w:pPr>
              <w:spacing w:before="60"/>
              <w:rPr>
                <w:rFonts w:ascii="Arial" w:hAnsi="Arial" w:cs="Arial"/>
                <w:sz w:val="16"/>
              </w:rPr>
            </w:pPr>
          </w:p>
        </w:tc>
      </w:tr>
    </w:tbl>
    <w:p w:rsidR="006B4B05" w:rsidRDefault="006B4B05" w:rsidP="006B4B05">
      <w:pPr>
        <w:pStyle w:val="Heading4"/>
      </w:pPr>
      <w:r>
        <w:t>Description</w:t>
      </w:r>
    </w:p>
    <w:p w:rsidR="006B4B05" w:rsidRDefault="006B4B05" w:rsidP="006B4B05">
      <w:r>
        <w:t xml:space="preserve">This function copies receive data from the appropriate </w:t>
      </w:r>
      <w:proofErr w:type="spellStart"/>
      <w:r>
        <w:t>mibspi</w:t>
      </w:r>
      <w:proofErr w:type="spellEnd"/>
      <w:r>
        <w:t xml:space="preserve"> ram </w:t>
      </w:r>
      <w:r w:rsidR="00A0491A">
        <w:t>receive</w:t>
      </w:r>
      <w:r>
        <w:t xml:space="preserve"> buffer, as selected by the </w:t>
      </w:r>
      <w:proofErr w:type="spellStart"/>
      <w:r>
        <w:t>mibspi</w:t>
      </w:r>
      <w:proofErr w:type="spellEnd"/>
      <w:r>
        <w:t xml:space="preserve"> and group arguments</w:t>
      </w:r>
      <w:r w:rsidR="00A0491A">
        <w:t xml:space="preserve">, into the </w:t>
      </w:r>
      <w:proofErr w:type="gramStart"/>
      <w:r w:rsidR="00A0491A">
        <w:t>data[</w:t>
      </w:r>
      <w:proofErr w:type="gramEnd"/>
      <w:r w:rsidR="00A0491A">
        <w:t>] argument</w:t>
      </w:r>
      <w:r>
        <w:t>.  It</w:t>
      </w:r>
      <w:del w:id="299" w:author="Creager, Kathleen" w:date="2014-02-26T16:20:00Z">
        <w:r w:rsidDel="00166133">
          <w:delText xml:space="preserve"> </w:delText>
        </w:r>
      </w:del>
      <w:r>
        <w:t xml:space="preserve"> is based on the </w:t>
      </w:r>
      <w:proofErr w:type="spellStart"/>
      <w:r>
        <w:t>Halcogen</w:t>
      </w:r>
      <w:proofErr w:type="spellEnd"/>
      <w:r>
        <w:t xml:space="preserve"> function of the same name, modified to optimize for use with the Digital MSB since it will be called from the Motor Control ISR.  The function is conditionally compiled such that optimized Digital MSB specific functionality is provided when </w:t>
      </w:r>
      <w:r w:rsidRPr="00817B8C">
        <w:t>D_SPINXTUSEWITH_CNT_ENUM == D_SPINXT_USEWITH</w:t>
      </w:r>
      <w:r>
        <w:t xml:space="preserve">DIGMSB, and the original </w:t>
      </w:r>
      <w:proofErr w:type="spellStart"/>
      <w:r>
        <w:t>Halcogen</w:t>
      </w:r>
      <w:proofErr w:type="spellEnd"/>
      <w:r>
        <w:t xml:space="preserve"> functionality is provided when </w:t>
      </w:r>
      <w:r w:rsidRPr="00817B8C">
        <w:t>D_SPINXTUSEWITH_CNT_ENUM</w:t>
      </w:r>
      <w:r>
        <w:t xml:space="preserve"> has any other value.</w:t>
      </w:r>
    </w:p>
    <w:p w:rsidR="006B4B05" w:rsidRDefault="00821B87" w:rsidP="006B4B05">
      <w:r>
        <w:object w:dxaOrig="9720" w:dyaOrig="11794">
          <v:shape id="_x0000_i1031" type="#_x0000_t75" style="width:450pt;height:362.25pt" o:ole="">
            <v:imagedata r:id="rId22" o:title=""/>
          </v:shape>
          <o:OLEObject Type="Embed" ProgID="Visio.Drawing.11" ShapeID="_x0000_i1031" DrawAspect="Content" ObjectID="_1458377021" r:id="rId23"/>
        </w:object>
      </w:r>
    </w:p>
    <w:p w:rsidR="00D95752" w:rsidRDefault="00D95752" w:rsidP="00D95752">
      <w:pPr>
        <w:pStyle w:val="Heading2"/>
      </w:pPr>
      <w:r>
        <w:t>Local Functions/Macros Used by this MDD only</w:t>
      </w:r>
    </w:p>
    <w:p w:rsidR="00DD0AF9" w:rsidRDefault="00DD0AF9" w:rsidP="00DD0AF9">
      <w:pPr>
        <w:pStyle w:val="Heading3"/>
      </w:pPr>
      <w:r>
        <w:t>MIBSPI Set Data 8 Bit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3774"/>
        <w:gridCol w:w="1301"/>
        <w:gridCol w:w="608"/>
        <w:gridCol w:w="608"/>
        <w:gridCol w:w="604"/>
      </w:tblGrid>
      <w:tr w:rsidR="00DD0AF9" w:rsidTr="003F391F">
        <w:tc>
          <w:tcPr>
            <w:tcW w:w="2083" w:type="dxa"/>
          </w:tcPr>
          <w:p w:rsidR="00DD0AF9" w:rsidRDefault="00DD0AF9" w:rsidP="003F391F">
            <w:pPr>
              <w:spacing w:before="60"/>
              <w:rPr>
                <w:rFonts w:ascii="Arial" w:hAnsi="Arial" w:cs="Arial"/>
                <w:b/>
                <w:bCs/>
                <w:sz w:val="16"/>
              </w:rPr>
            </w:pPr>
            <w:r>
              <w:rPr>
                <w:rFonts w:ascii="Arial" w:hAnsi="Arial" w:cs="Arial"/>
                <w:b/>
                <w:bCs/>
                <w:sz w:val="16"/>
              </w:rPr>
              <w:t>Function Name</w:t>
            </w:r>
          </w:p>
        </w:tc>
        <w:tc>
          <w:tcPr>
            <w:tcW w:w="3875" w:type="dxa"/>
          </w:tcPr>
          <w:p w:rsidR="00DD0AF9" w:rsidRDefault="00DD0AF9" w:rsidP="003F391F">
            <w:pPr>
              <w:spacing w:before="60"/>
              <w:rPr>
                <w:rFonts w:ascii="Arial" w:hAnsi="Arial" w:cs="Arial"/>
                <w:sz w:val="16"/>
              </w:rPr>
            </w:pPr>
            <w:r w:rsidRPr="004F3659">
              <w:rPr>
                <w:rFonts w:ascii="Arial" w:hAnsi="Arial" w:cs="Arial"/>
                <w:sz w:val="16"/>
              </w:rPr>
              <w:t>mibspiSetData</w:t>
            </w:r>
            <w:r>
              <w:rPr>
                <w:rFonts w:ascii="Arial" w:hAnsi="Arial" w:cs="Arial"/>
                <w:sz w:val="16"/>
              </w:rPr>
              <w:t>8</w:t>
            </w:r>
          </w:p>
        </w:tc>
        <w:tc>
          <w:tcPr>
            <w:tcW w:w="1159" w:type="dxa"/>
            <w:shd w:val="pct30" w:color="FFFF00" w:fill="auto"/>
          </w:tcPr>
          <w:p w:rsidR="00DD0AF9" w:rsidRDefault="00DD0AF9" w:rsidP="003F391F">
            <w:pPr>
              <w:spacing w:before="60"/>
              <w:jc w:val="center"/>
              <w:rPr>
                <w:rFonts w:ascii="Arial" w:hAnsi="Arial" w:cs="Arial"/>
                <w:sz w:val="16"/>
              </w:rPr>
            </w:pPr>
            <w:r>
              <w:rPr>
                <w:rFonts w:ascii="Arial" w:hAnsi="Arial" w:cs="Arial"/>
                <w:sz w:val="16"/>
              </w:rPr>
              <w:t>Type</w:t>
            </w:r>
          </w:p>
        </w:tc>
        <w:tc>
          <w:tcPr>
            <w:tcW w:w="607" w:type="dxa"/>
            <w:shd w:val="pct30" w:color="FFFF00" w:fill="auto"/>
          </w:tcPr>
          <w:p w:rsidR="00DD0AF9" w:rsidRDefault="00DD0AF9" w:rsidP="003F391F">
            <w:pPr>
              <w:spacing w:before="60"/>
              <w:jc w:val="center"/>
              <w:rPr>
                <w:rFonts w:ascii="Arial" w:hAnsi="Arial" w:cs="Arial"/>
                <w:sz w:val="16"/>
              </w:rPr>
            </w:pPr>
            <w:r>
              <w:rPr>
                <w:rFonts w:ascii="Arial" w:hAnsi="Arial" w:cs="Arial"/>
                <w:sz w:val="16"/>
              </w:rPr>
              <w:t>Min</w:t>
            </w:r>
          </w:p>
        </w:tc>
        <w:tc>
          <w:tcPr>
            <w:tcW w:w="607" w:type="dxa"/>
            <w:shd w:val="pct30" w:color="FFFF00" w:fill="auto"/>
          </w:tcPr>
          <w:p w:rsidR="00DD0AF9" w:rsidRDefault="00DD0AF9" w:rsidP="003F391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D0AF9" w:rsidRDefault="00DD0AF9" w:rsidP="003F391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D0AF9" w:rsidTr="003F391F">
        <w:tc>
          <w:tcPr>
            <w:tcW w:w="2083" w:type="dxa"/>
          </w:tcPr>
          <w:p w:rsidR="00DD0AF9" w:rsidRDefault="00DD0AF9" w:rsidP="003F391F">
            <w:pPr>
              <w:spacing w:before="60"/>
              <w:rPr>
                <w:rFonts w:ascii="Arial" w:hAnsi="Arial" w:cs="Arial"/>
                <w:b/>
                <w:bCs/>
                <w:sz w:val="16"/>
              </w:rPr>
            </w:pPr>
            <w:r>
              <w:rPr>
                <w:rFonts w:ascii="Arial" w:hAnsi="Arial" w:cs="Arial"/>
                <w:b/>
                <w:bCs/>
                <w:sz w:val="16"/>
              </w:rPr>
              <w:t xml:space="preserve">Arguments Passed </w:t>
            </w:r>
          </w:p>
        </w:tc>
        <w:tc>
          <w:tcPr>
            <w:tcW w:w="3875" w:type="dxa"/>
          </w:tcPr>
          <w:p w:rsidR="00DD0AF9" w:rsidRDefault="00DD0AF9" w:rsidP="003F391F">
            <w:pPr>
              <w:spacing w:before="60"/>
              <w:rPr>
                <w:rFonts w:ascii="Arial" w:hAnsi="Arial" w:cs="Arial"/>
                <w:sz w:val="16"/>
              </w:rPr>
            </w:pPr>
            <w:proofErr w:type="spellStart"/>
            <w:r w:rsidRPr="00E573F0">
              <w:rPr>
                <w:rFonts w:ascii="Arial" w:hAnsi="Arial" w:cs="Arial"/>
                <w:sz w:val="16"/>
              </w:rPr>
              <w:t>mibspi</w:t>
            </w:r>
            <w:proofErr w:type="spellEnd"/>
          </w:p>
        </w:tc>
        <w:tc>
          <w:tcPr>
            <w:tcW w:w="1159" w:type="dxa"/>
          </w:tcPr>
          <w:p w:rsidR="00DD0AF9" w:rsidRDefault="00DD0AF9" w:rsidP="003F391F">
            <w:pPr>
              <w:spacing w:before="60"/>
              <w:rPr>
                <w:rFonts w:ascii="Arial" w:hAnsi="Arial" w:cs="Arial"/>
                <w:sz w:val="16"/>
              </w:rPr>
            </w:pPr>
            <w:proofErr w:type="spellStart"/>
            <w:r w:rsidRPr="00E573F0">
              <w:rPr>
                <w:rFonts w:ascii="Arial" w:hAnsi="Arial" w:cs="Arial"/>
                <w:sz w:val="16"/>
              </w:rPr>
              <w:t>mibspiBASE_t</w:t>
            </w:r>
            <w:proofErr w:type="spellEnd"/>
            <w:r>
              <w:rPr>
                <w:rFonts w:ascii="Arial" w:hAnsi="Arial" w:cs="Arial"/>
                <w:sz w:val="16"/>
              </w:rPr>
              <w:t>*</w:t>
            </w:r>
          </w:p>
        </w:tc>
        <w:tc>
          <w:tcPr>
            <w:tcW w:w="607" w:type="dxa"/>
          </w:tcPr>
          <w:p w:rsidR="00DD0AF9" w:rsidRDefault="00DD0AF9" w:rsidP="003F391F">
            <w:pPr>
              <w:spacing w:before="60"/>
              <w:rPr>
                <w:rFonts w:ascii="Arial" w:hAnsi="Arial" w:cs="Arial"/>
                <w:sz w:val="16"/>
              </w:rPr>
            </w:pPr>
            <w:r>
              <w:rPr>
                <w:rFonts w:ascii="Arial" w:hAnsi="Arial" w:cs="Arial"/>
                <w:sz w:val="16"/>
              </w:rPr>
              <w:t>FULL</w:t>
            </w:r>
          </w:p>
        </w:tc>
        <w:tc>
          <w:tcPr>
            <w:tcW w:w="607" w:type="dxa"/>
          </w:tcPr>
          <w:p w:rsidR="00DD0AF9" w:rsidRDefault="00DD0AF9" w:rsidP="003F391F">
            <w:pPr>
              <w:spacing w:before="60"/>
              <w:rPr>
                <w:rFonts w:ascii="Arial" w:hAnsi="Arial" w:cs="Arial"/>
                <w:sz w:val="16"/>
              </w:rPr>
            </w:pPr>
            <w:r>
              <w:rPr>
                <w:rFonts w:ascii="Arial" w:hAnsi="Arial" w:cs="Arial"/>
                <w:sz w:val="16"/>
              </w:rPr>
              <w:t>FULL</w:t>
            </w:r>
          </w:p>
        </w:tc>
        <w:tc>
          <w:tcPr>
            <w:tcW w:w="607" w:type="dxa"/>
            <w:shd w:val="pct15" w:color="auto" w:fill="auto"/>
          </w:tcPr>
          <w:p w:rsidR="00DD0AF9" w:rsidRDefault="00DD0AF9" w:rsidP="003F391F">
            <w:pPr>
              <w:spacing w:before="60"/>
              <w:rPr>
                <w:rFonts w:ascii="Arial" w:hAnsi="Arial" w:cs="Arial"/>
                <w:sz w:val="16"/>
              </w:rPr>
            </w:pPr>
          </w:p>
        </w:tc>
      </w:tr>
      <w:tr w:rsidR="00DD0AF9" w:rsidTr="003F391F">
        <w:tc>
          <w:tcPr>
            <w:tcW w:w="2083" w:type="dxa"/>
          </w:tcPr>
          <w:p w:rsidR="00DD0AF9" w:rsidRDefault="00DD0AF9" w:rsidP="003F391F">
            <w:pPr>
              <w:spacing w:before="60"/>
              <w:rPr>
                <w:rFonts w:ascii="Arial" w:hAnsi="Arial" w:cs="Arial"/>
                <w:b/>
                <w:bCs/>
                <w:sz w:val="16"/>
              </w:rPr>
            </w:pPr>
          </w:p>
        </w:tc>
        <w:tc>
          <w:tcPr>
            <w:tcW w:w="3875" w:type="dxa"/>
          </w:tcPr>
          <w:p w:rsidR="00DD0AF9" w:rsidRDefault="00DD0AF9" w:rsidP="003F391F">
            <w:pPr>
              <w:spacing w:before="60"/>
              <w:rPr>
                <w:rFonts w:ascii="Arial" w:hAnsi="Arial" w:cs="Arial"/>
                <w:sz w:val="16"/>
              </w:rPr>
            </w:pPr>
            <w:r w:rsidRPr="00E573F0">
              <w:rPr>
                <w:rFonts w:ascii="Arial" w:hAnsi="Arial" w:cs="Arial"/>
                <w:sz w:val="16"/>
              </w:rPr>
              <w:t>group</w:t>
            </w:r>
          </w:p>
        </w:tc>
        <w:tc>
          <w:tcPr>
            <w:tcW w:w="1159" w:type="dxa"/>
          </w:tcPr>
          <w:p w:rsidR="00DD0AF9" w:rsidRDefault="00DD0AF9" w:rsidP="003F391F">
            <w:pPr>
              <w:spacing w:before="60"/>
              <w:rPr>
                <w:rFonts w:ascii="Arial" w:hAnsi="Arial" w:cs="Arial"/>
                <w:sz w:val="16"/>
              </w:rPr>
            </w:pPr>
            <w:r>
              <w:rPr>
                <w:rFonts w:ascii="Arial" w:hAnsi="Arial" w:cs="Arial"/>
                <w:sz w:val="16"/>
              </w:rPr>
              <w:t>uint32</w:t>
            </w:r>
          </w:p>
        </w:tc>
        <w:tc>
          <w:tcPr>
            <w:tcW w:w="607" w:type="dxa"/>
          </w:tcPr>
          <w:p w:rsidR="00DD0AF9" w:rsidRDefault="00DD0AF9" w:rsidP="003F391F">
            <w:pPr>
              <w:spacing w:before="60"/>
              <w:rPr>
                <w:rFonts w:ascii="Arial" w:hAnsi="Arial" w:cs="Arial"/>
                <w:sz w:val="16"/>
              </w:rPr>
            </w:pPr>
            <w:r>
              <w:rPr>
                <w:rFonts w:ascii="Arial" w:hAnsi="Arial" w:cs="Arial"/>
                <w:sz w:val="16"/>
              </w:rPr>
              <w:t>0</w:t>
            </w:r>
          </w:p>
        </w:tc>
        <w:tc>
          <w:tcPr>
            <w:tcW w:w="607" w:type="dxa"/>
          </w:tcPr>
          <w:p w:rsidR="00DD0AF9" w:rsidRDefault="00DD0AF9" w:rsidP="003F391F">
            <w:pPr>
              <w:spacing w:before="60"/>
              <w:rPr>
                <w:rFonts w:ascii="Arial" w:hAnsi="Arial" w:cs="Arial"/>
                <w:sz w:val="16"/>
              </w:rPr>
            </w:pPr>
            <w:r>
              <w:rPr>
                <w:rFonts w:ascii="Arial" w:hAnsi="Arial" w:cs="Arial"/>
                <w:sz w:val="16"/>
              </w:rPr>
              <w:t>7</w:t>
            </w:r>
          </w:p>
        </w:tc>
        <w:tc>
          <w:tcPr>
            <w:tcW w:w="607" w:type="dxa"/>
            <w:shd w:val="pct15" w:color="auto" w:fill="auto"/>
          </w:tcPr>
          <w:p w:rsidR="00DD0AF9" w:rsidRDefault="00DD0AF9" w:rsidP="003F391F">
            <w:pPr>
              <w:spacing w:before="60"/>
              <w:rPr>
                <w:rFonts w:ascii="Arial" w:hAnsi="Arial" w:cs="Arial"/>
                <w:sz w:val="16"/>
              </w:rPr>
            </w:pPr>
          </w:p>
        </w:tc>
      </w:tr>
      <w:tr w:rsidR="00DD0AF9" w:rsidTr="003F391F">
        <w:tc>
          <w:tcPr>
            <w:tcW w:w="2083" w:type="dxa"/>
          </w:tcPr>
          <w:p w:rsidR="00DD0AF9" w:rsidRDefault="00DD0AF9" w:rsidP="003F391F">
            <w:pPr>
              <w:spacing w:before="60"/>
              <w:rPr>
                <w:rFonts w:ascii="Arial" w:hAnsi="Arial" w:cs="Arial"/>
                <w:b/>
                <w:bCs/>
                <w:sz w:val="16"/>
              </w:rPr>
            </w:pPr>
          </w:p>
        </w:tc>
        <w:tc>
          <w:tcPr>
            <w:tcW w:w="3875" w:type="dxa"/>
          </w:tcPr>
          <w:p w:rsidR="00DD0AF9" w:rsidRPr="00E573F0" w:rsidRDefault="00DD0AF9" w:rsidP="003F391F">
            <w:pPr>
              <w:spacing w:before="60"/>
              <w:rPr>
                <w:rFonts w:ascii="Arial" w:hAnsi="Arial" w:cs="Arial"/>
                <w:sz w:val="16"/>
              </w:rPr>
            </w:pPr>
            <w:r>
              <w:rPr>
                <w:rFonts w:ascii="Arial" w:hAnsi="Arial" w:cs="Arial"/>
                <w:sz w:val="16"/>
              </w:rPr>
              <w:t>data</w:t>
            </w:r>
          </w:p>
        </w:tc>
        <w:tc>
          <w:tcPr>
            <w:tcW w:w="1159" w:type="dxa"/>
          </w:tcPr>
          <w:p w:rsidR="00DD0AF9" w:rsidRDefault="00DD0AF9">
            <w:pPr>
              <w:spacing w:before="60"/>
              <w:rPr>
                <w:rFonts w:ascii="Arial" w:hAnsi="Arial" w:cs="Arial"/>
                <w:sz w:val="16"/>
              </w:rPr>
            </w:pPr>
            <w:r>
              <w:rPr>
                <w:rFonts w:ascii="Arial" w:hAnsi="Arial" w:cs="Arial"/>
                <w:sz w:val="16"/>
              </w:rPr>
              <w:t>u</w:t>
            </w:r>
            <w:r w:rsidRPr="00E573F0">
              <w:rPr>
                <w:rFonts w:ascii="Arial" w:hAnsi="Arial" w:cs="Arial"/>
                <w:sz w:val="16"/>
              </w:rPr>
              <w:t>int</w:t>
            </w:r>
            <w:r>
              <w:rPr>
                <w:rFonts w:ascii="Arial" w:hAnsi="Arial" w:cs="Arial"/>
                <w:sz w:val="16"/>
              </w:rPr>
              <w:t>8[]</w:t>
            </w:r>
          </w:p>
        </w:tc>
        <w:tc>
          <w:tcPr>
            <w:tcW w:w="607" w:type="dxa"/>
          </w:tcPr>
          <w:p w:rsidR="00DD0AF9" w:rsidRDefault="00DD0AF9" w:rsidP="003F391F">
            <w:pPr>
              <w:spacing w:before="60"/>
              <w:rPr>
                <w:rFonts w:ascii="Arial" w:hAnsi="Arial" w:cs="Arial"/>
                <w:sz w:val="16"/>
              </w:rPr>
            </w:pPr>
            <w:r>
              <w:rPr>
                <w:rFonts w:ascii="Arial" w:hAnsi="Arial" w:cs="Arial"/>
                <w:sz w:val="16"/>
              </w:rPr>
              <w:t>FULL</w:t>
            </w:r>
          </w:p>
        </w:tc>
        <w:tc>
          <w:tcPr>
            <w:tcW w:w="607" w:type="dxa"/>
          </w:tcPr>
          <w:p w:rsidR="00DD0AF9" w:rsidRDefault="00DD0AF9" w:rsidP="003F391F">
            <w:pPr>
              <w:spacing w:before="60"/>
              <w:rPr>
                <w:rFonts w:ascii="Arial" w:hAnsi="Arial" w:cs="Arial"/>
                <w:sz w:val="16"/>
              </w:rPr>
            </w:pPr>
            <w:r>
              <w:rPr>
                <w:rFonts w:ascii="Arial" w:hAnsi="Arial" w:cs="Arial"/>
                <w:sz w:val="16"/>
              </w:rPr>
              <w:t>FULL</w:t>
            </w:r>
          </w:p>
        </w:tc>
        <w:tc>
          <w:tcPr>
            <w:tcW w:w="607" w:type="dxa"/>
            <w:shd w:val="pct15" w:color="auto" w:fill="auto"/>
          </w:tcPr>
          <w:p w:rsidR="00DD0AF9" w:rsidRDefault="00DD0AF9" w:rsidP="003F391F">
            <w:pPr>
              <w:spacing w:before="60"/>
              <w:rPr>
                <w:rFonts w:ascii="Arial" w:hAnsi="Arial" w:cs="Arial"/>
                <w:sz w:val="16"/>
              </w:rPr>
            </w:pPr>
          </w:p>
        </w:tc>
      </w:tr>
      <w:tr w:rsidR="00DD0AF9" w:rsidTr="003F391F">
        <w:tc>
          <w:tcPr>
            <w:tcW w:w="2083" w:type="dxa"/>
          </w:tcPr>
          <w:p w:rsidR="00DD0AF9" w:rsidRDefault="00DD0AF9" w:rsidP="003F391F">
            <w:pPr>
              <w:spacing w:before="60"/>
              <w:rPr>
                <w:rFonts w:ascii="Arial" w:hAnsi="Arial" w:cs="Arial"/>
                <w:b/>
                <w:bCs/>
                <w:sz w:val="16"/>
              </w:rPr>
            </w:pPr>
            <w:r>
              <w:rPr>
                <w:rFonts w:ascii="Arial" w:hAnsi="Arial" w:cs="Arial"/>
                <w:b/>
                <w:bCs/>
                <w:sz w:val="16"/>
              </w:rPr>
              <w:t>Return Value</w:t>
            </w:r>
          </w:p>
        </w:tc>
        <w:tc>
          <w:tcPr>
            <w:tcW w:w="3875" w:type="dxa"/>
          </w:tcPr>
          <w:p w:rsidR="00DD0AF9" w:rsidRDefault="00DD0AF9" w:rsidP="003F391F">
            <w:pPr>
              <w:spacing w:before="60"/>
              <w:rPr>
                <w:rFonts w:ascii="Arial" w:hAnsi="Arial" w:cs="Arial"/>
                <w:sz w:val="16"/>
              </w:rPr>
            </w:pPr>
            <w:r>
              <w:rPr>
                <w:rFonts w:ascii="Arial" w:hAnsi="Arial" w:cs="Arial"/>
                <w:sz w:val="16"/>
              </w:rPr>
              <w:t>N/A</w:t>
            </w:r>
          </w:p>
        </w:tc>
        <w:tc>
          <w:tcPr>
            <w:tcW w:w="1159" w:type="dxa"/>
          </w:tcPr>
          <w:p w:rsidR="00DD0AF9" w:rsidRDefault="00DD0AF9" w:rsidP="003F391F">
            <w:pPr>
              <w:spacing w:before="60"/>
              <w:rPr>
                <w:rFonts w:ascii="Arial" w:hAnsi="Arial" w:cs="Arial"/>
                <w:sz w:val="16"/>
              </w:rPr>
            </w:pPr>
          </w:p>
        </w:tc>
        <w:tc>
          <w:tcPr>
            <w:tcW w:w="607" w:type="dxa"/>
          </w:tcPr>
          <w:p w:rsidR="00DD0AF9" w:rsidRDefault="00DD0AF9" w:rsidP="003F391F">
            <w:pPr>
              <w:spacing w:before="60"/>
              <w:rPr>
                <w:rFonts w:ascii="Arial" w:hAnsi="Arial" w:cs="Arial"/>
                <w:sz w:val="16"/>
              </w:rPr>
            </w:pPr>
          </w:p>
        </w:tc>
        <w:tc>
          <w:tcPr>
            <w:tcW w:w="607" w:type="dxa"/>
          </w:tcPr>
          <w:p w:rsidR="00DD0AF9" w:rsidRDefault="00DD0AF9" w:rsidP="003F391F">
            <w:pPr>
              <w:spacing w:before="60"/>
              <w:rPr>
                <w:rFonts w:ascii="Arial" w:hAnsi="Arial" w:cs="Arial"/>
                <w:sz w:val="16"/>
              </w:rPr>
            </w:pPr>
          </w:p>
        </w:tc>
        <w:tc>
          <w:tcPr>
            <w:tcW w:w="607" w:type="dxa"/>
          </w:tcPr>
          <w:p w:rsidR="00DD0AF9" w:rsidRDefault="00DD0AF9" w:rsidP="003F391F">
            <w:pPr>
              <w:spacing w:before="60"/>
              <w:rPr>
                <w:rFonts w:ascii="Arial" w:hAnsi="Arial" w:cs="Arial"/>
                <w:sz w:val="16"/>
              </w:rPr>
            </w:pPr>
          </w:p>
        </w:tc>
      </w:tr>
    </w:tbl>
    <w:p w:rsidR="00DD0AF9" w:rsidRDefault="00DD0AF9" w:rsidP="00DD0AF9">
      <w:pPr>
        <w:pStyle w:val="Heading4"/>
      </w:pPr>
      <w:r>
        <w:t>Description</w:t>
      </w:r>
    </w:p>
    <w:p w:rsidR="00DD0AF9" w:rsidRDefault="00DD0AF9" w:rsidP="00DD0AF9">
      <w:r>
        <w:t xml:space="preserve">This function copies transmit data from the </w:t>
      </w:r>
      <w:proofErr w:type="gramStart"/>
      <w:r>
        <w:t>data[</w:t>
      </w:r>
      <w:proofErr w:type="gramEnd"/>
      <w:r>
        <w:t xml:space="preserve">] argument into the appropriate </w:t>
      </w:r>
      <w:proofErr w:type="spellStart"/>
      <w:r>
        <w:t>mibspi</w:t>
      </w:r>
      <w:proofErr w:type="spellEnd"/>
      <w:r>
        <w:t xml:space="preserve"> ram transmit buffer, as selected by the </w:t>
      </w:r>
      <w:proofErr w:type="spellStart"/>
      <w:r>
        <w:t>mibspi</w:t>
      </w:r>
      <w:proofErr w:type="spellEnd"/>
      <w:r>
        <w:t xml:space="preserve"> and group arguments.  </w:t>
      </w:r>
      <w:proofErr w:type="gramStart"/>
      <w:r>
        <w:t>It  is</w:t>
      </w:r>
      <w:proofErr w:type="gramEnd"/>
      <w:r>
        <w:t xml:space="preserve"> based on the </w:t>
      </w:r>
      <w:proofErr w:type="spellStart"/>
      <w:r>
        <w:t>Halcogen</w:t>
      </w:r>
      <w:proofErr w:type="spellEnd"/>
      <w:r>
        <w:t xml:space="preserve"> function </w:t>
      </w:r>
      <w:proofErr w:type="spellStart"/>
      <w:r>
        <w:lastRenderedPageBreak/>
        <w:t>mibspiSetData</w:t>
      </w:r>
      <w:proofErr w:type="spellEnd"/>
      <w:r>
        <w:t xml:space="preserve">, modified to copy from a uint8 buffer rather than uint16.  </w:t>
      </w:r>
      <w:r w:rsidR="00644962">
        <w:object w:dxaOrig="6090" w:dyaOrig="11725">
          <v:shape id="_x0000_i1032" type="#_x0000_t75" style="width:286.9pt;height:375.75pt" o:ole="">
            <v:imagedata r:id="rId24" o:title=""/>
          </v:shape>
          <o:OLEObject Type="Embed" ProgID="Visio.Drawing.11" ShapeID="_x0000_i1032" DrawAspect="Content" ObjectID="_1458377022" r:id="rId25"/>
        </w:object>
      </w:r>
    </w:p>
    <w:p w:rsidR="00FB1614" w:rsidRDefault="00FB1614" w:rsidP="00FB1614">
      <w:pPr>
        <w:pStyle w:val="Heading3"/>
      </w:pPr>
      <w:r>
        <w:t>MIBSPI Get Data 8 Bit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3774"/>
        <w:gridCol w:w="1301"/>
        <w:gridCol w:w="608"/>
        <w:gridCol w:w="608"/>
        <w:gridCol w:w="604"/>
      </w:tblGrid>
      <w:tr w:rsidR="00FB1614" w:rsidTr="00FB1614">
        <w:tc>
          <w:tcPr>
            <w:tcW w:w="2043" w:type="dxa"/>
          </w:tcPr>
          <w:p w:rsidR="00FB1614" w:rsidRDefault="00FB1614" w:rsidP="003F391F">
            <w:pPr>
              <w:spacing w:before="60"/>
              <w:rPr>
                <w:rFonts w:ascii="Arial" w:hAnsi="Arial" w:cs="Arial"/>
                <w:b/>
                <w:bCs/>
                <w:sz w:val="16"/>
              </w:rPr>
            </w:pPr>
            <w:r>
              <w:rPr>
                <w:rFonts w:ascii="Arial" w:hAnsi="Arial" w:cs="Arial"/>
                <w:b/>
                <w:bCs/>
                <w:sz w:val="16"/>
              </w:rPr>
              <w:t>Function Name</w:t>
            </w:r>
          </w:p>
        </w:tc>
        <w:tc>
          <w:tcPr>
            <w:tcW w:w="3774" w:type="dxa"/>
          </w:tcPr>
          <w:p w:rsidR="00FB1614" w:rsidRDefault="00FB1614" w:rsidP="003F391F">
            <w:pPr>
              <w:spacing w:before="60"/>
              <w:rPr>
                <w:rFonts w:ascii="Arial" w:hAnsi="Arial" w:cs="Arial"/>
                <w:sz w:val="16"/>
              </w:rPr>
            </w:pPr>
            <w:r w:rsidRPr="004F3659">
              <w:rPr>
                <w:rFonts w:ascii="Arial" w:hAnsi="Arial" w:cs="Arial"/>
                <w:sz w:val="16"/>
              </w:rPr>
              <w:t>mibspiSetData</w:t>
            </w:r>
            <w:r>
              <w:rPr>
                <w:rFonts w:ascii="Arial" w:hAnsi="Arial" w:cs="Arial"/>
                <w:sz w:val="16"/>
              </w:rPr>
              <w:t>8</w:t>
            </w:r>
          </w:p>
        </w:tc>
        <w:tc>
          <w:tcPr>
            <w:tcW w:w="1301" w:type="dxa"/>
            <w:shd w:val="pct30" w:color="FFFF00" w:fill="auto"/>
          </w:tcPr>
          <w:p w:rsidR="00FB1614" w:rsidRDefault="00FB1614" w:rsidP="003F391F">
            <w:pPr>
              <w:spacing w:before="60"/>
              <w:jc w:val="center"/>
              <w:rPr>
                <w:rFonts w:ascii="Arial" w:hAnsi="Arial" w:cs="Arial"/>
                <w:sz w:val="16"/>
              </w:rPr>
            </w:pPr>
            <w:r>
              <w:rPr>
                <w:rFonts w:ascii="Arial" w:hAnsi="Arial" w:cs="Arial"/>
                <w:sz w:val="16"/>
              </w:rPr>
              <w:t>Type</w:t>
            </w:r>
          </w:p>
        </w:tc>
        <w:tc>
          <w:tcPr>
            <w:tcW w:w="608" w:type="dxa"/>
            <w:shd w:val="pct30" w:color="FFFF00" w:fill="auto"/>
          </w:tcPr>
          <w:p w:rsidR="00FB1614" w:rsidRDefault="00FB1614" w:rsidP="003F391F">
            <w:pPr>
              <w:spacing w:before="60"/>
              <w:jc w:val="center"/>
              <w:rPr>
                <w:rFonts w:ascii="Arial" w:hAnsi="Arial" w:cs="Arial"/>
                <w:sz w:val="16"/>
              </w:rPr>
            </w:pPr>
            <w:r>
              <w:rPr>
                <w:rFonts w:ascii="Arial" w:hAnsi="Arial" w:cs="Arial"/>
                <w:sz w:val="16"/>
              </w:rPr>
              <w:t>Min</w:t>
            </w:r>
          </w:p>
        </w:tc>
        <w:tc>
          <w:tcPr>
            <w:tcW w:w="608" w:type="dxa"/>
            <w:shd w:val="pct30" w:color="FFFF00" w:fill="auto"/>
          </w:tcPr>
          <w:p w:rsidR="00FB1614" w:rsidRDefault="00FB1614" w:rsidP="003F391F">
            <w:pPr>
              <w:spacing w:before="60"/>
              <w:jc w:val="center"/>
              <w:rPr>
                <w:rFonts w:ascii="Arial" w:hAnsi="Arial" w:cs="Arial"/>
                <w:sz w:val="16"/>
              </w:rPr>
            </w:pPr>
            <w:r>
              <w:rPr>
                <w:rFonts w:ascii="Arial" w:hAnsi="Arial" w:cs="Arial"/>
                <w:sz w:val="16"/>
              </w:rPr>
              <w:t>Max</w:t>
            </w:r>
          </w:p>
        </w:tc>
        <w:tc>
          <w:tcPr>
            <w:tcW w:w="604" w:type="dxa"/>
            <w:tcBorders>
              <w:bottom w:val="single" w:sz="4" w:space="0" w:color="auto"/>
            </w:tcBorders>
            <w:shd w:val="pct30" w:color="FFFF00" w:fill="auto"/>
          </w:tcPr>
          <w:p w:rsidR="00FB1614" w:rsidRDefault="00FB1614" w:rsidP="003F391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B1614" w:rsidTr="00FB1614">
        <w:tc>
          <w:tcPr>
            <w:tcW w:w="2043" w:type="dxa"/>
          </w:tcPr>
          <w:p w:rsidR="00FB1614" w:rsidRDefault="00FB1614" w:rsidP="003F391F">
            <w:pPr>
              <w:spacing w:before="60"/>
              <w:rPr>
                <w:rFonts w:ascii="Arial" w:hAnsi="Arial" w:cs="Arial"/>
                <w:b/>
                <w:bCs/>
                <w:sz w:val="16"/>
              </w:rPr>
            </w:pPr>
            <w:r>
              <w:rPr>
                <w:rFonts w:ascii="Arial" w:hAnsi="Arial" w:cs="Arial"/>
                <w:b/>
                <w:bCs/>
                <w:sz w:val="16"/>
              </w:rPr>
              <w:t xml:space="preserve">Arguments Passed </w:t>
            </w:r>
          </w:p>
        </w:tc>
        <w:tc>
          <w:tcPr>
            <w:tcW w:w="3774" w:type="dxa"/>
          </w:tcPr>
          <w:p w:rsidR="00FB1614" w:rsidRDefault="00FB1614" w:rsidP="003F391F">
            <w:pPr>
              <w:spacing w:before="60"/>
              <w:rPr>
                <w:rFonts w:ascii="Arial" w:hAnsi="Arial" w:cs="Arial"/>
                <w:sz w:val="16"/>
              </w:rPr>
            </w:pPr>
            <w:proofErr w:type="spellStart"/>
            <w:r w:rsidRPr="00E573F0">
              <w:rPr>
                <w:rFonts w:ascii="Arial" w:hAnsi="Arial" w:cs="Arial"/>
                <w:sz w:val="16"/>
              </w:rPr>
              <w:t>mibspi</w:t>
            </w:r>
            <w:proofErr w:type="spellEnd"/>
          </w:p>
        </w:tc>
        <w:tc>
          <w:tcPr>
            <w:tcW w:w="1301" w:type="dxa"/>
          </w:tcPr>
          <w:p w:rsidR="00FB1614" w:rsidRDefault="00FB1614" w:rsidP="003F391F">
            <w:pPr>
              <w:spacing w:before="60"/>
              <w:rPr>
                <w:rFonts w:ascii="Arial" w:hAnsi="Arial" w:cs="Arial"/>
                <w:sz w:val="16"/>
              </w:rPr>
            </w:pPr>
            <w:proofErr w:type="spellStart"/>
            <w:r w:rsidRPr="00E573F0">
              <w:rPr>
                <w:rFonts w:ascii="Arial" w:hAnsi="Arial" w:cs="Arial"/>
                <w:sz w:val="16"/>
              </w:rPr>
              <w:t>mibspiBASE_t</w:t>
            </w:r>
            <w:proofErr w:type="spellEnd"/>
            <w:r>
              <w:rPr>
                <w:rFonts w:ascii="Arial" w:hAnsi="Arial" w:cs="Arial"/>
                <w:sz w:val="16"/>
              </w:rPr>
              <w:t>*</w:t>
            </w:r>
          </w:p>
        </w:tc>
        <w:tc>
          <w:tcPr>
            <w:tcW w:w="608" w:type="dxa"/>
          </w:tcPr>
          <w:p w:rsidR="00FB1614" w:rsidRDefault="00FB1614" w:rsidP="003F391F">
            <w:pPr>
              <w:spacing w:before="60"/>
              <w:rPr>
                <w:rFonts w:ascii="Arial" w:hAnsi="Arial" w:cs="Arial"/>
                <w:sz w:val="16"/>
              </w:rPr>
            </w:pPr>
            <w:r>
              <w:rPr>
                <w:rFonts w:ascii="Arial" w:hAnsi="Arial" w:cs="Arial"/>
                <w:sz w:val="16"/>
              </w:rPr>
              <w:t>FULL</w:t>
            </w:r>
          </w:p>
        </w:tc>
        <w:tc>
          <w:tcPr>
            <w:tcW w:w="608" w:type="dxa"/>
          </w:tcPr>
          <w:p w:rsidR="00FB1614" w:rsidRDefault="00FB1614" w:rsidP="003F391F">
            <w:pPr>
              <w:spacing w:before="60"/>
              <w:rPr>
                <w:rFonts w:ascii="Arial" w:hAnsi="Arial" w:cs="Arial"/>
                <w:sz w:val="16"/>
              </w:rPr>
            </w:pPr>
            <w:r>
              <w:rPr>
                <w:rFonts w:ascii="Arial" w:hAnsi="Arial" w:cs="Arial"/>
                <w:sz w:val="16"/>
              </w:rPr>
              <w:t>FULL</w:t>
            </w:r>
          </w:p>
        </w:tc>
        <w:tc>
          <w:tcPr>
            <w:tcW w:w="604" w:type="dxa"/>
            <w:shd w:val="pct15" w:color="auto" w:fill="auto"/>
          </w:tcPr>
          <w:p w:rsidR="00FB1614" w:rsidRDefault="00FB1614" w:rsidP="003F391F">
            <w:pPr>
              <w:spacing w:before="60"/>
              <w:rPr>
                <w:rFonts w:ascii="Arial" w:hAnsi="Arial" w:cs="Arial"/>
                <w:sz w:val="16"/>
              </w:rPr>
            </w:pPr>
          </w:p>
        </w:tc>
      </w:tr>
      <w:tr w:rsidR="00FB1614" w:rsidTr="00FB1614">
        <w:tc>
          <w:tcPr>
            <w:tcW w:w="2043" w:type="dxa"/>
          </w:tcPr>
          <w:p w:rsidR="00FB1614" w:rsidRDefault="00FB1614" w:rsidP="003F391F">
            <w:pPr>
              <w:spacing w:before="60"/>
              <w:rPr>
                <w:rFonts w:ascii="Arial" w:hAnsi="Arial" w:cs="Arial"/>
                <w:b/>
                <w:bCs/>
                <w:sz w:val="16"/>
              </w:rPr>
            </w:pPr>
          </w:p>
        </w:tc>
        <w:tc>
          <w:tcPr>
            <w:tcW w:w="3774" w:type="dxa"/>
          </w:tcPr>
          <w:p w:rsidR="00FB1614" w:rsidRDefault="00FB1614" w:rsidP="003F391F">
            <w:pPr>
              <w:spacing w:before="60"/>
              <w:rPr>
                <w:rFonts w:ascii="Arial" w:hAnsi="Arial" w:cs="Arial"/>
                <w:sz w:val="16"/>
              </w:rPr>
            </w:pPr>
            <w:r w:rsidRPr="00E573F0">
              <w:rPr>
                <w:rFonts w:ascii="Arial" w:hAnsi="Arial" w:cs="Arial"/>
                <w:sz w:val="16"/>
              </w:rPr>
              <w:t>group</w:t>
            </w:r>
          </w:p>
        </w:tc>
        <w:tc>
          <w:tcPr>
            <w:tcW w:w="1301" w:type="dxa"/>
          </w:tcPr>
          <w:p w:rsidR="00FB1614" w:rsidRDefault="00FB1614" w:rsidP="003F391F">
            <w:pPr>
              <w:spacing w:before="60"/>
              <w:rPr>
                <w:rFonts w:ascii="Arial" w:hAnsi="Arial" w:cs="Arial"/>
                <w:sz w:val="16"/>
              </w:rPr>
            </w:pPr>
            <w:r>
              <w:rPr>
                <w:rFonts w:ascii="Arial" w:hAnsi="Arial" w:cs="Arial"/>
                <w:sz w:val="16"/>
              </w:rPr>
              <w:t>uint32</w:t>
            </w:r>
          </w:p>
        </w:tc>
        <w:tc>
          <w:tcPr>
            <w:tcW w:w="608" w:type="dxa"/>
          </w:tcPr>
          <w:p w:rsidR="00FB1614" w:rsidRDefault="00FB1614" w:rsidP="003F391F">
            <w:pPr>
              <w:spacing w:before="60"/>
              <w:rPr>
                <w:rFonts w:ascii="Arial" w:hAnsi="Arial" w:cs="Arial"/>
                <w:sz w:val="16"/>
              </w:rPr>
            </w:pPr>
            <w:r>
              <w:rPr>
                <w:rFonts w:ascii="Arial" w:hAnsi="Arial" w:cs="Arial"/>
                <w:sz w:val="16"/>
              </w:rPr>
              <w:t>0</w:t>
            </w:r>
          </w:p>
        </w:tc>
        <w:tc>
          <w:tcPr>
            <w:tcW w:w="608" w:type="dxa"/>
          </w:tcPr>
          <w:p w:rsidR="00FB1614" w:rsidRDefault="00FB1614" w:rsidP="003F391F">
            <w:pPr>
              <w:spacing w:before="60"/>
              <w:rPr>
                <w:rFonts w:ascii="Arial" w:hAnsi="Arial" w:cs="Arial"/>
                <w:sz w:val="16"/>
              </w:rPr>
            </w:pPr>
            <w:r>
              <w:rPr>
                <w:rFonts w:ascii="Arial" w:hAnsi="Arial" w:cs="Arial"/>
                <w:sz w:val="16"/>
              </w:rPr>
              <w:t>7</w:t>
            </w:r>
          </w:p>
        </w:tc>
        <w:tc>
          <w:tcPr>
            <w:tcW w:w="604" w:type="dxa"/>
            <w:shd w:val="pct15" w:color="auto" w:fill="auto"/>
          </w:tcPr>
          <w:p w:rsidR="00FB1614" w:rsidRDefault="00FB1614" w:rsidP="003F391F">
            <w:pPr>
              <w:spacing w:before="60"/>
              <w:rPr>
                <w:rFonts w:ascii="Arial" w:hAnsi="Arial" w:cs="Arial"/>
                <w:sz w:val="16"/>
              </w:rPr>
            </w:pPr>
          </w:p>
        </w:tc>
      </w:tr>
      <w:tr w:rsidR="00FB1614" w:rsidTr="00FB1614">
        <w:tc>
          <w:tcPr>
            <w:tcW w:w="2043" w:type="dxa"/>
          </w:tcPr>
          <w:p w:rsidR="00FB1614" w:rsidRDefault="00FB1614" w:rsidP="003F391F">
            <w:pPr>
              <w:spacing w:before="60"/>
              <w:rPr>
                <w:rFonts w:ascii="Arial" w:hAnsi="Arial" w:cs="Arial"/>
                <w:b/>
                <w:bCs/>
                <w:sz w:val="16"/>
              </w:rPr>
            </w:pPr>
          </w:p>
        </w:tc>
        <w:tc>
          <w:tcPr>
            <w:tcW w:w="3774" w:type="dxa"/>
          </w:tcPr>
          <w:p w:rsidR="00FB1614" w:rsidRPr="00E573F0" w:rsidRDefault="00FB1614" w:rsidP="003F391F">
            <w:pPr>
              <w:spacing w:before="60"/>
              <w:rPr>
                <w:rFonts w:ascii="Arial" w:hAnsi="Arial" w:cs="Arial"/>
                <w:sz w:val="16"/>
              </w:rPr>
            </w:pPr>
            <w:r>
              <w:rPr>
                <w:rFonts w:ascii="Arial" w:hAnsi="Arial" w:cs="Arial"/>
                <w:sz w:val="16"/>
              </w:rPr>
              <w:t>data</w:t>
            </w:r>
          </w:p>
        </w:tc>
        <w:tc>
          <w:tcPr>
            <w:tcW w:w="1301" w:type="dxa"/>
          </w:tcPr>
          <w:p w:rsidR="00FB1614" w:rsidRDefault="00FB1614" w:rsidP="003F391F">
            <w:pPr>
              <w:spacing w:before="60"/>
              <w:rPr>
                <w:rFonts w:ascii="Arial" w:hAnsi="Arial" w:cs="Arial"/>
                <w:sz w:val="16"/>
              </w:rPr>
            </w:pPr>
            <w:r>
              <w:rPr>
                <w:rFonts w:ascii="Arial" w:hAnsi="Arial" w:cs="Arial"/>
                <w:sz w:val="16"/>
              </w:rPr>
              <w:t>u</w:t>
            </w:r>
            <w:r w:rsidRPr="00E573F0">
              <w:rPr>
                <w:rFonts w:ascii="Arial" w:hAnsi="Arial" w:cs="Arial"/>
                <w:sz w:val="16"/>
              </w:rPr>
              <w:t>int</w:t>
            </w:r>
            <w:r>
              <w:rPr>
                <w:rFonts w:ascii="Arial" w:hAnsi="Arial" w:cs="Arial"/>
                <w:sz w:val="16"/>
              </w:rPr>
              <w:t>8[]</w:t>
            </w:r>
          </w:p>
        </w:tc>
        <w:tc>
          <w:tcPr>
            <w:tcW w:w="608" w:type="dxa"/>
          </w:tcPr>
          <w:p w:rsidR="00FB1614" w:rsidRDefault="00FB1614" w:rsidP="003F391F">
            <w:pPr>
              <w:spacing w:before="60"/>
              <w:rPr>
                <w:rFonts w:ascii="Arial" w:hAnsi="Arial" w:cs="Arial"/>
                <w:sz w:val="16"/>
              </w:rPr>
            </w:pPr>
            <w:r>
              <w:rPr>
                <w:rFonts w:ascii="Arial" w:hAnsi="Arial" w:cs="Arial"/>
                <w:sz w:val="16"/>
              </w:rPr>
              <w:t>FULL</w:t>
            </w:r>
          </w:p>
        </w:tc>
        <w:tc>
          <w:tcPr>
            <w:tcW w:w="608" w:type="dxa"/>
          </w:tcPr>
          <w:p w:rsidR="00FB1614" w:rsidRDefault="00FB1614" w:rsidP="003F391F">
            <w:pPr>
              <w:spacing w:before="60"/>
              <w:rPr>
                <w:rFonts w:ascii="Arial" w:hAnsi="Arial" w:cs="Arial"/>
                <w:sz w:val="16"/>
              </w:rPr>
            </w:pPr>
            <w:r>
              <w:rPr>
                <w:rFonts w:ascii="Arial" w:hAnsi="Arial" w:cs="Arial"/>
                <w:sz w:val="16"/>
              </w:rPr>
              <w:t>FULL</w:t>
            </w:r>
          </w:p>
        </w:tc>
        <w:tc>
          <w:tcPr>
            <w:tcW w:w="604" w:type="dxa"/>
            <w:shd w:val="pct15" w:color="auto" w:fill="auto"/>
          </w:tcPr>
          <w:p w:rsidR="00FB1614" w:rsidRDefault="00FB1614" w:rsidP="003F391F">
            <w:pPr>
              <w:spacing w:before="60"/>
              <w:rPr>
                <w:rFonts w:ascii="Arial" w:hAnsi="Arial" w:cs="Arial"/>
                <w:sz w:val="16"/>
              </w:rPr>
            </w:pPr>
          </w:p>
        </w:tc>
      </w:tr>
      <w:tr w:rsidR="00FB1614" w:rsidTr="00FB1614">
        <w:tc>
          <w:tcPr>
            <w:tcW w:w="2043" w:type="dxa"/>
          </w:tcPr>
          <w:p w:rsidR="00FB1614" w:rsidRDefault="00FB1614" w:rsidP="003F391F">
            <w:pPr>
              <w:spacing w:before="60"/>
              <w:rPr>
                <w:rFonts w:ascii="Arial" w:hAnsi="Arial" w:cs="Arial"/>
                <w:b/>
                <w:bCs/>
                <w:sz w:val="16"/>
              </w:rPr>
            </w:pPr>
            <w:r>
              <w:rPr>
                <w:rFonts w:ascii="Arial" w:hAnsi="Arial" w:cs="Arial"/>
                <w:b/>
                <w:bCs/>
                <w:sz w:val="16"/>
              </w:rPr>
              <w:t>Return Value</w:t>
            </w:r>
          </w:p>
        </w:tc>
        <w:tc>
          <w:tcPr>
            <w:tcW w:w="3774" w:type="dxa"/>
          </w:tcPr>
          <w:p w:rsidR="00FB1614" w:rsidRDefault="00FB1614" w:rsidP="003F391F">
            <w:pPr>
              <w:spacing w:before="60"/>
              <w:rPr>
                <w:rFonts w:ascii="Arial" w:hAnsi="Arial" w:cs="Arial"/>
                <w:sz w:val="16"/>
              </w:rPr>
            </w:pPr>
            <w:r>
              <w:rPr>
                <w:rFonts w:ascii="Arial" w:hAnsi="Arial" w:cs="Arial"/>
                <w:sz w:val="16"/>
              </w:rPr>
              <w:t>[error flags]</w:t>
            </w:r>
          </w:p>
        </w:tc>
        <w:tc>
          <w:tcPr>
            <w:tcW w:w="1301" w:type="dxa"/>
          </w:tcPr>
          <w:p w:rsidR="00FB1614" w:rsidRDefault="00FB1614" w:rsidP="003F391F">
            <w:pPr>
              <w:spacing w:before="60"/>
              <w:rPr>
                <w:rFonts w:ascii="Arial" w:hAnsi="Arial" w:cs="Arial"/>
                <w:sz w:val="16"/>
              </w:rPr>
            </w:pPr>
            <w:r>
              <w:rPr>
                <w:rFonts w:ascii="Arial" w:hAnsi="Arial" w:cs="Arial"/>
                <w:sz w:val="16"/>
              </w:rPr>
              <w:t>uint32</w:t>
            </w:r>
          </w:p>
        </w:tc>
        <w:tc>
          <w:tcPr>
            <w:tcW w:w="608" w:type="dxa"/>
          </w:tcPr>
          <w:p w:rsidR="00FB1614" w:rsidRDefault="00FB1614" w:rsidP="003F391F">
            <w:pPr>
              <w:spacing w:before="60"/>
              <w:rPr>
                <w:rFonts w:ascii="Arial" w:hAnsi="Arial" w:cs="Arial"/>
                <w:sz w:val="16"/>
              </w:rPr>
            </w:pPr>
            <w:r>
              <w:rPr>
                <w:rFonts w:ascii="Arial" w:hAnsi="Arial" w:cs="Arial"/>
                <w:sz w:val="16"/>
              </w:rPr>
              <w:t>0</w:t>
            </w:r>
          </w:p>
        </w:tc>
        <w:tc>
          <w:tcPr>
            <w:tcW w:w="608" w:type="dxa"/>
          </w:tcPr>
          <w:p w:rsidR="00FB1614" w:rsidRDefault="00FB1614" w:rsidP="003F391F">
            <w:pPr>
              <w:spacing w:before="60"/>
              <w:rPr>
                <w:rFonts w:ascii="Arial" w:hAnsi="Arial" w:cs="Arial"/>
                <w:sz w:val="16"/>
              </w:rPr>
            </w:pPr>
            <w:r>
              <w:rPr>
                <w:rFonts w:ascii="Arial" w:hAnsi="Arial" w:cs="Arial"/>
                <w:sz w:val="16"/>
              </w:rPr>
              <w:t>0x5F</w:t>
            </w:r>
          </w:p>
        </w:tc>
        <w:tc>
          <w:tcPr>
            <w:tcW w:w="604" w:type="dxa"/>
          </w:tcPr>
          <w:p w:rsidR="00FB1614" w:rsidRDefault="00FB1614" w:rsidP="003F391F">
            <w:pPr>
              <w:spacing w:before="60"/>
              <w:rPr>
                <w:rFonts w:ascii="Arial" w:hAnsi="Arial" w:cs="Arial"/>
                <w:sz w:val="16"/>
              </w:rPr>
            </w:pPr>
          </w:p>
        </w:tc>
      </w:tr>
    </w:tbl>
    <w:p w:rsidR="00FB1614" w:rsidRDefault="00FB1614" w:rsidP="00FB1614">
      <w:pPr>
        <w:pStyle w:val="Heading4"/>
      </w:pPr>
      <w:r>
        <w:t>Description</w:t>
      </w:r>
    </w:p>
    <w:p w:rsidR="00FB1614" w:rsidRDefault="00FB1614" w:rsidP="00FB1614">
      <w:r>
        <w:t xml:space="preserve">This function copies receive data from the appropriate </w:t>
      </w:r>
      <w:proofErr w:type="spellStart"/>
      <w:r>
        <w:t>mibspi</w:t>
      </w:r>
      <w:proofErr w:type="spellEnd"/>
      <w:r>
        <w:t xml:space="preserve"> ram transmit buffer, as selected by the </w:t>
      </w:r>
      <w:proofErr w:type="spellStart"/>
      <w:r>
        <w:t>mibspi</w:t>
      </w:r>
      <w:proofErr w:type="spellEnd"/>
      <w:r>
        <w:t xml:space="preserve"> and group arguments, into the </w:t>
      </w:r>
      <w:proofErr w:type="gramStart"/>
      <w:r>
        <w:t>data[</w:t>
      </w:r>
      <w:proofErr w:type="gramEnd"/>
      <w:r>
        <w:t xml:space="preserve">] argument.  </w:t>
      </w:r>
      <w:proofErr w:type="gramStart"/>
      <w:r>
        <w:t>It  is</w:t>
      </w:r>
      <w:proofErr w:type="gramEnd"/>
      <w:r>
        <w:t xml:space="preserve"> based on the </w:t>
      </w:r>
      <w:proofErr w:type="spellStart"/>
      <w:r>
        <w:t>Halcogen</w:t>
      </w:r>
      <w:proofErr w:type="spellEnd"/>
      <w:r>
        <w:t xml:space="preserve"> function </w:t>
      </w:r>
      <w:proofErr w:type="spellStart"/>
      <w:r>
        <w:t>mibspiGetData</w:t>
      </w:r>
      <w:proofErr w:type="spellEnd"/>
      <w:r>
        <w:t xml:space="preserve">, </w:t>
      </w:r>
      <w:r>
        <w:lastRenderedPageBreak/>
        <w:t xml:space="preserve">modified to copy to a uint8 buffer rather than uint16.  </w:t>
      </w:r>
      <w:r>
        <w:object w:dxaOrig="6090" w:dyaOrig="11725">
          <v:shape id="_x0000_i1033" type="#_x0000_t75" style="width:313.5pt;height:411pt" o:ole="">
            <v:imagedata r:id="rId26" o:title=""/>
          </v:shape>
          <o:OLEObject Type="Embed" ProgID="Visio.Drawing.11" ShapeID="_x0000_i1033" DrawAspect="Content" ObjectID="_1458377023" r:id="rId27"/>
        </w:object>
      </w:r>
    </w:p>
    <w:p w:rsidR="004F3659" w:rsidRDefault="004F3659" w:rsidP="004F3659">
      <w:pPr>
        <w:pStyle w:val="Heading3"/>
      </w:pPr>
      <w:r>
        <w:t>MIBSPI Enable Group Notification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2700"/>
        <w:gridCol w:w="1980"/>
        <w:gridCol w:w="990"/>
        <w:gridCol w:w="935"/>
        <w:gridCol w:w="605"/>
      </w:tblGrid>
      <w:tr w:rsidR="004F3659" w:rsidTr="00817F61">
        <w:tc>
          <w:tcPr>
            <w:tcW w:w="1728" w:type="dxa"/>
          </w:tcPr>
          <w:p w:rsidR="004F3659" w:rsidRDefault="004F3659" w:rsidP="003F5934">
            <w:pPr>
              <w:spacing w:before="60"/>
              <w:rPr>
                <w:rFonts w:ascii="Arial" w:hAnsi="Arial" w:cs="Arial"/>
                <w:b/>
                <w:bCs/>
                <w:sz w:val="16"/>
              </w:rPr>
            </w:pPr>
            <w:r>
              <w:rPr>
                <w:rFonts w:ascii="Arial" w:hAnsi="Arial" w:cs="Arial"/>
                <w:b/>
                <w:bCs/>
                <w:sz w:val="16"/>
              </w:rPr>
              <w:t>Function Name</w:t>
            </w:r>
          </w:p>
        </w:tc>
        <w:tc>
          <w:tcPr>
            <w:tcW w:w="2700" w:type="dxa"/>
          </w:tcPr>
          <w:p w:rsidR="004F3659" w:rsidRDefault="004F3659" w:rsidP="003F5934">
            <w:pPr>
              <w:spacing w:before="60"/>
              <w:rPr>
                <w:rFonts w:ascii="Arial" w:hAnsi="Arial" w:cs="Arial"/>
                <w:sz w:val="16"/>
              </w:rPr>
            </w:pPr>
            <w:proofErr w:type="spellStart"/>
            <w:r w:rsidRPr="004F3659">
              <w:rPr>
                <w:rFonts w:ascii="Arial" w:hAnsi="Arial" w:cs="Arial"/>
                <w:sz w:val="16"/>
              </w:rPr>
              <w:t>mibspiEnableGroupNotification</w:t>
            </w:r>
            <w:proofErr w:type="spellEnd"/>
          </w:p>
        </w:tc>
        <w:tc>
          <w:tcPr>
            <w:tcW w:w="1980"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Type</w:t>
            </w:r>
          </w:p>
        </w:tc>
        <w:tc>
          <w:tcPr>
            <w:tcW w:w="990"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Min</w:t>
            </w:r>
          </w:p>
        </w:tc>
        <w:tc>
          <w:tcPr>
            <w:tcW w:w="935"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Max</w:t>
            </w:r>
          </w:p>
        </w:tc>
        <w:tc>
          <w:tcPr>
            <w:tcW w:w="605" w:type="dxa"/>
            <w:tcBorders>
              <w:bottom w:val="single" w:sz="4" w:space="0" w:color="auto"/>
            </w:tcBorders>
            <w:shd w:val="pct30" w:color="FFFF00" w:fill="auto"/>
          </w:tcPr>
          <w:p w:rsidR="004F3659" w:rsidRDefault="004F3659" w:rsidP="003F593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4F3659" w:rsidTr="00817F61">
        <w:tc>
          <w:tcPr>
            <w:tcW w:w="1728" w:type="dxa"/>
          </w:tcPr>
          <w:p w:rsidR="004F3659" w:rsidRDefault="004F3659" w:rsidP="003F5934">
            <w:pPr>
              <w:spacing w:before="60"/>
              <w:rPr>
                <w:rFonts w:ascii="Arial" w:hAnsi="Arial" w:cs="Arial"/>
                <w:b/>
                <w:bCs/>
                <w:sz w:val="16"/>
              </w:rPr>
            </w:pPr>
            <w:r>
              <w:rPr>
                <w:rFonts w:ascii="Arial" w:hAnsi="Arial" w:cs="Arial"/>
                <w:b/>
                <w:bCs/>
                <w:sz w:val="16"/>
              </w:rPr>
              <w:t xml:space="preserve">Arguments Passed </w:t>
            </w:r>
          </w:p>
        </w:tc>
        <w:tc>
          <w:tcPr>
            <w:tcW w:w="2700" w:type="dxa"/>
          </w:tcPr>
          <w:p w:rsidR="004F3659" w:rsidRDefault="00E8749A" w:rsidP="003F5934">
            <w:pPr>
              <w:spacing w:before="60"/>
              <w:rPr>
                <w:rFonts w:ascii="Arial" w:hAnsi="Arial" w:cs="Arial"/>
                <w:sz w:val="16"/>
              </w:rPr>
            </w:pPr>
            <w:proofErr w:type="spellStart"/>
            <w:r w:rsidRPr="00E8749A">
              <w:rPr>
                <w:rFonts w:ascii="Arial" w:hAnsi="Arial" w:cs="Arial"/>
                <w:sz w:val="16"/>
              </w:rPr>
              <w:t>mibspi</w:t>
            </w:r>
            <w:proofErr w:type="spellEnd"/>
          </w:p>
        </w:tc>
        <w:tc>
          <w:tcPr>
            <w:tcW w:w="1980" w:type="dxa"/>
          </w:tcPr>
          <w:p w:rsidR="004F3659" w:rsidRDefault="00E8749A" w:rsidP="003F5934">
            <w:pPr>
              <w:spacing w:before="60"/>
              <w:rPr>
                <w:rFonts w:ascii="Arial" w:hAnsi="Arial" w:cs="Arial"/>
                <w:sz w:val="16"/>
              </w:rPr>
            </w:pPr>
            <w:proofErr w:type="spellStart"/>
            <w:r w:rsidRPr="00E8749A">
              <w:rPr>
                <w:rFonts w:ascii="Arial" w:hAnsi="Arial" w:cs="Arial"/>
                <w:sz w:val="16"/>
              </w:rPr>
              <w:t>mibspiBASE_t</w:t>
            </w:r>
            <w:proofErr w:type="spellEnd"/>
            <w:r w:rsidRPr="00E8749A">
              <w:rPr>
                <w:rFonts w:ascii="Arial" w:hAnsi="Arial" w:cs="Arial"/>
                <w:sz w:val="16"/>
              </w:rPr>
              <w:t xml:space="preserve"> *</w:t>
            </w:r>
          </w:p>
        </w:tc>
        <w:tc>
          <w:tcPr>
            <w:tcW w:w="990" w:type="dxa"/>
          </w:tcPr>
          <w:p w:rsidR="004F3659" w:rsidRDefault="00E8749A" w:rsidP="003F5934">
            <w:pPr>
              <w:spacing w:before="60"/>
              <w:rPr>
                <w:rFonts w:ascii="Arial" w:hAnsi="Arial" w:cs="Arial"/>
                <w:sz w:val="16"/>
              </w:rPr>
            </w:pPr>
            <w:r>
              <w:rPr>
                <w:rFonts w:ascii="Arial" w:hAnsi="Arial" w:cs="Arial"/>
                <w:sz w:val="16"/>
              </w:rPr>
              <w:t>FULL</w:t>
            </w:r>
          </w:p>
        </w:tc>
        <w:tc>
          <w:tcPr>
            <w:tcW w:w="935" w:type="dxa"/>
          </w:tcPr>
          <w:p w:rsidR="004F3659" w:rsidRDefault="00E8749A" w:rsidP="003F5934">
            <w:pPr>
              <w:spacing w:before="60"/>
              <w:rPr>
                <w:rFonts w:ascii="Arial" w:hAnsi="Arial" w:cs="Arial"/>
                <w:sz w:val="16"/>
              </w:rPr>
            </w:pPr>
            <w:r>
              <w:rPr>
                <w:rFonts w:ascii="Arial" w:hAnsi="Arial" w:cs="Arial"/>
                <w:sz w:val="16"/>
              </w:rPr>
              <w:t>FULL</w:t>
            </w:r>
          </w:p>
        </w:tc>
        <w:tc>
          <w:tcPr>
            <w:tcW w:w="605" w:type="dxa"/>
            <w:shd w:val="pct15" w:color="auto" w:fill="auto"/>
          </w:tcPr>
          <w:p w:rsidR="004F3659" w:rsidRDefault="004F3659" w:rsidP="003F5934">
            <w:pPr>
              <w:spacing w:before="60"/>
              <w:rPr>
                <w:rFonts w:ascii="Arial" w:hAnsi="Arial" w:cs="Arial"/>
                <w:sz w:val="16"/>
              </w:rPr>
            </w:pPr>
          </w:p>
        </w:tc>
      </w:tr>
      <w:tr w:rsidR="004F3659" w:rsidTr="00817F61">
        <w:tc>
          <w:tcPr>
            <w:tcW w:w="1728" w:type="dxa"/>
          </w:tcPr>
          <w:p w:rsidR="004F3659" w:rsidRDefault="004F3659" w:rsidP="003F5934">
            <w:pPr>
              <w:spacing w:before="60"/>
              <w:rPr>
                <w:rFonts w:ascii="Arial" w:hAnsi="Arial" w:cs="Arial"/>
                <w:b/>
                <w:bCs/>
                <w:sz w:val="16"/>
              </w:rPr>
            </w:pPr>
          </w:p>
        </w:tc>
        <w:tc>
          <w:tcPr>
            <w:tcW w:w="2700" w:type="dxa"/>
          </w:tcPr>
          <w:p w:rsidR="004F3659" w:rsidRDefault="00E8749A" w:rsidP="003F5934">
            <w:pPr>
              <w:spacing w:before="60"/>
              <w:rPr>
                <w:rFonts w:ascii="Arial" w:hAnsi="Arial" w:cs="Arial"/>
                <w:sz w:val="16"/>
              </w:rPr>
            </w:pPr>
            <w:r w:rsidRPr="00E8749A">
              <w:rPr>
                <w:rFonts w:ascii="Arial" w:hAnsi="Arial" w:cs="Arial"/>
                <w:sz w:val="16"/>
              </w:rPr>
              <w:t>group</w:t>
            </w:r>
          </w:p>
        </w:tc>
        <w:tc>
          <w:tcPr>
            <w:tcW w:w="1980" w:type="dxa"/>
          </w:tcPr>
          <w:p w:rsidR="004F3659" w:rsidRDefault="00E8749A" w:rsidP="003F5934">
            <w:pPr>
              <w:spacing w:before="60"/>
              <w:rPr>
                <w:rFonts w:ascii="Arial" w:hAnsi="Arial" w:cs="Arial"/>
                <w:sz w:val="16"/>
              </w:rPr>
            </w:pPr>
            <w:r w:rsidRPr="00E8749A">
              <w:rPr>
                <w:rFonts w:ascii="Arial" w:hAnsi="Arial" w:cs="Arial"/>
                <w:sz w:val="16"/>
              </w:rPr>
              <w:t>uint32</w:t>
            </w:r>
          </w:p>
        </w:tc>
        <w:tc>
          <w:tcPr>
            <w:tcW w:w="990" w:type="dxa"/>
          </w:tcPr>
          <w:p w:rsidR="004F3659" w:rsidRDefault="00E8749A" w:rsidP="003F5934">
            <w:pPr>
              <w:spacing w:before="60"/>
              <w:rPr>
                <w:rFonts w:ascii="Arial" w:hAnsi="Arial" w:cs="Arial"/>
                <w:sz w:val="16"/>
              </w:rPr>
            </w:pPr>
            <w:r>
              <w:rPr>
                <w:rFonts w:ascii="Arial" w:hAnsi="Arial" w:cs="Arial"/>
                <w:sz w:val="16"/>
              </w:rPr>
              <w:t>0</w:t>
            </w:r>
          </w:p>
        </w:tc>
        <w:tc>
          <w:tcPr>
            <w:tcW w:w="935" w:type="dxa"/>
          </w:tcPr>
          <w:p w:rsidR="004F3659" w:rsidRDefault="00E8749A" w:rsidP="003F5934">
            <w:pPr>
              <w:spacing w:before="60"/>
              <w:rPr>
                <w:rFonts w:ascii="Arial" w:hAnsi="Arial" w:cs="Arial"/>
                <w:sz w:val="16"/>
              </w:rPr>
            </w:pPr>
            <w:r>
              <w:rPr>
                <w:rFonts w:ascii="Arial" w:hAnsi="Arial" w:cs="Arial"/>
                <w:sz w:val="16"/>
              </w:rPr>
              <w:t>7</w:t>
            </w:r>
          </w:p>
        </w:tc>
        <w:tc>
          <w:tcPr>
            <w:tcW w:w="605" w:type="dxa"/>
            <w:shd w:val="pct15" w:color="auto" w:fill="auto"/>
          </w:tcPr>
          <w:p w:rsidR="004F3659" w:rsidRDefault="004F3659" w:rsidP="003F5934">
            <w:pPr>
              <w:spacing w:before="60"/>
              <w:rPr>
                <w:rFonts w:ascii="Arial" w:hAnsi="Arial" w:cs="Arial"/>
                <w:sz w:val="16"/>
              </w:rPr>
            </w:pPr>
          </w:p>
        </w:tc>
      </w:tr>
      <w:tr w:rsidR="00E8749A" w:rsidTr="00817F61">
        <w:tc>
          <w:tcPr>
            <w:tcW w:w="1728" w:type="dxa"/>
          </w:tcPr>
          <w:p w:rsidR="00E8749A" w:rsidRDefault="00E8749A" w:rsidP="003F5934">
            <w:pPr>
              <w:spacing w:before="60"/>
              <w:rPr>
                <w:rFonts w:ascii="Arial" w:hAnsi="Arial" w:cs="Arial"/>
                <w:b/>
                <w:bCs/>
                <w:sz w:val="16"/>
              </w:rPr>
            </w:pPr>
          </w:p>
        </w:tc>
        <w:tc>
          <w:tcPr>
            <w:tcW w:w="2700" w:type="dxa"/>
          </w:tcPr>
          <w:p w:rsidR="00E8749A" w:rsidRDefault="00E8749A" w:rsidP="003F5934">
            <w:pPr>
              <w:spacing w:before="60"/>
              <w:rPr>
                <w:rFonts w:ascii="Arial" w:hAnsi="Arial" w:cs="Arial"/>
                <w:sz w:val="16"/>
              </w:rPr>
            </w:pPr>
            <w:r w:rsidRPr="00E8749A">
              <w:rPr>
                <w:rFonts w:ascii="Arial" w:hAnsi="Arial" w:cs="Arial"/>
                <w:sz w:val="16"/>
              </w:rPr>
              <w:t>level</w:t>
            </w:r>
          </w:p>
        </w:tc>
        <w:tc>
          <w:tcPr>
            <w:tcW w:w="1980" w:type="dxa"/>
          </w:tcPr>
          <w:p w:rsidR="00E8749A" w:rsidRDefault="00E8749A" w:rsidP="003F5934">
            <w:pPr>
              <w:spacing w:before="60"/>
              <w:rPr>
                <w:rFonts w:ascii="Arial" w:hAnsi="Arial" w:cs="Arial"/>
                <w:sz w:val="16"/>
              </w:rPr>
            </w:pPr>
            <w:r w:rsidRPr="00E8749A">
              <w:rPr>
                <w:rFonts w:ascii="Arial" w:hAnsi="Arial" w:cs="Arial"/>
                <w:sz w:val="16"/>
              </w:rPr>
              <w:t>uint32</w:t>
            </w:r>
          </w:p>
        </w:tc>
        <w:tc>
          <w:tcPr>
            <w:tcW w:w="990" w:type="dxa"/>
          </w:tcPr>
          <w:p w:rsidR="00E8749A" w:rsidRDefault="00E8749A" w:rsidP="003F5934">
            <w:pPr>
              <w:spacing w:before="60"/>
              <w:rPr>
                <w:rFonts w:ascii="Arial" w:hAnsi="Arial" w:cs="Arial"/>
                <w:sz w:val="16"/>
              </w:rPr>
            </w:pPr>
            <w:r>
              <w:rPr>
                <w:rFonts w:ascii="Arial" w:hAnsi="Arial" w:cs="Arial"/>
                <w:sz w:val="16"/>
              </w:rPr>
              <w:t>0</w:t>
            </w:r>
          </w:p>
        </w:tc>
        <w:tc>
          <w:tcPr>
            <w:tcW w:w="935" w:type="dxa"/>
          </w:tcPr>
          <w:p w:rsidR="00E8749A" w:rsidRDefault="00E8749A" w:rsidP="003F5934">
            <w:pPr>
              <w:spacing w:before="60"/>
              <w:rPr>
                <w:rFonts w:ascii="Arial" w:hAnsi="Arial" w:cs="Arial"/>
                <w:sz w:val="16"/>
              </w:rPr>
            </w:pPr>
            <w:r>
              <w:rPr>
                <w:rFonts w:ascii="Arial" w:hAnsi="Arial" w:cs="Arial"/>
                <w:sz w:val="16"/>
              </w:rPr>
              <w:t>1</w:t>
            </w:r>
          </w:p>
        </w:tc>
        <w:tc>
          <w:tcPr>
            <w:tcW w:w="605" w:type="dxa"/>
          </w:tcPr>
          <w:p w:rsidR="00E8749A" w:rsidRDefault="00E8749A" w:rsidP="003F5934">
            <w:pPr>
              <w:spacing w:before="60"/>
              <w:rPr>
                <w:rFonts w:ascii="Arial" w:hAnsi="Arial" w:cs="Arial"/>
                <w:sz w:val="16"/>
              </w:rPr>
            </w:pPr>
          </w:p>
        </w:tc>
      </w:tr>
      <w:tr w:rsidR="004F3659" w:rsidTr="00817F61">
        <w:tc>
          <w:tcPr>
            <w:tcW w:w="1728" w:type="dxa"/>
          </w:tcPr>
          <w:p w:rsidR="004F3659" w:rsidRDefault="004F3659" w:rsidP="003F5934">
            <w:pPr>
              <w:spacing w:before="60"/>
              <w:rPr>
                <w:rFonts w:ascii="Arial" w:hAnsi="Arial" w:cs="Arial"/>
                <w:b/>
                <w:bCs/>
                <w:sz w:val="16"/>
              </w:rPr>
            </w:pPr>
            <w:r>
              <w:rPr>
                <w:rFonts w:ascii="Arial" w:hAnsi="Arial" w:cs="Arial"/>
                <w:b/>
                <w:bCs/>
                <w:sz w:val="16"/>
              </w:rPr>
              <w:t>Return Value</w:t>
            </w:r>
          </w:p>
        </w:tc>
        <w:tc>
          <w:tcPr>
            <w:tcW w:w="2700" w:type="dxa"/>
          </w:tcPr>
          <w:p w:rsidR="004F3659" w:rsidRDefault="004447FF" w:rsidP="003F5934">
            <w:pPr>
              <w:spacing w:before="60"/>
              <w:rPr>
                <w:rFonts w:ascii="Arial" w:hAnsi="Arial" w:cs="Arial"/>
                <w:sz w:val="16"/>
              </w:rPr>
            </w:pPr>
            <w:r>
              <w:rPr>
                <w:rFonts w:ascii="Arial" w:hAnsi="Arial" w:cs="Arial"/>
                <w:sz w:val="16"/>
              </w:rPr>
              <w:t>N/A</w:t>
            </w:r>
          </w:p>
        </w:tc>
        <w:tc>
          <w:tcPr>
            <w:tcW w:w="1980" w:type="dxa"/>
          </w:tcPr>
          <w:p w:rsidR="004F3659" w:rsidRDefault="004F3659" w:rsidP="003F5934">
            <w:pPr>
              <w:spacing w:before="60"/>
              <w:rPr>
                <w:rFonts w:ascii="Arial" w:hAnsi="Arial" w:cs="Arial"/>
                <w:sz w:val="16"/>
              </w:rPr>
            </w:pPr>
          </w:p>
        </w:tc>
        <w:tc>
          <w:tcPr>
            <w:tcW w:w="990" w:type="dxa"/>
          </w:tcPr>
          <w:p w:rsidR="004F3659" w:rsidRDefault="004F3659" w:rsidP="003F5934">
            <w:pPr>
              <w:spacing w:before="60"/>
              <w:rPr>
                <w:rFonts w:ascii="Arial" w:hAnsi="Arial" w:cs="Arial"/>
                <w:sz w:val="16"/>
              </w:rPr>
            </w:pPr>
          </w:p>
        </w:tc>
        <w:tc>
          <w:tcPr>
            <w:tcW w:w="935" w:type="dxa"/>
          </w:tcPr>
          <w:p w:rsidR="004F3659" w:rsidRDefault="004F3659" w:rsidP="003F5934">
            <w:pPr>
              <w:spacing w:before="60"/>
              <w:rPr>
                <w:rFonts w:ascii="Arial" w:hAnsi="Arial" w:cs="Arial"/>
                <w:sz w:val="16"/>
              </w:rPr>
            </w:pPr>
          </w:p>
        </w:tc>
        <w:tc>
          <w:tcPr>
            <w:tcW w:w="605" w:type="dxa"/>
          </w:tcPr>
          <w:p w:rsidR="004F3659" w:rsidRDefault="004F3659" w:rsidP="003F5934">
            <w:pPr>
              <w:spacing w:before="60"/>
              <w:rPr>
                <w:rFonts w:ascii="Arial" w:hAnsi="Arial" w:cs="Arial"/>
                <w:sz w:val="16"/>
              </w:rPr>
            </w:pPr>
          </w:p>
        </w:tc>
      </w:tr>
    </w:tbl>
    <w:p w:rsidR="004F3659" w:rsidRDefault="004F3659" w:rsidP="004F3659">
      <w:pPr>
        <w:pStyle w:val="Heading4"/>
      </w:pPr>
      <w:r>
        <w:lastRenderedPageBreak/>
        <w:t>Description</w:t>
      </w:r>
    </w:p>
    <w:p w:rsidR="004F3659" w:rsidRDefault="004447FF" w:rsidP="004F3659">
      <w:r>
        <w:t xml:space="preserve">This function enables the transfer group interrupt for the </w:t>
      </w:r>
      <w:proofErr w:type="spellStart"/>
      <w:r>
        <w:t>mibspi</w:t>
      </w:r>
      <w:proofErr w:type="spellEnd"/>
      <w:r>
        <w:t>, transfer group, and interrupt level defined by the arguments.</w:t>
      </w:r>
    </w:p>
    <w:p w:rsidR="004447FF" w:rsidRDefault="004447FF" w:rsidP="004F3659"/>
    <w:p w:rsidR="004447FF" w:rsidRDefault="00D17E64" w:rsidP="004F3659">
      <w:r>
        <w:object w:dxaOrig="7165" w:dyaOrig="5166">
          <v:shape id="_x0000_i1034" type="#_x0000_t75" style="width:294pt;height:198pt" o:ole="">
            <v:imagedata r:id="rId28" o:title=""/>
          </v:shape>
          <o:OLEObject Type="Embed" ProgID="Visio.Drawing.11" ShapeID="_x0000_i1034" DrawAspect="Content" ObjectID="_1458377024" r:id="rId29"/>
        </w:object>
      </w:r>
    </w:p>
    <w:p w:rsidR="004F3659" w:rsidRDefault="004F3659" w:rsidP="004F3659"/>
    <w:p w:rsidR="001554B0" w:rsidRDefault="001554B0">
      <w:pPr>
        <w:spacing w:after="0"/>
        <w:rPr>
          <w:rFonts w:ascii="Arial" w:hAnsi="Arial"/>
          <w:b/>
          <w:sz w:val="24"/>
        </w:rPr>
      </w:pPr>
      <w:r>
        <w:br w:type="page"/>
      </w:r>
    </w:p>
    <w:p w:rsidR="004F3659" w:rsidRDefault="004F3659" w:rsidP="004F3659">
      <w:pPr>
        <w:pStyle w:val="Heading3"/>
      </w:pPr>
      <w:r>
        <w:lastRenderedPageBreak/>
        <w:t>MIBSPI Notification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1"/>
        <w:gridCol w:w="3697"/>
        <w:gridCol w:w="1440"/>
        <w:gridCol w:w="501"/>
        <w:gridCol w:w="11"/>
        <w:gridCol w:w="601"/>
        <w:gridCol w:w="607"/>
      </w:tblGrid>
      <w:tr w:rsidR="004F3659" w:rsidTr="00176567">
        <w:tc>
          <w:tcPr>
            <w:tcW w:w="2081" w:type="dxa"/>
          </w:tcPr>
          <w:p w:rsidR="004F3659" w:rsidRDefault="004F3659" w:rsidP="003F5934">
            <w:pPr>
              <w:spacing w:before="60"/>
              <w:rPr>
                <w:rFonts w:ascii="Arial" w:hAnsi="Arial" w:cs="Arial"/>
                <w:b/>
                <w:bCs/>
                <w:sz w:val="16"/>
              </w:rPr>
            </w:pPr>
            <w:r>
              <w:rPr>
                <w:rFonts w:ascii="Arial" w:hAnsi="Arial" w:cs="Arial"/>
                <w:b/>
                <w:bCs/>
                <w:sz w:val="16"/>
              </w:rPr>
              <w:t>Function Name</w:t>
            </w:r>
          </w:p>
        </w:tc>
        <w:tc>
          <w:tcPr>
            <w:tcW w:w="3697" w:type="dxa"/>
          </w:tcPr>
          <w:p w:rsidR="004F3659" w:rsidRDefault="004F3659" w:rsidP="003F5934">
            <w:pPr>
              <w:spacing w:before="60"/>
              <w:rPr>
                <w:rFonts w:ascii="Arial" w:hAnsi="Arial" w:cs="Arial"/>
                <w:sz w:val="16"/>
              </w:rPr>
            </w:pPr>
            <w:proofErr w:type="spellStart"/>
            <w:r w:rsidRPr="004F3659">
              <w:rPr>
                <w:rFonts w:ascii="Arial" w:hAnsi="Arial" w:cs="Arial"/>
                <w:sz w:val="16"/>
              </w:rPr>
              <w:t>mibspiNotification</w:t>
            </w:r>
            <w:proofErr w:type="spellEnd"/>
          </w:p>
        </w:tc>
        <w:tc>
          <w:tcPr>
            <w:tcW w:w="1440"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Type</w:t>
            </w:r>
          </w:p>
        </w:tc>
        <w:tc>
          <w:tcPr>
            <w:tcW w:w="501"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Min</w:t>
            </w:r>
          </w:p>
        </w:tc>
        <w:tc>
          <w:tcPr>
            <w:tcW w:w="612" w:type="dxa"/>
            <w:gridSpan w:val="2"/>
            <w:shd w:val="pct30" w:color="FFFF00" w:fill="auto"/>
          </w:tcPr>
          <w:p w:rsidR="004F3659" w:rsidRDefault="004F3659" w:rsidP="003F5934">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4F3659" w:rsidRDefault="004F3659" w:rsidP="003F593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76567" w:rsidRPr="00176567" w:rsidTr="00176567">
        <w:tc>
          <w:tcPr>
            <w:tcW w:w="2081" w:type="dxa"/>
          </w:tcPr>
          <w:p w:rsidR="00176567" w:rsidRDefault="00176567" w:rsidP="00364F8E">
            <w:pPr>
              <w:spacing w:before="60"/>
              <w:rPr>
                <w:rFonts w:ascii="Arial" w:hAnsi="Arial" w:cs="Arial"/>
                <w:b/>
                <w:bCs/>
                <w:sz w:val="16"/>
              </w:rPr>
            </w:pPr>
            <w:r>
              <w:rPr>
                <w:rFonts w:ascii="Arial" w:hAnsi="Arial" w:cs="Arial"/>
                <w:b/>
                <w:bCs/>
                <w:sz w:val="16"/>
              </w:rPr>
              <w:t xml:space="preserve">Arguments Passed </w:t>
            </w:r>
          </w:p>
        </w:tc>
        <w:tc>
          <w:tcPr>
            <w:tcW w:w="3697" w:type="dxa"/>
          </w:tcPr>
          <w:p w:rsidR="00176567" w:rsidRPr="00176567" w:rsidRDefault="00176567" w:rsidP="00364F8E">
            <w:pPr>
              <w:spacing w:before="60"/>
              <w:rPr>
                <w:rFonts w:ascii="Arial" w:hAnsi="Arial" w:cs="Arial"/>
                <w:b/>
                <w:bCs/>
                <w:sz w:val="16"/>
              </w:rPr>
            </w:pPr>
            <w:proofErr w:type="spellStart"/>
            <w:r w:rsidRPr="00176567">
              <w:rPr>
                <w:rFonts w:ascii="Arial" w:hAnsi="Arial" w:cs="Arial"/>
                <w:b/>
                <w:bCs/>
                <w:sz w:val="16"/>
              </w:rPr>
              <w:t>mibspi</w:t>
            </w:r>
            <w:proofErr w:type="spellEnd"/>
            <w:r w:rsidRPr="00176567" w:rsidDel="00176567">
              <w:rPr>
                <w:rFonts w:ascii="Arial" w:hAnsi="Arial" w:cs="Arial"/>
                <w:b/>
                <w:bCs/>
                <w:sz w:val="16"/>
              </w:rPr>
              <w:t xml:space="preserve"> </w:t>
            </w:r>
          </w:p>
        </w:tc>
        <w:tc>
          <w:tcPr>
            <w:tcW w:w="1440" w:type="dxa"/>
          </w:tcPr>
          <w:p w:rsidR="00176567" w:rsidRPr="00176567" w:rsidRDefault="00176567" w:rsidP="00364F8E">
            <w:pPr>
              <w:spacing w:before="60"/>
              <w:rPr>
                <w:rFonts w:ascii="Arial" w:hAnsi="Arial" w:cs="Arial"/>
                <w:b/>
                <w:bCs/>
                <w:sz w:val="16"/>
              </w:rPr>
            </w:pPr>
            <w:proofErr w:type="spellStart"/>
            <w:r w:rsidRPr="00176567">
              <w:rPr>
                <w:rFonts w:ascii="Arial" w:hAnsi="Arial" w:cs="Arial"/>
                <w:b/>
                <w:bCs/>
                <w:sz w:val="16"/>
              </w:rPr>
              <w:t>mibspiBASE_t</w:t>
            </w:r>
            <w:proofErr w:type="spellEnd"/>
            <w:r w:rsidRPr="00176567">
              <w:rPr>
                <w:rFonts w:ascii="Arial" w:hAnsi="Arial" w:cs="Arial"/>
                <w:b/>
                <w:bCs/>
                <w:sz w:val="16"/>
              </w:rPr>
              <w:t>*</w:t>
            </w:r>
          </w:p>
        </w:tc>
        <w:tc>
          <w:tcPr>
            <w:tcW w:w="512" w:type="dxa"/>
            <w:gridSpan w:val="2"/>
          </w:tcPr>
          <w:p w:rsidR="00176567" w:rsidRPr="00176567" w:rsidRDefault="00176567" w:rsidP="00364F8E">
            <w:pPr>
              <w:spacing w:before="60"/>
              <w:rPr>
                <w:rFonts w:ascii="Arial" w:hAnsi="Arial" w:cs="Arial"/>
                <w:b/>
                <w:bCs/>
                <w:sz w:val="16"/>
              </w:rPr>
            </w:pPr>
          </w:p>
        </w:tc>
        <w:tc>
          <w:tcPr>
            <w:tcW w:w="601" w:type="dxa"/>
          </w:tcPr>
          <w:p w:rsidR="00176567" w:rsidRPr="00176567" w:rsidRDefault="00176567" w:rsidP="00364F8E">
            <w:pPr>
              <w:spacing w:before="60"/>
              <w:rPr>
                <w:rFonts w:ascii="Arial" w:hAnsi="Arial" w:cs="Arial"/>
                <w:b/>
                <w:bCs/>
                <w:sz w:val="16"/>
              </w:rPr>
            </w:pPr>
          </w:p>
        </w:tc>
        <w:tc>
          <w:tcPr>
            <w:tcW w:w="607" w:type="dxa"/>
            <w:shd w:val="pct15" w:color="auto" w:fill="auto"/>
          </w:tcPr>
          <w:p w:rsidR="00176567" w:rsidRPr="00176567" w:rsidRDefault="00176567" w:rsidP="00364F8E">
            <w:pPr>
              <w:spacing w:before="60"/>
              <w:rPr>
                <w:rFonts w:ascii="Arial" w:hAnsi="Arial" w:cs="Arial"/>
                <w:b/>
                <w:bCs/>
                <w:sz w:val="16"/>
              </w:rPr>
            </w:pPr>
          </w:p>
        </w:tc>
      </w:tr>
      <w:tr w:rsidR="00176567" w:rsidTr="00176567">
        <w:tc>
          <w:tcPr>
            <w:tcW w:w="2081" w:type="dxa"/>
          </w:tcPr>
          <w:p w:rsidR="00176567" w:rsidRDefault="00176567" w:rsidP="003F5934">
            <w:pPr>
              <w:spacing w:before="60"/>
              <w:rPr>
                <w:rFonts w:ascii="Arial" w:hAnsi="Arial" w:cs="Arial"/>
                <w:b/>
                <w:bCs/>
                <w:sz w:val="16"/>
              </w:rPr>
            </w:pPr>
          </w:p>
        </w:tc>
        <w:tc>
          <w:tcPr>
            <w:tcW w:w="3697" w:type="dxa"/>
          </w:tcPr>
          <w:p w:rsidR="00176567" w:rsidDel="00176567" w:rsidRDefault="00176567" w:rsidP="003F5934">
            <w:pPr>
              <w:spacing w:before="60"/>
              <w:rPr>
                <w:rFonts w:ascii="Arial" w:hAnsi="Arial" w:cs="Arial"/>
                <w:sz w:val="16"/>
              </w:rPr>
            </w:pPr>
            <w:r>
              <w:rPr>
                <w:rFonts w:ascii="Arial" w:hAnsi="Arial" w:cs="Arial"/>
                <w:sz w:val="16"/>
              </w:rPr>
              <w:t>flags</w:t>
            </w:r>
          </w:p>
        </w:tc>
        <w:tc>
          <w:tcPr>
            <w:tcW w:w="1440" w:type="dxa"/>
          </w:tcPr>
          <w:p w:rsidR="00176567" w:rsidRDefault="00176567" w:rsidP="003F5934">
            <w:pPr>
              <w:spacing w:before="60"/>
              <w:rPr>
                <w:rFonts w:ascii="Arial" w:hAnsi="Arial" w:cs="Arial"/>
                <w:sz w:val="16"/>
              </w:rPr>
            </w:pPr>
            <w:r>
              <w:rPr>
                <w:rFonts w:ascii="Arial" w:hAnsi="Arial" w:cs="Arial"/>
                <w:sz w:val="16"/>
              </w:rPr>
              <w:t>uint32</w:t>
            </w:r>
          </w:p>
        </w:tc>
        <w:tc>
          <w:tcPr>
            <w:tcW w:w="501" w:type="dxa"/>
          </w:tcPr>
          <w:p w:rsidR="00176567" w:rsidRDefault="00176567" w:rsidP="003F5934">
            <w:pPr>
              <w:spacing w:before="60"/>
              <w:rPr>
                <w:rFonts w:ascii="Arial" w:hAnsi="Arial" w:cs="Arial"/>
                <w:sz w:val="16"/>
              </w:rPr>
            </w:pPr>
          </w:p>
        </w:tc>
        <w:tc>
          <w:tcPr>
            <w:tcW w:w="612" w:type="dxa"/>
            <w:gridSpan w:val="2"/>
          </w:tcPr>
          <w:p w:rsidR="00176567" w:rsidRDefault="00176567" w:rsidP="003F5934">
            <w:pPr>
              <w:spacing w:before="60"/>
              <w:rPr>
                <w:rFonts w:ascii="Arial" w:hAnsi="Arial" w:cs="Arial"/>
                <w:sz w:val="16"/>
              </w:rPr>
            </w:pPr>
          </w:p>
        </w:tc>
        <w:tc>
          <w:tcPr>
            <w:tcW w:w="607" w:type="dxa"/>
          </w:tcPr>
          <w:p w:rsidR="00176567" w:rsidRDefault="00176567" w:rsidP="003F5934">
            <w:pPr>
              <w:spacing w:before="60"/>
              <w:rPr>
                <w:rFonts w:ascii="Arial" w:hAnsi="Arial" w:cs="Arial"/>
                <w:sz w:val="16"/>
              </w:rPr>
            </w:pPr>
          </w:p>
        </w:tc>
      </w:tr>
      <w:tr w:rsidR="004F3659" w:rsidTr="00176567">
        <w:tc>
          <w:tcPr>
            <w:tcW w:w="2081" w:type="dxa"/>
          </w:tcPr>
          <w:p w:rsidR="004F3659" w:rsidRDefault="004F3659" w:rsidP="003F5934">
            <w:pPr>
              <w:spacing w:before="60"/>
              <w:rPr>
                <w:rFonts w:ascii="Arial" w:hAnsi="Arial" w:cs="Arial"/>
                <w:b/>
                <w:bCs/>
                <w:sz w:val="16"/>
              </w:rPr>
            </w:pPr>
            <w:r>
              <w:rPr>
                <w:rFonts w:ascii="Arial" w:hAnsi="Arial" w:cs="Arial"/>
                <w:b/>
                <w:bCs/>
                <w:sz w:val="16"/>
              </w:rPr>
              <w:t>Return Value</w:t>
            </w:r>
          </w:p>
        </w:tc>
        <w:tc>
          <w:tcPr>
            <w:tcW w:w="3697" w:type="dxa"/>
          </w:tcPr>
          <w:p w:rsidR="004F3659" w:rsidRDefault="004F3659" w:rsidP="003F5934">
            <w:pPr>
              <w:spacing w:before="60"/>
              <w:rPr>
                <w:rFonts w:ascii="Arial" w:hAnsi="Arial" w:cs="Arial"/>
                <w:sz w:val="16"/>
              </w:rPr>
            </w:pPr>
            <w:r>
              <w:rPr>
                <w:rFonts w:ascii="Arial" w:hAnsi="Arial" w:cs="Arial"/>
                <w:sz w:val="16"/>
              </w:rPr>
              <w:t>N/A</w:t>
            </w:r>
          </w:p>
        </w:tc>
        <w:tc>
          <w:tcPr>
            <w:tcW w:w="1440" w:type="dxa"/>
          </w:tcPr>
          <w:p w:rsidR="004F3659" w:rsidRDefault="004F3659" w:rsidP="003F5934">
            <w:pPr>
              <w:spacing w:before="60"/>
              <w:rPr>
                <w:rFonts w:ascii="Arial" w:hAnsi="Arial" w:cs="Arial"/>
                <w:sz w:val="16"/>
              </w:rPr>
            </w:pPr>
          </w:p>
        </w:tc>
        <w:tc>
          <w:tcPr>
            <w:tcW w:w="501" w:type="dxa"/>
          </w:tcPr>
          <w:p w:rsidR="004F3659" w:rsidRDefault="004F3659" w:rsidP="003F5934">
            <w:pPr>
              <w:spacing w:before="60"/>
              <w:rPr>
                <w:rFonts w:ascii="Arial" w:hAnsi="Arial" w:cs="Arial"/>
                <w:sz w:val="16"/>
              </w:rPr>
            </w:pPr>
          </w:p>
        </w:tc>
        <w:tc>
          <w:tcPr>
            <w:tcW w:w="612" w:type="dxa"/>
            <w:gridSpan w:val="2"/>
          </w:tcPr>
          <w:p w:rsidR="004F3659" w:rsidRDefault="004F3659" w:rsidP="003F5934">
            <w:pPr>
              <w:spacing w:before="60"/>
              <w:rPr>
                <w:rFonts w:ascii="Arial" w:hAnsi="Arial" w:cs="Arial"/>
                <w:sz w:val="16"/>
              </w:rPr>
            </w:pPr>
          </w:p>
        </w:tc>
        <w:tc>
          <w:tcPr>
            <w:tcW w:w="607" w:type="dxa"/>
          </w:tcPr>
          <w:p w:rsidR="004F3659" w:rsidRDefault="004F3659" w:rsidP="003F5934">
            <w:pPr>
              <w:spacing w:before="60"/>
              <w:rPr>
                <w:rFonts w:ascii="Arial" w:hAnsi="Arial" w:cs="Arial"/>
                <w:sz w:val="16"/>
              </w:rPr>
            </w:pPr>
          </w:p>
        </w:tc>
      </w:tr>
    </w:tbl>
    <w:p w:rsidR="004F3659" w:rsidRDefault="004F3659" w:rsidP="004F3659">
      <w:pPr>
        <w:pStyle w:val="Heading4"/>
      </w:pPr>
      <w:r>
        <w:t>Description</w:t>
      </w:r>
    </w:p>
    <w:p w:rsidR="00860561" w:rsidRDefault="00860561" w:rsidP="00817F61">
      <w:r>
        <w:t xml:space="preserve">This is an error callback that is provided by the application and is called on an error interrupt.  The parameter passed to the callback is a copy of the error interrupt flag register.  It is hardcoded for channel 0/sequence 0 and the Turns Counter application.  Because it is hardcoded for the Turns Counter application, it is conditionally compiled such that it provides the Turns Counter error callback functionality when compiled with </w:t>
      </w:r>
      <w:r w:rsidRPr="00860561">
        <w:t>D_SPINXTUSEWITH_CNT_ENUM == D_SPINXT_USEWITHTC</w:t>
      </w:r>
      <w:r>
        <w:t xml:space="preserve">, and returns without doing anything when compiled with </w:t>
      </w:r>
      <w:r w:rsidRPr="00860561">
        <w:t>D_SPINXTUSEWITH_CNT_ENUM</w:t>
      </w:r>
      <w:r>
        <w:t xml:space="preserve"> set to any other value.</w:t>
      </w:r>
    </w:p>
    <w:p w:rsidR="00860561" w:rsidRPr="007A6437" w:rsidRDefault="00860561" w:rsidP="00817F61"/>
    <w:p w:rsidR="00377CC8" w:rsidRDefault="00E44AA9">
      <w:pPr>
        <w:jc w:val="center"/>
      </w:pPr>
      <w:r>
        <w:object w:dxaOrig="5715" w:dyaOrig="6442">
          <v:shape id="_x0000_i1035" type="#_x0000_t75" style="width:234.75pt;height:285.4pt" o:ole="">
            <v:imagedata r:id="rId30" o:title=""/>
          </v:shape>
          <o:OLEObject Type="Embed" ProgID="Visio.Drawing.11" ShapeID="_x0000_i1035" DrawAspect="Content" ObjectID="_1458377025" r:id="rId31"/>
        </w:object>
      </w:r>
    </w:p>
    <w:p w:rsidR="00D17E64" w:rsidRDefault="00D17E64">
      <w:pPr>
        <w:jc w:val="center"/>
      </w:pPr>
    </w:p>
    <w:p w:rsidR="00D17E64" w:rsidRDefault="00D17E64">
      <w:pPr>
        <w:spacing w:after="0"/>
        <w:rPr>
          <w:rFonts w:ascii="Arial" w:hAnsi="Arial"/>
          <w:b/>
          <w:sz w:val="24"/>
        </w:rPr>
      </w:pPr>
      <w:r>
        <w:br w:type="page"/>
      </w:r>
    </w:p>
    <w:p w:rsidR="004F3659" w:rsidRDefault="004F3659" w:rsidP="004F3659">
      <w:pPr>
        <w:pStyle w:val="Heading3"/>
      </w:pPr>
      <w:r>
        <w:lastRenderedPageBreak/>
        <w:t>MIBSPI Group Notification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4"/>
        <w:gridCol w:w="3783"/>
        <w:gridCol w:w="1301"/>
        <w:gridCol w:w="608"/>
        <w:gridCol w:w="608"/>
        <w:gridCol w:w="604"/>
      </w:tblGrid>
      <w:tr w:rsidR="004F3659" w:rsidTr="003F5934">
        <w:tc>
          <w:tcPr>
            <w:tcW w:w="2083" w:type="dxa"/>
          </w:tcPr>
          <w:p w:rsidR="004F3659" w:rsidRDefault="004F3659" w:rsidP="003F5934">
            <w:pPr>
              <w:spacing w:before="60"/>
              <w:rPr>
                <w:rFonts w:ascii="Arial" w:hAnsi="Arial" w:cs="Arial"/>
                <w:b/>
                <w:bCs/>
                <w:sz w:val="16"/>
              </w:rPr>
            </w:pPr>
            <w:r>
              <w:rPr>
                <w:rFonts w:ascii="Arial" w:hAnsi="Arial" w:cs="Arial"/>
                <w:b/>
                <w:bCs/>
                <w:sz w:val="16"/>
              </w:rPr>
              <w:t>Function Name</w:t>
            </w:r>
          </w:p>
        </w:tc>
        <w:tc>
          <w:tcPr>
            <w:tcW w:w="3875" w:type="dxa"/>
          </w:tcPr>
          <w:p w:rsidR="004F3659" w:rsidRDefault="004F3659" w:rsidP="003F5934">
            <w:pPr>
              <w:spacing w:before="60"/>
              <w:rPr>
                <w:rFonts w:ascii="Arial" w:hAnsi="Arial" w:cs="Arial"/>
                <w:sz w:val="16"/>
              </w:rPr>
            </w:pPr>
            <w:proofErr w:type="spellStart"/>
            <w:r w:rsidRPr="004F3659">
              <w:rPr>
                <w:rFonts w:ascii="Arial" w:hAnsi="Arial" w:cs="Arial"/>
                <w:sz w:val="16"/>
              </w:rPr>
              <w:t>mibspiGroupNotification</w:t>
            </w:r>
            <w:proofErr w:type="spellEnd"/>
          </w:p>
        </w:tc>
        <w:tc>
          <w:tcPr>
            <w:tcW w:w="1159"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Type</w:t>
            </w:r>
          </w:p>
        </w:tc>
        <w:tc>
          <w:tcPr>
            <w:tcW w:w="607"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Min</w:t>
            </w:r>
          </w:p>
        </w:tc>
        <w:tc>
          <w:tcPr>
            <w:tcW w:w="607" w:type="dxa"/>
            <w:shd w:val="pct30" w:color="FFFF00" w:fill="auto"/>
          </w:tcPr>
          <w:p w:rsidR="004F3659" w:rsidRDefault="004F3659" w:rsidP="003F5934">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4F3659" w:rsidRDefault="004F3659" w:rsidP="003F593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4F3659" w:rsidRPr="00176567" w:rsidTr="003F5934">
        <w:tc>
          <w:tcPr>
            <w:tcW w:w="2083" w:type="dxa"/>
          </w:tcPr>
          <w:p w:rsidR="004F3659" w:rsidRDefault="004F3659" w:rsidP="003F5934">
            <w:pPr>
              <w:spacing w:before="60"/>
              <w:rPr>
                <w:rFonts w:ascii="Arial" w:hAnsi="Arial" w:cs="Arial"/>
                <w:b/>
                <w:bCs/>
                <w:sz w:val="16"/>
              </w:rPr>
            </w:pPr>
            <w:r>
              <w:rPr>
                <w:rFonts w:ascii="Arial" w:hAnsi="Arial" w:cs="Arial"/>
                <w:b/>
                <w:bCs/>
                <w:sz w:val="16"/>
              </w:rPr>
              <w:t xml:space="preserve">Arguments Passed </w:t>
            </w:r>
          </w:p>
        </w:tc>
        <w:tc>
          <w:tcPr>
            <w:tcW w:w="3875" w:type="dxa"/>
          </w:tcPr>
          <w:p w:rsidR="004F3659" w:rsidRPr="00817F61" w:rsidRDefault="00067C1A" w:rsidP="003F5934">
            <w:pPr>
              <w:spacing w:before="60"/>
              <w:rPr>
                <w:rFonts w:ascii="Arial" w:hAnsi="Arial" w:cs="Arial"/>
                <w:bCs/>
                <w:sz w:val="16"/>
              </w:rPr>
            </w:pPr>
            <w:proofErr w:type="spellStart"/>
            <w:r w:rsidRPr="00817F61">
              <w:rPr>
                <w:rFonts w:ascii="Arial" w:hAnsi="Arial" w:cs="Arial"/>
                <w:bCs/>
                <w:sz w:val="16"/>
              </w:rPr>
              <w:t>mibspi</w:t>
            </w:r>
            <w:proofErr w:type="spellEnd"/>
            <w:r w:rsidRPr="00817F61">
              <w:rPr>
                <w:rFonts w:ascii="Arial" w:hAnsi="Arial" w:cs="Arial"/>
                <w:bCs/>
                <w:sz w:val="16"/>
              </w:rPr>
              <w:t xml:space="preserve"> </w:t>
            </w:r>
          </w:p>
        </w:tc>
        <w:tc>
          <w:tcPr>
            <w:tcW w:w="1159" w:type="dxa"/>
          </w:tcPr>
          <w:p w:rsidR="004F3659" w:rsidRPr="00817F61" w:rsidRDefault="00067C1A" w:rsidP="003F5934">
            <w:pPr>
              <w:spacing w:before="60"/>
              <w:rPr>
                <w:rFonts w:ascii="Arial" w:hAnsi="Arial" w:cs="Arial"/>
                <w:bCs/>
                <w:sz w:val="16"/>
              </w:rPr>
            </w:pPr>
            <w:proofErr w:type="spellStart"/>
            <w:r w:rsidRPr="00817F61">
              <w:rPr>
                <w:rFonts w:ascii="Arial" w:hAnsi="Arial" w:cs="Arial"/>
                <w:bCs/>
                <w:sz w:val="16"/>
              </w:rPr>
              <w:t>mibspiBASE_t</w:t>
            </w:r>
            <w:proofErr w:type="spellEnd"/>
            <w:r w:rsidRPr="00817F61">
              <w:rPr>
                <w:rFonts w:ascii="Arial" w:hAnsi="Arial" w:cs="Arial"/>
                <w:bCs/>
                <w:sz w:val="16"/>
              </w:rPr>
              <w:t>*</w:t>
            </w:r>
          </w:p>
        </w:tc>
        <w:tc>
          <w:tcPr>
            <w:tcW w:w="607" w:type="dxa"/>
          </w:tcPr>
          <w:p w:rsidR="004F3659" w:rsidRPr="00817F61" w:rsidRDefault="00D17E64" w:rsidP="003F5934">
            <w:pPr>
              <w:spacing w:before="60"/>
              <w:rPr>
                <w:rFonts w:ascii="Arial" w:hAnsi="Arial" w:cs="Arial"/>
                <w:bCs/>
                <w:sz w:val="16"/>
              </w:rPr>
            </w:pPr>
            <w:r w:rsidRPr="00817F61">
              <w:rPr>
                <w:rFonts w:ascii="Arial" w:hAnsi="Arial" w:cs="Arial"/>
                <w:bCs/>
                <w:sz w:val="16"/>
              </w:rPr>
              <w:t>FULL</w:t>
            </w:r>
          </w:p>
        </w:tc>
        <w:tc>
          <w:tcPr>
            <w:tcW w:w="607" w:type="dxa"/>
          </w:tcPr>
          <w:p w:rsidR="004F3659" w:rsidRPr="00817F61" w:rsidRDefault="00D17E64" w:rsidP="003F5934">
            <w:pPr>
              <w:spacing w:before="60"/>
              <w:rPr>
                <w:rFonts w:ascii="Arial" w:hAnsi="Arial" w:cs="Arial"/>
                <w:bCs/>
                <w:sz w:val="16"/>
              </w:rPr>
            </w:pPr>
            <w:r w:rsidRPr="00817F61">
              <w:rPr>
                <w:rFonts w:ascii="Arial" w:hAnsi="Arial" w:cs="Arial"/>
                <w:bCs/>
                <w:sz w:val="16"/>
              </w:rPr>
              <w:t>FULL</w:t>
            </w:r>
          </w:p>
        </w:tc>
        <w:tc>
          <w:tcPr>
            <w:tcW w:w="607" w:type="dxa"/>
            <w:shd w:val="pct15" w:color="auto" w:fill="auto"/>
          </w:tcPr>
          <w:p w:rsidR="004F3659" w:rsidRPr="00176567" w:rsidRDefault="004F3659" w:rsidP="003F5934">
            <w:pPr>
              <w:spacing w:before="60"/>
              <w:rPr>
                <w:rFonts w:ascii="Arial" w:hAnsi="Arial" w:cs="Arial"/>
                <w:b/>
                <w:bCs/>
                <w:sz w:val="16"/>
              </w:rPr>
            </w:pPr>
          </w:p>
        </w:tc>
      </w:tr>
      <w:tr w:rsidR="00176567" w:rsidTr="003F5934">
        <w:tc>
          <w:tcPr>
            <w:tcW w:w="2083" w:type="dxa"/>
          </w:tcPr>
          <w:p w:rsidR="00176567" w:rsidRDefault="00176567" w:rsidP="003F5934">
            <w:pPr>
              <w:spacing w:before="60"/>
              <w:rPr>
                <w:rFonts w:ascii="Arial" w:hAnsi="Arial" w:cs="Arial"/>
                <w:b/>
                <w:bCs/>
                <w:sz w:val="16"/>
              </w:rPr>
            </w:pPr>
          </w:p>
        </w:tc>
        <w:tc>
          <w:tcPr>
            <w:tcW w:w="3875" w:type="dxa"/>
          </w:tcPr>
          <w:p w:rsidR="00176567" w:rsidDel="00176567" w:rsidRDefault="003B6C06" w:rsidP="003F5934">
            <w:pPr>
              <w:spacing w:before="60"/>
              <w:rPr>
                <w:rFonts w:ascii="Arial" w:hAnsi="Arial" w:cs="Arial"/>
                <w:sz w:val="16"/>
              </w:rPr>
            </w:pPr>
            <w:r>
              <w:rPr>
                <w:rFonts w:ascii="Arial" w:hAnsi="Arial" w:cs="Arial"/>
                <w:sz w:val="16"/>
              </w:rPr>
              <w:t>group</w:t>
            </w:r>
          </w:p>
        </w:tc>
        <w:tc>
          <w:tcPr>
            <w:tcW w:w="1159" w:type="dxa"/>
          </w:tcPr>
          <w:p w:rsidR="00176567" w:rsidRDefault="00176567" w:rsidP="003F5934">
            <w:pPr>
              <w:spacing w:before="60"/>
              <w:rPr>
                <w:rFonts w:ascii="Arial" w:hAnsi="Arial" w:cs="Arial"/>
                <w:sz w:val="16"/>
              </w:rPr>
            </w:pPr>
            <w:r>
              <w:rPr>
                <w:rFonts w:ascii="Arial" w:hAnsi="Arial" w:cs="Arial"/>
                <w:sz w:val="16"/>
              </w:rPr>
              <w:t>uint32</w:t>
            </w:r>
          </w:p>
        </w:tc>
        <w:tc>
          <w:tcPr>
            <w:tcW w:w="607" w:type="dxa"/>
          </w:tcPr>
          <w:p w:rsidR="00176567" w:rsidRDefault="00D17E64" w:rsidP="003F5934">
            <w:pPr>
              <w:spacing w:before="60"/>
              <w:rPr>
                <w:rFonts w:ascii="Arial" w:hAnsi="Arial" w:cs="Arial"/>
                <w:sz w:val="16"/>
              </w:rPr>
            </w:pPr>
            <w:r>
              <w:rPr>
                <w:rFonts w:ascii="Arial" w:hAnsi="Arial" w:cs="Arial"/>
                <w:sz w:val="16"/>
              </w:rPr>
              <w:t>0</w:t>
            </w:r>
          </w:p>
        </w:tc>
        <w:tc>
          <w:tcPr>
            <w:tcW w:w="607" w:type="dxa"/>
          </w:tcPr>
          <w:p w:rsidR="00176567" w:rsidRDefault="00D17E64" w:rsidP="003F5934">
            <w:pPr>
              <w:spacing w:before="60"/>
              <w:rPr>
                <w:rFonts w:ascii="Arial" w:hAnsi="Arial" w:cs="Arial"/>
                <w:sz w:val="16"/>
              </w:rPr>
            </w:pPr>
            <w:r>
              <w:rPr>
                <w:rFonts w:ascii="Arial" w:hAnsi="Arial" w:cs="Arial"/>
                <w:sz w:val="16"/>
              </w:rPr>
              <w:t>7</w:t>
            </w:r>
          </w:p>
        </w:tc>
        <w:tc>
          <w:tcPr>
            <w:tcW w:w="607" w:type="dxa"/>
          </w:tcPr>
          <w:p w:rsidR="00176567" w:rsidRDefault="00176567" w:rsidP="003F5934">
            <w:pPr>
              <w:spacing w:before="60"/>
              <w:rPr>
                <w:rFonts w:ascii="Arial" w:hAnsi="Arial" w:cs="Arial"/>
                <w:sz w:val="16"/>
              </w:rPr>
            </w:pPr>
          </w:p>
        </w:tc>
      </w:tr>
      <w:tr w:rsidR="004F3659" w:rsidTr="003F5934">
        <w:tc>
          <w:tcPr>
            <w:tcW w:w="2083" w:type="dxa"/>
          </w:tcPr>
          <w:p w:rsidR="004F3659" w:rsidRDefault="004F3659" w:rsidP="003F5934">
            <w:pPr>
              <w:spacing w:before="60"/>
              <w:rPr>
                <w:rFonts w:ascii="Arial" w:hAnsi="Arial" w:cs="Arial"/>
                <w:b/>
                <w:bCs/>
                <w:sz w:val="16"/>
              </w:rPr>
            </w:pPr>
            <w:r>
              <w:rPr>
                <w:rFonts w:ascii="Arial" w:hAnsi="Arial" w:cs="Arial"/>
                <w:b/>
                <w:bCs/>
                <w:sz w:val="16"/>
              </w:rPr>
              <w:t>Return Value</w:t>
            </w:r>
          </w:p>
        </w:tc>
        <w:tc>
          <w:tcPr>
            <w:tcW w:w="3875" w:type="dxa"/>
          </w:tcPr>
          <w:p w:rsidR="004F3659" w:rsidRDefault="004F3659" w:rsidP="003F5934">
            <w:pPr>
              <w:spacing w:before="60"/>
              <w:rPr>
                <w:rFonts w:ascii="Arial" w:hAnsi="Arial" w:cs="Arial"/>
                <w:sz w:val="16"/>
              </w:rPr>
            </w:pPr>
            <w:r>
              <w:rPr>
                <w:rFonts w:ascii="Arial" w:hAnsi="Arial" w:cs="Arial"/>
                <w:sz w:val="16"/>
              </w:rPr>
              <w:t>N/A</w:t>
            </w:r>
          </w:p>
        </w:tc>
        <w:tc>
          <w:tcPr>
            <w:tcW w:w="1159" w:type="dxa"/>
          </w:tcPr>
          <w:p w:rsidR="004F3659" w:rsidRDefault="004F3659" w:rsidP="003F5934">
            <w:pPr>
              <w:spacing w:before="60"/>
              <w:rPr>
                <w:rFonts w:ascii="Arial" w:hAnsi="Arial" w:cs="Arial"/>
                <w:sz w:val="16"/>
              </w:rPr>
            </w:pPr>
          </w:p>
        </w:tc>
        <w:tc>
          <w:tcPr>
            <w:tcW w:w="607" w:type="dxa"/>
          </w:tcPr>
          <w:p w:rsidR="004F3659" w:rsidRDefault="004F3659" w:rsidP="003F5934">
            <w:pPr>
              <w:spacing w:before="60"/>
              <w:rPr>
                <w:rFonts w:ascii="Arial" w:hAnsi="Arial" w:cs="Arial"/>
                <w:sz w:val="16"/>
              </w:rPr>
            </w:pPr>
          </w:p>
        </w:tc>
        <w:tc>
          <w:tcPr>
            <w:tcW w:w="607" w:type="dxa"/>
          </w:tcPr>
          <w:p w:rsidR="004F3659" w:rsidRDefault="004F3659" w:rsidP="003F5934">
            <w:pPr>
              <w:spacing w:before="60"/>
              <w:rPr>
                <w:rFonts w:ascii="Arial" w:hAnsi="Arial" w:cs="Arial"/>
                <w:sz w:val="16"/>
              </w:rPr>
            </w:pPr>
          </w:p>
        </w:tc>
        <w:tc>
          <w:tcPr>
            <w:tcW w:w="607" w:type="dxa"/>
          </w:tcPr>
          <w:p w:rsidR="004F3659" w:rsidRDefault="004F3659" w:rsidP="003F5934">
            <w:pPr>
              <w:spacing w:before="60"/>
              <w:rPr>
                <w:rFonts w:ascii="Arial" w:hAnsi="Arial" w:cs="Arial"/>
                <w:sz w:val="16"/>
              </w:rPr>
            </w:pPr>
          </w:p>
        </w:tc>
      </w:tr>
    </w:tbl>
    <w:p w:rsidR="004F3659" w:rsidRDefault="004F3659" w:rsidP="004F3659">
      <w:pPr>
        <w:pStyle w:val="Heading4"/>
      </w:pPr>
      <w:r>
        <w:t>Description</w:t>
      </w:r>
    </w:p>
    <w:p w:rsidR="00D17E64" w:rsidRDefault="00D17E64" w:rsidP="00D17E64">
      <w:r>
        <w:t>This is a callback function provided by the application.  It is called when a transfer is complete.  The parameter is the transfer group that triggered the interrupt.</w:t>
      </w:r>
      <w:r w:rsidRPr="00D17E64">
        <w:t xml:space="preserve"> </w:t>
      </w:r>
      <w:r>
        <w:t>This driver is designed to only receive data on mibspi3 group 0 for the Turns Counter communication function.</w:t>
      </w:r>
      <w:r w:rsidRPr="00D17E64">
        <w:t xml:space="preserve"> </w:t>
      </w:r>
      <w:r>
        <w:t xml:space="preserve">  Because it is hardcoded for the Turns Counter application, it is conditionally compiled such that it provides the Turns Counter error callback functionality when compiled with </w:t>
      </w:r>
      <w:r w:rsidRPr="00860561">
        <w:t>D_SPINXTUSEWITH_CNT_ENUM == D_SPINXT_USEWITHTC</w:t>
      </w:r>
      <w:r>
        <w:t xml:space="preserve">, and returns without doing anything when compiled with </w:t>
      </w:r>
      <w:r w:rsidRPr="00860561">
        <w:t>D_SPINXTUSEWITH_CNT_ENUM</w:t>
      </w:r>
      <w:r>
        <w:t xml:space="preserve"> set to any other value.</w:t>
      </w:r>
    </w:p>
    <w:p w:rsidR="00D17E64" w:rsidRPr="007A6437" w:rsidRDefault="00D17E64" w:rsidP="00817F61"/>
    <w:p w:rsidR="00377CC8" w:rsidRDefault="00D17E64">
      <w:pPr>
        <w:spacing w:after="0"/>
        <w:jc w:val="center"/>
        <w:rPr>
          <w:rFonts w:ascii="Arial" w:hAnsi="Arial"/>
          <w:b/>
          <w:kern w:val="28"/>
          <w:sz w:val="28"/>
        </w:rPr>
      </w:pPr>
      <w:r>
        <w:object w:dxaOrig="5558" w:dyaOrig="7747">
          <v:shape id="_x0000_i1036" type="#_x0000_t75" style="width:228pt;height:315.75pt" o:ole="">
            <v:imagedata r:id="rId32" o:title=""/>
          </v:shape>
          <o:OLEObject Type="Embed" ProgID="Visio.Drawing.11" ShapeID="_x0000_i1036" DrawAspect="Content" ObjectID="_1458377026" r:id="rId33"/>
        </w:objec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r>
              <w:rPr>
                <w:rFonts w:ascii="Arial" w:hAnsi="Arial" w:cs="Arial"/>
                <w:sz w:val="16"/>
                <w:szCs w:val="16"/>
              </w:rPr>
              <w:t>&lt;None&gt;</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pPr>
        <w:pStyle w:val="Heading3"/>
      </w:pPr>
      <w:proofErr w:type="spellStart"/>
      <w:r>
        <w:t>Init</w:t>
      </w:r>
      <w:proofErr w:type="spellEnd"/>
      <w:r>
        <w:t xml:space="preserve">: </w:t>
      </w:r>
      <w:r w:rsidR="00BE027B">
        <w:fldChar w:fldCharType="begin"/>
      </w:r>
      <w:r w:rsidR="00BE027B">
        <w:instrText xml:space="preserve"> DOCPROPERTY "Module Name"  \* MERGEFORMAT </w:instrText>
      </w:r>
      <w:r w:rsidR="00BE027B">
        <w:fldChar w:fldCharType="separate"/>
      </w:r>
      <w:proofErr w:type="spellStart"/>
      <w:r w:rsidR="00D81012">
        <w:t>SpiNxt</w:t>
      </w:r>
      <w:r w:rsidR="00BE027B">
        <w:fldChar w:fldCharType="end"/>
      </w:r>
      <w:r w:rsidR="004456A7">
        <w:t>_Init</w:t>
      </w:r>
      <w:proofErr w:type="spellEnd"/>
    </w:p>
    <w:p w:rsidR="004A781C" w:rsidRDefault="004A781C">
      <w:pPr>
        <w:pStyle w:val="Heading4"/>
      </w:pPr>
      <w:r>
        <w:t>Design Rationale</w:t>
      </w:r>
    </w:p>
    <w:p w:rsidR="004A781C" w:rsidRDefault="00E44AA9">
      <w:r>
        <w:t xml:space="preserve">The initialization function initializes mibspi3 and mibspi5 registers as needed by the Turns Counter and Turns Counter Flash Programming components, </w:t>
      </w:r>
      <w:del w:id="300" w:author="Creager, Kathleen" w:date="2014-02-26T16:51:00Z">
        <w:r w:rsidDel="00A8022E">
          <w:delText xml:space="preserve"> </w:delText>
        </w:r>
      </w:del>
      <w:r>
        <w:t xml:space="preserve">or by the Digital MSB component, controlled by a </w:t>
      </w:r>
      <w:proofErr w:type="spellStart"/>
      <w:r w:rsidR="00612FEB">
        <w:t>SpiNxt</w:t>
      </w:r>
      <w:proofErr w:type="spellEnd"/>
      <w:r w:rsidR="00612FEB">
        <w:t xml:space="preserve"> </w:t>
      </w:r>
      <w:r>
        <w:t>configuration parameter (see Integration Manual)</w:t>
      </w:r>
      <w:r w:rsidR="00CF19B4">
        <w:t xml:space="preserve"> which controls a constant value in the generated </w:t>
      </w:r>
      <w:proofErr w:type="spellStart"/>
      <w:r w:rsidR="00CF19B4">
        <w:t>SpiNxt_Cfg.h</w:t>
      </w:r>
      <w:proofErr w:type="spellEnd"/>
      <w:r w:rsidR="00CF19B4">
        <w:t xml:space="preserve"> file</w:t>
      </w:r>
      <w:r>
        <w:t xml:space="preserve">.  The initialization values are hardcoded in the </w:t>
      </w:r>
      <w:proofErr w:type="spellStart"/>
      <w:r w:rsidR="00CF19B4">
        <w:t>SpiNxt.h</w:t>
      </w:r>
      <w:proofErr w:type="spellEnd"/>
      <w:r>
        <w:t xml:space="preserve"> file and are specified by the Turns Counter (</w:t>
      </w:r>
      <w:del w:id="301" w:author="Creager, Kathleen" w:date="2014-02-26T16:49:00Z">
        <w:r w:rsidR="00612FEB" w:rsidDel="00E75176">
          <w:delText>FDD20C</w:delText>
        </w:r>
      </w:del>
      <w:ins w:id="302" w:author="Creager, Kathleen" w:date="2014-02-26T16:50:00Z">
        <w:r w:rsidR="00E75176">
          <w:t>FDD</w:t>
        </w:r>
      </w:ins>
      <w:ins w:id="303" w:author="Creager, Kathleen" w:date="2014-02-26T16:49:00Z">
        <w:r w:rsidR="00E75176">
          <w:t>20C</w:t>
        </w:r>
      </w:ins>
      <w:r w:rsidR="00612FEB">
        <w:t xml:space="preserve">), Turns Counter </w:t>
      </w:r>
      <w:proofErr w:type="spellStart"/>
      <w:r w:rsidR="00612FEB">
        <w:t>Reflash</w:t>
      </w:r>
      <w:proofErr w:type="spellEnd"/>
      <w:r w:rsidR="00612FEB">
        <w:t xml:space="preserve"> (FDD98) and Digital MSB (</w:t>
      </w:r>
      <w:del w:id="304" w:author="Creager, Kathleen" w:date="2014-02-26T16:50:00Z">
        <w:r w:rsidR="00612FEB" w:rsidDel="00E75176">
          <w:delText>FDD50A</w:delText>
        </w:r>
      </w:del>
      <w:ins w:id="305" w:author="Creager, Kathleen" w:date="2014-02-26T16:50:00Z">
        <w:r w:rsidR="00E75176">
          <w:t>ES-50A</w:t>
        </w:r>
      </w:ins>
      <w:r w:rsidR="00612FEB">
        <w:t>) FDDs.</w:t>
      </w:r>
    </w:p>
    <w:p w:rsidR="008B38F9" w:rsidRDefault="008B38F9">
      <w:r>
        <w:t>Additional information regarding initialization of MIBSPI3 when used by Turns Counter (per FDD20C):</w:t>
      </w:r>
    </w:p>
    <w:p w:rsidR="00C9233A" w:rsidRDefault="00C9233A">
      <w:r>
        <w:t xml:space="preserve">The actual chip select for the PIC Turns Counter SPI transfers on MIBSPI3 uses a </w:t>
      </w:r>
      <w:proofErr w:type="spellStart"/>
      <w:r>
        <w:t>Dio</w:t>
      </w:r>
      <w:proofErr w:type="spellEnd"/>
      <w:r>
        <w:t xml:space="preserve"> channel, configured by the </w:t>
      </w:r>
      <w:proofErr w:type="spellStart"/>
      <w:r w:rsidR="00EA794F">
        <w:t>Dio</w:t>
      </w:r>
      <w:proofErr w:type="spellEnd"/>
      <w:r w:rsidR="00EA794F">
        <w:t xml:space="preserve"> and Port</w:t>
      </w:r>
      <w:r>
        <w:t xml:space="preserve"> component</w:t>
      </w:r>
      <w:r w:rsidR="00EA794F">
        <w:t>s</w:t>
      </w:r>
      <w:r>
        <w:t xml:space="preserve"> as </w:t>
      </w:r>
      <w:r w:rsidR="00F726A3">
        <w:t>SPI</w:t>
      </w:r>
      <w:r>
        <w:t xml:space="preserve">_TCCS.  The required chip select hold time before SPI clocking begins is controlled by the use of the MIBSPI3 tick </w:t>
      </w:r>
      <w:proofErr w:type="gramStart"/>
      <w:r>
        <w:t>counter  triggering</w:t>
      </w:r>
      <w:proofErr w:type="gramEnd"/>
      <w:r>
        <w:t xml:space="preserve"> the SPI transfer.  (See </w:t>
      </w:r>
      <w:proofErr w:type="spellStart"/>
      <w:r>
        <w:t>SpiNxt_AsyncTransmit</w:t>
      </w:r>
      <w:proofErr w:type="spellEnd"/>
      <w:r w:rsidR="00636F3B">
        <w:t xml:space="preserve"> and the value of MIBSPI3_TICKCNT</w:t>
      </w:r>
      <w:r>
        <w:t>.)</w:t>
      </w:r>
    </w:p>
    <w:p w:rsidR="008B38F9" w:rsidRPr="00817F61" w:rsidRDefault="00C9233A">
      <w:r>
        <w:t xml:space="preserve">The </w:t>
      </w:r>
      <w:proofErr w:type="spellStart"/>
      <w:r>
        <w:t>Dio</w:t>
      </w:r>
      <w:proofErr w:type="spellEnd"/>
      <w:r>
        <w:t xml:space="preserve"> chip select must remain low throughout the 10 byte transfer, with a minimum 9.5 </w:t>
      </w:r>
      <w:proofErr w:type="spellStart"/>
      <w:r>
        <w:t>usec</w:t>
      </w:r>
      <w:proofErr w:type="spellEnd"/>
      <w:r>
        <w:t xml:space="preserve"> delay between bytes.  </w:t>
      </w:r>
      <w:r w:rsidR="008B38F9" w:rsidRPr="00817F61">
        <w:t xml:space="preserve">It is desired to implement the 9.5 </w:t>
      </w:r>
      <w:proofErr w:type="spellStart"/>
      <w:r w:rsidR="008B38F9" w:rsidRPr="00817F61">
        <w:t>usec</w:t>
      </w:r>
      <w:proofErr w:type="spellEnd"/>
      <w:r w:rsidR="008B38F9" w:rsidRPr="00817F61">
        <w:t xml:space="preserve"> delay </w:t>
      </w:r>
      <w:proofErr w:type="gramStart"/>
      <w:r w:rsidR="00EA794F">
        <w:t xml:space="preserve">in </w:t>
      </w:r>
      <w:r w:rsidR="008B38F9" w:rsidRPr="00817F61">
        <w:t xml:space="preserve"> hardware</w:t>
      </w:r>
      <w:proofErr w:type="gramEnd"/>
      <w:r w:rsidR="008B38F9" w:rsidRPr="00817F61">
        <w:t>.  In order to accomplish this with the TMS570 SPI peripheral, it is necessary to use the C2TDELAY, the T2CDELAY, and WDELAY as the sum of all three is needed to reach the desired delay time at an 80MHz VCLK rate.  More details provided in the C2TDELAY, T2CDELAY, and WDELAY sections of the tables below</w:t>
      </w:r>
      <w:r w:rsidR="00636F3B">
        <w:t>, to explain the values of MIBSPI3_DELAY and MIBSPI3_FMT0.</w:t>
      </w:r>
    </w:p>
    <w:p w:rsidR="008B38F9" w:rsidRDefault="00C9233A">
      <w:r w:rsidRPr="00817F61">
        <w:t xml:space="preserve">However, use of C2TDELAY and T2CDELAY </w:t>
      </w:r>
      <w:r w:rsidR="008B38F9" w:rsidRPr="00817F61">
        <w:t>requires</w:t>
      </w:r>
      <w:r w:rsidRPr="00817F61">
        <w:t xml:space="preserve"> </w:t>
      </w:r>
      <w:r w:rsidR="00636F3B">
        <w:t>transmit control words</w:t>
      </w:r>
      <w:r w:rsidRPr="00817F61">
        <w:t xml:space="preserve"> configured to </w:t>
      </w:r>
      <w:r w:rsidR="00636F3B">
        <w:t xml:space="preserve">use a </w:t>
      </w:r>
      <w:r w:rsidR="00636F3B" w:rsidRPr="00A67D63">
        <w:t>MIBSPI3 chip select pin</w:t>
      </w:r>
      <w:r w:rsidR="00636F3B" w:rsidRPr="00C9233A">
        <w:t xml:space="preserve"> </w:t>
      </w:r>
      <w:r w:rsidR="00636F3B">
        <w:t xml:space="preserve">and to </w:t>
      </w:r>
      <w:r w:rsidRPr="00817F61">
        <w:t xml:space="preserve">release the chip select between transfers.  Therefore a “dummy” SPI chip select is used in the control words in the transmit buffer (see value of </w:t>
      </w:r>
      <w:r w:rsidR="00636F3B" w:rsidRPr="00636F3B">
        <w:t>MIBSPI3_BUFRAMCTRLINIT</w:t>
      </w:r>
      <w:r w:rsidRPr="00817F61">
        <w:t>).  This chip select is toggled during the SPI transfer but only to accomplish the delay timing; it is not toggling a pin on the PIC Turns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6228"/>
      </w:tblGrid>
      <w:tr w:rsidR="008B38F9" w:rsidRPr="00D069DC" w:rsidTr="008B38F9">
        <w:trPr>
          <w:cantSplit/>
        </w:trPr>
        <w:tc>
          <w:tcPr>
            <w:tcW w:w="8856" w:type="dxa"/>
            <w:gridSpan w:val="3"/>
            <w:shd w:val="clear" w:color="auto" w:fill="CCFFCC"/>
          </w:tcPr>
          <w:p w:rsidR="008B38F9" w:rsidRPr="00D069DC" w:rsidRDefault="008B38F9" w:rsidP="008B38F9">
            <w:pPr>
              <w:keepNext/>
              <w:jc w:val="center"/>
              <w:rPr>
                <w:rFonts w:ascii="Arial" w:hAnsi="Arial" w:cs="Arial"/>
                <w:b/>
                <w:bCs/>
                <w:sz w:val="24"/>
              </w:rPr>
            </w:pPr>
            <w:r w:rsidRPr="00D069DC">
              <w:rPr>
                <w:rFonts w:ascii="Arial" w:hAnsi="Arial" w:cs="Arial"/>
                <w:b/>
                <w:bCs/>
                <w:sz w:val="24"/>
              </w:rPr>
              <w:lastRenderedPageBreak/>
              <w:t>MIBSPI 3 SPI Delay Register (</w:t>
            </w:r>
            <w:r>
              <w:rPr>
                <w:rFonts w:ascii="Arial" w:hAnsi="Arial" w:cs="Arial"/>
                <w:b/>
                <w:bCs/>
                <w:sz w:val="24"/>
              </w:rPr>
              <w:t>SPIDELAY</w:t>
            </w:r>
            <w:r w:rsidRPr="00D069DC">
              <w:rPr>
                <w:rFonts w:ascii="Arial" w:hAnsi="Arial" w:cs="Arial"/>
                <w:b/>
                <w:bCs/>
                <w:sz w:val="24"/>
              </w:rPr>
              <w:t>)</w:t>
            </w:r>
          </w:p>
        </w:tc>
      </w:tr>
      <w:tr w:rsidR="008B38F9" w:rsidRPr="00D069DC" w:rsidTr="008B38F9">
        <w:tc>
          <w:tcPr>
            <w:tcW w:w="1188" w:type="dxa"/>
            <w:shd w:val="clear" w:color="auto" w:fill="CCFFCC"/>
          </w:tcPr>
          <w:p w:rsidR="008B38F9" w:rsidRPr="00D069DC" w:rsidRDefault="008B38F9" w:rsidP="008B38F9">
            <w:pPr>
              <w:keepNext/>
              <w:rPr>
                <w:rFonts w:ascii="Arial" w:hAnsi="Arial" w:cs="Arial"/>
              </w:rPr>
            </w:pPr>
            <w:r w:rsidRPr="00D069DC">
              <w:rPr>
                <w:rFonts w:ascii="Arial" w:hAnsi="Arial" w:cs="Arial"/>
              </w:rPr>
              <w:t>Position</w:t>
            </w:r>
          </w:p>
        </w:tc>
        <w:tc>
          <w:tcPr>
            <w:tcW w:w="1440" w:type="dxa"/>
            <w:shd w:val="clear" w:color="auto" w:fill="CCFFCC"/>
          </w:tcPr>
          <w:p w:rsidR="008B38F9" w:rsidRPr="00D069DC" w:rsidRDefault="008B38F9" w:rsidP="008B38F9">
            <w:pPr>
              <w:keepNext/>
              <w:rPr>
                <w:rFonts w:ascii="Arial" w:hAnsi="Arial" w:cs="Arial"/>
              </w:rPr>
            </w:pPr>
            <w:r w:rsidRPr="00D069DC">
              <w:rPr>
                <w:rFonts w:ascii="Arial" w:hAnsi="Arial" w:cs="Arial"/>
              </w:rPr>
              <w:t>Desired Value</w:t>
            </w:r>
          </w:p>
        </w:tc>
        <w:tc>
          <w:tcPr>
            <w:tcW w:w="6228" w:type="dxa"/>
            <w:shd w:val="clear" w:color="auto" w:fill="CCFFCC"/>
          </w:tcPr>
          <w:p w:rsidR="008B38F9" w:rsidRPr="00D069DC" w:rsidRDefault="008B38F9" w:rsidP="008B38F9">
            <w:pPr>
              <w:keepNext/>
              <w:rPr>
                <w:rFonts w:ascii="Arial" w:hAnsi="Arial" w:cs="Arial"/>
              </w:rPr>
            </w:pPr>
            <w:r w:rsidRPr="00D069DC">
              <w:rPr>
                <w:rFonts w:ascii="Arial" w:hAnsi="Arial" w:cs="Arial"/>
              </w:rPr>
              <w:t>Description</w:t>
            </w:r>
          </w:p>
        </w:tc>
      </w:tr>
      <w:tr w:rsidR="008B38F9" w:rsidRPr="00D069DC" w:rsidTr="008B38F9">
        <w:tc>
          <w:tcPr>
            <w:tcW w:w="1188" w:type="dxa"/>
          </w:tcPr>
          <w:p w:rsidR="008B38F9" w:rsidRPr="00D069DC" w:rsidRDefault="008B38F9" w:rsidP="008B38F9">
            <w:pPr>
              <w:keepNext/>
              <w:rPr>
                <w:rFonts w:ascii="Arial" w:hAnsi="Arial" w:cs="Arial"/>
              </w:rPr>
            </w:pPr>
            <w:r w:rsidRPr="00D069DC">
              <w:rPr>
                <w:rFonts w:ascii="Arial" w:hAnsi="Arial" w:cs="Arial"/>
              </w:rPr>
              <w:t>bit 31-24</w:t>
            </w:r>
          </w:p>
        </w:tc>
        <w:tc>
          <w:tcPr>
            <w:tcW w:w="1440" w:type="dxa"/>
          </w:tcPr>
          <w:p w:rsidR="008B38F9" w:rsidRPr="00D069DC" w:rsidRDefault="008B38F9" w:rsidP="008B38F9">
            <w:pPr>
              <w:keepNext/>
              <w:rPr>
                <w:rFonts w:ascii="Arial" w:hAnsi="Arial" w:cs="Arial"/>
              </w:rPr>
            </w:pPr>
            <w:r>
              <w:rPr>
                <w:rFonts w:ascii="Arial" w:hAnsi="Arial" w:cs="Arial"/>
              </w:rPr>
              <w:t>255</w:t>
            </w:r>
          </w:p>
          <w:p w:rsidR="008B38F9" w:rsidRPr="00D069DC" w:rsidRDefault="008B38F9" w:rsidP="008B38F9">
            <w:pPr>
              <w:keepNext/>
              <w:rPr>
                <w:rFonts w:ascii="Arial" w:hAnsi="Arial" w:cs="Arial"/>
              </w:rPr>
            </w:pPr>
          </w:p>
        </w:tc>
        <w:tc>
          <w:tcPr>
            <w:tcW w:w="6228" w:type="dxa"/>
          </w:tcPr>
          <w:p w:rsidR="008B38F9" w:rsidRPr="00D069DC" w:rsidRDefault="008B38F9" w:rsidP="008B38F9">
            <w:pPr>
              <w:autoSpaceDE w:val="0"/>
              <w:autoSpaceDN w:val="0"/>
              <w:adjustRightInd w:val="0"/>
              <w:spacing w:after="0"/>
              <w:rPr>
                <w:rFonts w:ascii="Arial" w:hAnsi="Arial" w:cs="Arial"/>
                <w:sz w:val="18"/>
                <w:szCs w:val="18"/>
              </w:rPr>
            </w:pPr>
            <w:r w:rsidRPr="00D069DC">
              <w:rPr>
                <w:rFonts w:ascii="Arial" w:hAnsi="Arial" w:cs="Arial"/>
                <w:b/>
                <w:bCs/>
                <w:sz w:val="18"/>
                <w:szCs w:val="18"/>
              </w:rPr>
              <w:t xml:space="preserve">C2TDELAY: </w:t>
            </w:r>
            <w:r w:rsidRPr="00D069DC">
              <w:rPr>
                <w:rFonts w:ascii="Arial" w:hAnsi="Arial" w:cs="Arial"/>
                <w:sz w:val="18"/>
                <w:szCs w:val="18"/>
              </w:rPr>
              <w:t>Chip-select-active to transmit-start delay</w:t>
            </w:r>
          </w:p>
          <w:p w:rsidR="008B38F9" w:rsidRPr="00D069DC" w:rsidRDefault="008B38F9" w:rsidP="008B38F9">
            <w:pPr>
              <w:autoSpaceDE w:val="0"/>
              <w:autoSpaceDN w:val="0"/>
              <w:adjustRightInd w:val="0"/>
              <w:spacing w:after="0"/>
              <w:rPr>
                <w:rFonts w:ascii="Arial" w:hAnsi="Arial" w:cs="Arial"/>
                <w:sz w:val="18"/>
                <w:szCs w:val="18"/>
              </w:rPr>
            </w:pPr>
            <w:r w:rsidRPr="00D069DC">
              <w:rPr>
                <w:rFonts w:ascii="Arial" w:hAnsi="Arial" w:cs="Arial"/>
                <w:sz w:val="18"/>
                <w:szCs w:val="18"/>
              </w:rPr>
              <w:t>t</w:t>
            </w:r>
            <w:r w:rsidRPr="00D069DC">
              <w:rPr>
                <w:rFonts w:ascii="Arial" w:hAnsi="Arial" w:cs="Arial"/>
                <w:sz w:val="16"/>
                <w:szCs w:val="16"/>
              </w:rPr>
              <w:t xml:space="preserve"> </w:t>
            </w:r>
            <w:r w:rsidRPr="00D069DC">
              <w:rPr>
                <w:rFonts w:ascii="Arial" w:hAnsi="Arial" w:cs="Arial"/>
                <w:sz w:val="10"/>
                <w:szCs w:val="10"/>
              </w:rPr>
              <w:t>C2TDELAY</w:t>
            </w:r>
            <w:r w:rsidRPr="00D069DC">
              <w:rPr>
                <w:rFonts w:ascii="Arial" w:hAnsi="Arial" w:cs="Arial"/>
                <w:sz w:val="18"/>
                <w:szCs w:val="18"/>
              </w:rPr>
              <w:t xml:space="preserve">= (C2TDELAY + 2) </w:t>
            </w:r>
            <w:r w:rsidRPr="00D069DC">
              <w:rPr>
                <w:rFonts w:ascii="Arial" w:hAnsi="Arial" w:cs="Arial"/>
                <w:b/>
                <w:bCs/>
                <w:sz w:val="18"/>
                <w:szCs w:val="18"/>
              </w:rPr>
              <w:t>*</w:t>
            </w:r>
            <w:r w:rsidRPr="00D069DC">
              <w:rPr>
                <w:rFonts w:ascii="Arial" w:hAnsi="Arial" w:cs="Arial"/>
                <w:sz w:val="18"/>
                <w:szCs w:val="18"/>
              </w:rPr>
              <w:t>VCLK Period</w:t>
            </w:r>
          </w:p>
          <w:p w:rsidR="008B38F9" w:rsidRDefault="008B38F9" w:rsidP="008B38F9">
            <w:pPr>
              <w:autoSpaceDE w:val="0"/>
              <w:autoSpaceDN w:val="0"/>
              <w:adjustRightInd w:val="0"/>
              <w:spacing w:after="0"/>
              <w:rPr>
                <w:rFonts w:ascii="Arial" w:hAnsi="Arial" w:cs="Arial"/>
                <w:sz w:val="18"/>
                <w:szCs w:val="18"/>
              </w:rPr>
            </w:pPr>
          </w:p>
          <w:p w:rsidR="008B38F9" w:rsidRPr="00175A67" w:rsidRDefault="008B38F9" w:rsidP="008B38F9">
            <w:pPr>
              <w:pStyle w:val="ListParagraph"/>
              <w:numPr>
                <w:ilvl w:val="0"/>
                <w:numId w:val="14"/>
              </w:numPr>
              <w:rPr>
                <w:rFonts w:ascii="Arial" w:hAnsi="Arial" w:cs="Arial"/>
                <w:sz w:val="18"/>
                <w:szCs w:val="18"/>
              </w:rPr>
            </w:pPr>
            <w:r w:rsidRPr="00175A67">
              <w:rPr>
                <w:rFonts w:ascii="Arial" w:hAnsi="Arial" w:cs="Arial"/>
                <w:sz w:val="18"/>
                <w:szCs w:val="18"/>
              </w:rPr>
              <w:t xml:space="preserve">Per §8.5.3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75A67">
              <w:rPr>
                <w:rFonts w:ascii="Arial" w:hAnsi="Arial" w:cs="Arial"/>
                <w:sz w:val="18"/>
                <w:szCs w:val="18"/>
              </w:rPr>
              <w:t xml:space="preserve"> parameter 3 specifies a 9.5 </w:t>
            </w:r>
            <w:proofErr w:type="spellStart"/>
            <w:r w:rsidRPr="00175A67">
              <w:rPr>
                <w:rFonts w:ascii="Arial" w:hAnsi="Arial" w:cs="Arial"/>
                <w:sz w:val="18"/>
                <w:szCs w:val="18"/>
              </w:rPr>
              <w:t>uS</w:t>
            </w:r>
            <w:proofErr w:type="spellEnd"/>
            <w:r w:rsidRPr="00175A67">
              <w:rPr>
                <w:rFonts w:ascii="Arial" w:hAnsi="Arial" w:cs="Arial"/>
                <w:sz w:val="18"/>
                <w:szCs w:val="18"/>
              </w:rPr>
              <w:t xml:space="preserve"> </w:t>
            </w:r>
            <w:r>
              <w:rPr>
                <w:rFonts w:ascii="Arial" w:hAnsi="Arial" w:cs="Arial"/>
                <w:sz w:val="18"/>
                <w:szCs w:val="18"/>
              </w:rPr>
              <w:t>clock idle time between</w:t>
            </w:r>
            <w:r w:rsidRPr="00175A67">
              <w:rPr>
                <w:rFonts w:ascii="Arial" w:hAnsi="Arial" w:cs="Arial"/>
                <w:sz w:val="18"/>
                <w:szCs w:val="18"/>
              </w:rPr>
              <w:t xml:space="preserve"> byte</w:t>
            </w:r>
            <w:r>
              <w:rPr>
                <w:rFonts w:ascii="Arial" w:hAnsi="Arial" w:cs="Arial"/>
                <w:sz w:val="18"/>
                <w:szCs w:val="18"/>
              </w:rPr>
              <w:t>s.</w:t>
            </w:r>
          </w:p>
          <w:p w:rsidR="008B38F9" w:rsidRDefault="008B38F9" w:rsidP="008B38F9">
            <w:pPr>
              <w:pStyle w:val="ListParagraph"/>
              <w:numPr>
                <w:ilvl w:val="0"/>
                <w:numId w:val="14"/>
              </w:numPr>
              <w:rPr>
                <w:rFonts w:ascii="Arial" w:hAnsi="Arial" w:cs="Arial"/>
                <w:sz w:val="18"/>
                <w:szCs w:val="18"/>
              </w:rPr>
            </w:pPr>
            <w:r w:rsidRPr="00175A67">
              <w:rPr>
                <w:rFonts w:ascii="Arial" w:hAnsi="Arial" w:cs="Arial"/>
                <w:sz w:val="18"/>
                <w:szCs w:val="18"/>
              </w:rPr>
              <w:t xml:space="preserve">It is desired to implement the delay in hardware.  In order to accomplish this with the TMS570 SPI peripheral, the </w:t>
            </w:r>
            <w:proofErr w:type="spellStart"/>
            <w:r w:rsidRPr="00175A67">
              <w:rPr>
                <w:rFonts w:ascii="Arial" w:hAnsi="Arial" w:cs="Arial"/>
                <w:sz w:val="18"/>
                <w:szCs w:val="18"/>
              </w:rPr>
              <w:t>Spi</w:t>
            </w:r>
            <w:proofErr w:type="spellEnd"/>
            <w:r w:rsidRPr="00175A67">
              <w:rPr>
                <w:rFonts w:ascii="Arial" w:hAnsi="Arial" w:cs="Arial"/>
                <w:sz w:val="18"/>
                <w:szCs w:val="18"/>
              </w:rPr>
              <w:t xml:space="preserve"> to CS CLK start delay is used.</w:t>
            </w:r>
          </w:p>
          <w:p w:rsidR="008B38F9" w:rsidRPr="0063360C" w:rsidRDefault="008B38F9" w:rsidP="008B38F9">
            <w:pPr>
              <w:pStyle w:val="ListParagraph"/>
              <w:numPr>
                <w:ilvl w:val="0"/>
                <w:numId w:val="14"/>
              </w:numPr>
              <w:rPr>
                <w:rFonts w:ascii="Arial" w:hAnsi="Arial" w:cs="Arial"/>
                <w:sz w:val="18"/>
                <w:szCs w:val="18"/>
              </w:rPr>
            </w:pPr>
            <w:r w:rsidRPr="00175A67">
              <w:rPr>
                <w:rFonts w:ascii="Arial" w:hAnsi="Arial" w:cs="Arial"/>
                <w:sz w:val="18"/>
                <w:szCs w:val="18"/>
              </w:rPr>
              <w:t xml:space="preserve">Per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364F8E">
              <w:rPr>
                <w:rFonts w:ascii="Arial" w:hAnsi="Arial" w:cs="Arial"/>
                <w:sz w:val="18"/>
                <w:szCs w:val="18"/>
              </w:rPr>
              <w:t xml:space="preserve"> the </w:t>
            </w:r>
            <w:r>
              <w:rPr>
                <w:rFonts w:ascii="Arial" w:hAnsi="Arial" w:cs="Arial"/>
                <w:sz w:val="18"/>
                <w:szCs w:val="18"/>
              </w:rPr>
              <w:t xml:space="preserve">FDD </w:t>
            </w:r>
            <w:r w:rsidRPr="00364F8E">
              <w:rPr>
                <w:rFonts w:ascii="Arial" w:hAnsi="Arial" w:cs="Arial"/>
                <w:sz w:val="18"/>
                <w:szCs w:val="18"/>
              </w:rPr>
              <w:t xml:space="preserve">design desires to maximize the clock idle time between bytes using </w:t>
            </w:r>
            <w:r>
              <w:rPr>
                <w:rFonts w:ascii="Arial" w:hAnsi="Arial" w:cs="Arial"/>
                <w:sz w:val="18"/>
                <w:szCs w:val="18"/>
              </w:rPr>
              <w:t>the hardware delays available</w:t>
            </w:r>
            <w:r w:rsidRPr="00364F8E">
              <w:rPr>
                <w:rFonts w:ascii="Arial" w:hAnsi="Arial" w:cs="Arial"/>
                <w:sz w:val="18"/>
                <w:szCs w:val="18"/>
              </w:rPr>
              <w:t>.</w:t>
            </w:r>
          </w:p>
          <w:p w:rsidR="008B38F9" w:rsidRPr="00175A67" w:rsidRDefault="008B38F9" w:rsidP="008B38F9">
            <w:pPr>
              <w:pStyle w:val="ListParagraph"/>
              <w:numPr>
                <w:ilvl w:val="0"/>
                <w:numId w:val="14"/>
              </w:numPr>
              <w:rPr>
                <w:rFonts w:cs="Arial"/>
              </w:rPr>
            </w:pPr>
            <w:r w:rsidRPr="00175A67">
              <w:rPr>
                <w:rFonts w:ascii="Arial" w:hAnsi="Arial" w:cs="Arial"/>
                <w:sz w:val="18"/>
                <w:szCs w:val="18"/>
              </w:rPr>
              <w:t xml:space="preserve">Table 24-26 of </w:t>
            </w:r>
            <w:r>
              <w:fldChar w:fldCharType="begin"/>
            </w:r>
            <w:r>
              <w:instrText xml:space="preserve"> REF _Ref306101550 \r \h  \* MERGEFORMAT </w:instrText>
            </w:r>
            <w:r>
              <w:fldChar w:fldCharType="separate"/>
            </w:r>
            <w:r w:rsidRPr="00067C1A">
              <w:rPr>
                <w:rFonts w:ascii="Arial" w:hAnsi="Arial" w:cs="Arial"/>
                <w:sz w:val="18"/>
                <w:szCs w:val="18"/>
              </w:rPr>
              <w:t>[3]</w:t>
            </w:r>
            <w:r>
              <w:fldChar w:fldCharType="end"/>
            </w:r>
            <w:r w:rsidRPr="00175A67">
              <w:rPr>
                <w:rFonts w:ascii="Arial" w:hAnsi="Arial" w:cs="Arial"/>
                <w:sz w:val="18"/>
                <w:szCs w:val="18"/>
              </w:rPr>
              <w:t xml:space="preserve"> indicates the C2TDELAY has a max of </w:t>
            </w:r>
            <w:proofErr w:type="gramStart"/>
            <w:r w:rsidRPr="00175A67">
              <w:rPr>
                <w:rFonts w:ascii="Arial" w:hAnsi="Arial" w:cs="Arial"/>
                <w:sz w:val="18"/>
                <w:szCs w:val="18"/>
              </w:rPr>
              <w:t>1FFh,</w:t>
            </w:r>
            <w:proofErr w:type="gramEnd"/>
            <w:r w:rsidRPr="00175A67">
              <w:rPr>
                <w:rFonts w:ascii="Arial" w:hAnsi="Arial" w:cs="Arial"/>
                <w:sz w:val="18"/>
                <w:szCs w:val="18"/>
              </w:rPr>
              <w:t xml:space="preserve"> however, the field is 8 bits wide</w:t>
            </w:r>
            <w:r>
              <w:rPr>
                <w:rFonts w:ascii="Arial" w:hAnsi="Arial" w:cs="Arial"/>
                <w:sz w:val="18"/>
                <w:szCs w:val="18"/>
              </w:rPr>
              <w:t xml:space="preserve"> so this is considered a typo</w:t>
            </w:r>
            <w:r w:rsidRPr="00175A67">
              <w:rPr>
                <w:rFonts w:ascii="Arial" w:hAnsi="Arial" w:cs="Arial"/>
                <w:sz w:val="18"/>
                <w:szCs w:val="18"/>
              </w:rPr>
              <w:t xml:space="preserve"> in the data sheet and the actual max is </w:t>
            </w:r>
            <w:proofErr w:type="spellStart"/>
            <w:r w:rsidRPr="00175A67">
              <w:rPr>
                <w:rFonts w:ascii="Arial" w:hAnsi="Arial" w:cs="Arial"/>
                <w:sz w:val="18"/>
                <w:szCs w:val="18"/>
              </w:rPr>
              <w:t>FFh</w:t>
            </w:r>
            <w:proofErr w:type="spellEnd"/>
            <w:r w:rsidRPr="00175A67">
              <w:rPr>
                <w:rFonts w:ascii="Arial" w:hAnsi="Arial" w:cs="Arial"/>
                <w:sz w:val="18"/>
                <w:szCs w:val="18"/>
              </w:rPr>
              <w:t xml:space="preserve"> (255).  With an 80MHz VCLK, using the equation in the table yields a maximum delay of 3.2125 </w:t>
            </w:r>
            <w:proofErr w:type="spellStart"/>
            <w:r w:rsidRPr="00175A67">
              <w:rPr>
                <w:rFonts w:ascii="Arial" w:hAnsi="Arial" w:cs="Arial"/>
                <w:sz w:val="18"/>
                <w:szCs w:val="18"/>
              </w:rPr>
              <w:t>uS</w:t>
            </w:r>
            <w:proofErr w:type="spellEnd"/>
            <w:r w:rsidRPr="00175A67">
              <w:rPr>
                <w:rFonts w:ascii="Arial" w:hAnsi="Arial" w:cs="Arial"/>
                <w:sz w:val="18"/>
                <w:szCs w:val="18"/>
              </w:rPr>
              <w:t>.</w:t>
            </w:r>
          </w:p>
        </w:tc>
      </w:tr>
      <w:tr w:rsidR="008B38F9" w:rsidRPr="00D069DC" w:rsidTr="008B38F9">
        <w:tc>
          <w:tcPr>
            <w:tcW w:w="1188" w:type="dxa"/>
          </w:tcPr>
          <w:p w:rsidR="008B38F9" w:rsidRPr="00D069DC" w:rsidRDefault="008B38F9" w:rsidP="008B38F9">
            <w:pPr>
              <w:keepNext/>
              <w:rPr>
                <w:rFonts w:ascii="Arial" w:hAnsi="Arial" w:cs="Arial"/>
              </w:rPr>
            </w:pPr>
            <w:r w:rsidRPr="00D069DC">
              <w:rPr>
                <w:rFonts w:ascii="Arial" w:hAnsi="Arial" w:cs="Arial"/>
              </w:rPr>
              <w:t>bit 23-16</w:t>
            </w:r>
          </w:p>
        </w:tc>
        <w:tc>
          <w:tcPr>
            <w:tcW w:w="1440" w:type="dxa"/>
          </w:tcPr>
          <w:p w:rsidR="008B38F9" w:rsidRPr="00D069DC" w:rsidRDefault="008B38F9" w:rsidP="008B38F9">
            <w:pPr>
              <w:keepNext/>
              <w:rPr>
                <w:rFonts w:ascii="Arial" w:hAnsi="Arial" w:cs="Arial"/>
              </w:rPr>
            </w:pPr>
            <w:r>
              <w:rPr>
                <w:rFonts w:ascii="Arial" w:hAnsi="Arial" w:cs="Arial"/>
              </w:rPr>
              <w:t>255</w:t>
            </w:r>
          </w:p>
        </w:tc>
        <w:tc>
          <w:tcPr>
            <w:tcW w:w="6228" w:type="dxa"/>
          </w:tcPr>
          <w:p w:rsidR="008B38F9" w:rsidRDefault="008B38F9" w:rsidP="008B38F9">
            <w:pPr>
              <w:autoSpaceDE w:val="0"/>
              <w:autoSpaceDN w:val="0"/>
              <w:adjustRightInd w:val="0"/>
              <w:spacing w:after="0"/>
              <w:rPr>
                <w:rFonts w:ascii="Arial" w:hAnsi="Arial" w:cs="Arial"/>
                <w:b/>
                <w:bCs/>
                <w:sz w:val="16"/>
                <w:szCs w:val="16"/>
              </w:rPr>
            </w:pPr>
            <w:r w:rsidRPr="00D069DC">
              <w:rPr>
                <w:rFonts w:ascii="Arial" w:hAnsi="Arial" w:cs="Arial"/>
                <w:b/>
                <w:bCs/>
                <w:sz w:val="18"/>
                <w:szCs w:val="18"/>
              </w:rPr>
              <w:t xml:space="preserve">T2CDELAY: </w:t>
            </w:r>
            <w:r w:rsidRPr="00175A67">
              <w:rPr>
                <w:rFonts w:ascii="Arial" w:hAnsi="Arial" w:cs="Arial"/>
                <w:bCs/>
                <w:sz w:val="18"/>
                <w:szCs w:val="18"/>
              </w:rPr>
              <w:t>Transmit-end-to-chip-select-inactive-delay</w:t>
            </w:r>
          </w:p>
          <w:p w:rsidR="008B38F9" w:rsidRDefault="008B38F9" w:rsidP="008B38F9">
            <w:pPr>
              <w:autoSpaceDE w:val="0"/>
              <w:autoSpaceDN w:val="0"/>
              <w:adjustRightInd w:val="0"/>
              <w:spacing w:after="0"/>
              <w:rPr>
                <w:rFonts w:ascii="Arial" w:hAnsi="Arial" w:cs="Arial"/>
                <w:sz w:val="16"/>
                <w:szCs w:val="16"/>
              </w:rPr>
            </w:pPr>
            <w:r w:rsidRPr="00175A67">
              <w:rPr>
                <w:rFonts w:ascii="Arial" w:hAnsi="Arial" w:cs="Arial"/>
                <w:sz w:val="18"/>
                <w:szCs w:val="18"/>
              </w:rPr>
              <w:t xml:space="preserve">t </w:t>
            </w:r>
            <w:r>
              <w:rPr>
                <w:rFonts w:ascii="Arial" w:hAnsi="Arial" w:cs="Arial"/>
                <w:sz w:val="10"/>
                <w:szCs w:val="10"/>
              </w:rPr>
              <w:t>T2CDELAY</w:t>
            </w:r>
            <w:r w:rsidRPr="00175A67">
              <w:rPr>
                <w:rFonts w:ascii="Arial" w:hAnsi="Arial" w:cs="Arial"/>
                <w:sz w:val="18"/>
                <w:szCs w:val="18"/>
              </w:rPr>
              <w:t xml:space="preserve">= (T2CDELAY +1) </w:t>
            </w:r>
            <w:r w:rsidRPr="00175A67">
              <w:rPr>
                <w:rFonts w:ascii="Arial" w:hAnsi="Arial" w:cs="Arial"/>
                <w:b/>
                <w:bCs/>
                <w:sz w:val="18"/>
                <w:szCs w:val="18"/>
              </w:rPr>
              <w:t>*</w:t>
            </w:r>
            <w:r w:rsidRPr="00175A67">
              <w:rPr>
                <w:rFonts w:ascii="Arial" w:hAnsi="Arial" w:cs="Arial"/>
                <w:sz w:val="18"/>
                <w:szCs w:val="18"/>
              </w:rPr>
              <w:t>VCLK Period</w:t>
            </w:r>
          </w:p>
          <w:p w:rsidR="008B38F9" w:rsidRDefault="008B38F9" w:rsidP="008B38F9">
            <w:pPr>
              <w:autoSpaceDE w:val="0"/>
              <w:autoSpaceDN w:val="0"/>
              <w:adjustRightInd w:val="0"/>
              <w:spacing w:after="0"/>
              <w:rPr>
                <w:rFonts w:ascii="Arial" w:hAnsi="Arial" w:cs="Arial"/>
                <w:sz w:val="16"/>
                <w:szCs w:val="16"/>
              </w:rPr>
            </w:pPr>
          </w:p>
          <w:p w:rsidR="008B38F9" w:rsidRDefault="008B38F9" w:rsidP="008B38F9">
            <w:pPr>
              <w:autoSpaceDE w:val="0"/>
              <w:autoSpaceDN w:val="0"/>
              <w:adjustRightInd w:val="0"/>
              <w:spacing w:after="0"/>
              <w:rPr>
                <w:rFonts w:ascii="Arial" w:hAnsi="Arial" w:cs="Arial"/>
                <w:sz w:val="16"/>
                <w:szCs w:val="16"/>
              </w:rPr>
            </w:pPr>
          </w:p>
          <w:p w:rsidR="008B38F9" w:rsidRDefault="008B38F9" w:rsidP="008B38F9">
            <w:pPr>
              <w:pStyle w:val="ListParagraph"/>
              <w:numPr>
                <w:ilvl w:val="0"/>
                <w:numId w:val="14"/>
              </w:numPr>
              <w:rPr>
                <w:rFonts w:ascii="Arial" w:hAnsi="Arial" w:cs="Arial"/>
                <w:sz w:val="18"/>
                <w:szCs w:val="18"/>
              </w:rPr>
            </w:pPr>
            <w:r w:rsidRPr="00175A67">
              <w:rPr>
                <w:rFonts w:ascii="Arial" w:hAnsi="Arial" w:cs="Arial"/>
                <w:sz w:val="18"/>
                <w:szCs w:val="18"/>
              </w:rPr>
              <w:t xml:space="preserve">Per §8.5.3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75A67">
              <w:rPr>
                <w:rFonts w:ascii="Arial" w:hAnsi="Arial" w:cs="Arial"/>
                <w:sz w:val="18"/>
                <w:szCs w:val="18"/>
              </w:rPr>
              <w:t xml:space="preserve"> parameter 4 specifies a </w:t>
            </w:r>
            <w:r>
              <w:rPr>
                <w:rFonts w:ascii="Arial" w:hAnsi="Arial" w:cs="Arial"/>
                <w:sz w:val="18"/>
                <w:szCs w:val="18"/>
              </w:rPr>
              <w:t xml:space="preserve">minimum </w:t>
            </w:r>
            <w:r w:rsidRPr="00175A67">
              <w:rPr>
                <w:rFonts w:ascii="Arial" w:hAnsi="Arial" w:cs="Arial"/>
                <w:sz w:val="18"/>
                <w:szCs w:val="18"/>
              </w:rPr>
              <w:t xml:space="preserve">1.5 </w:t>
            </w:r>
            <w:proofErr w:type="spellStart"/>
            <w:r w:rsidRPr="00175A67">
              <w:rPr>
                <w:rFonts w:ascii="Arial" w:hAnsi="Arial" w:cs="Arial"/>
                <w:sz w:val="18"/>
                <w:szCs w:val="18"/>
              </w:rPr>
              <w:t>uS</w:t>
            </w:r>
            <w:proofErr w:type="spellEnd"/>
            <w:r w:rsidRPr="00175A67">
              <w:rPr>
                <w:rFonts w:ascii="Arial" w:hAnsi="Arial" w:cs="Arial"/>
                <w:sz w:val="18"/>
                <w:szCs w:val="18"/>
              </w:rPr>
              <w:t xml:space="preserve"> delay.  </w:t>
            </w:r>
          </w:p>
          <w:p w:rsidR="008B38F9" w:rsidRPr="00175A67" w:rsidRDefault="008B38F9" w:rsidP="008B38F9">
            <w:pPr>
              <w:pStyle w:val="ListParagraph"/>
              <w:numPr>
                <w:ilvl w:val="0"/>
                <w:numId w:val="14"/>
              </w:numPr>
              <w:rPr>
                <w:rFonts w:ascii="Arial" w:hAnsi="Arial" w:cs="Arial"/>
                <w:sz w:val="18"/>
                <w:szCs w:val="18"/>
              </w:rPr>
            </w:pPr>
            <w:r w:rsidRPr="00175A67">
              <w:rPr>
                <w:rFonts w:ascii="Arial" w:hAnsi="Arial" w:cs="Arial"/>
                <w:sz w:val="18"/>
                <w:szCs w:val="18"/>
              </w:rPr>
              <w:t xml:space="preserve">Per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364F8E">
              <w:rPr>
                <w:rFonts w:ascii="Arial" w:hAnsi="Arial" w:cs="Arial"/>
                <w:sz w:val="18"/>
                <w:szCs w:val="18"/>
              </w:rPr>
              <w:t xml:space="preserve"> the </w:t>
            </w:r>
            <w:r>
              <w:rPr>
                <w:rFonts w:ascii="Arial" w:hAnsi="Arial" w:cs="Arial"/>
                <w:sz w:val="18"/>
                <w:szCs w:val="18"/>
              </w:rPr>
              <w:t xml:space="preserve">FDD </w:t>
            </w:r>
            <w:r w:rsidRPr="00364F8E">
              <w:rPr>
                <w:rFonts w:ascii="Arial" w:hAnsi="Arial" w:cs="Arial"/>
                <w:sz w:val="18"/>
                <w:szCs w:val="18"/>
              </w:rPr>
              <w:t xml:space="preserve">design desires to maximize the clock idle time between bytes using </w:t>
            </w:r>
            <w:r>
              <w:rPr>
                <w:rFonts w:ascii="Arial" w:hAnsi="Arial" w:cs="Arial"/>
                <w:sz w:val="18"/>
                <w:szCs w:val="18"/>
              </w:rPr>
              <w:t>the hardware delays available</w:t>
            </w:r>
            <w:r w:rsidRPr="00364F8E">
              <w:rPr>
                <w:rFonts w:ascii="Arial" w:hAnsi="Arial" w:cs="Arial"/>
                <w:sz w:val="18"/>
                <w:szCs w:val="18"/>
              </w:rPr>
              <w:t>.</w:t>
            </w:r>
          </w:p>
          <w:p w:rsidR="008B38F9" w:rsidRDefault="008B38F9" w:rsidP="008B38F9">
            <w:pPr>
              <w:pStyle w:val="ListParagraph"/>
              <w:numPr>
                <w:ilvl w:val="0"/>
                <w:numId w:val="14"/>
              </w:numPr>
              <w:rPr>
                <w:rFonts w:ascii="Arial" w:hAnsi="Arial" w:cs="Arial"/>
                <w:sz w:val="18"/>
                <w:szCs w:val="18"/>
              </w:rPr>
            </w:pPr>
            <w:r w:rsidRPr="00175A67">
              <w:rPr>
                <w:rFonts w:ascii="Arial" w:hAnsi="Arial" w:cs="Arial"/>
                <w:sz w:val="18"/>
                <w:szCs w:val="18"/>
              </w:rPr>
              <w:t xml:space="preserve">Table 24-26 of </w:t>
            </w:r>
            <w:r>
              <w:fldChar w:fldCharType="begin"/>
            </w:r>
            <w:r>
              <w:instrText xml:space="preserve"> REF _Ref306101550 \r \h  \* MERGEFORMAT </w:instrText>
            </w:r>
            <w:r>
              <w:fldChar w:fldCharType="separate"/>
            </w:r>
            <w:r w:rsidRPr="00067C1A">
              <w:rPr>
                <w:rFonts w:ascii="Arial" w:hAnsi="Arial" w:cs="Arial"/>
                <w:sz w:val="18"/>
                <w:szCs w:val="18"/>
              </w:rPr>
              <w:t>[3]</w:t>
            </w:r>
            <w:r>
              <w:fldChar w:fldCharType="end"/>
            </w:r>
            <w:r w:rsidRPr="00175A67">
              <w:rPr>
                <w:rFonts w:ascii="Arial" w:hAnsi="Arial" w:cs="Arial"/>
                <w:sz w:val="18"/>
                <w:szCs w:val="18"/>
              </w:rPr>
              <w:t xml:space="preserve"> indicates the T2CDELAY has a max of </w:t>
            </w:r>
            <w:proofErr w:type="gramStart"/>
            <w:r w:rsidRPr="00175A67">
              <w:rPr>
                <w:rFonts w:ascii="Arial" w:hAnsi="Arial" w:cs="Arial"/>
                <w:sz w:val="18"/>
                <w:szCs w:val="18"/>
              </w:rPr>
              <w:t>1FFh,</w:t>
            </w:r>
            <w:proofErr w:type="gramEnd"/>
            <w:r w:rsidRPr="00175A67">
              <w:rPr>
                <w:rFonts w:ascii="Arial" w:hAnsi="Arial" w:cs="Arial"/>
                <w:sz w:val="18"/>
                <w:szCs w:val="18"/>
              </w:rPr>
              <w:t xml:space="preserve"> however, the field is 8 bits wide</w:t>
            </w:r>
            <w:r>
              <w:rPr>
                <w:rFonts w:ascii="Arial" w:hAnsi="Arial" w:cs="Arial"/>
                <w:sz w:val="18"/>
                <w:szCs w:val="18"/>
              </w:rPr>
              <w:t xml:space="preserve"> so this is considered a typo</w:t>
            </w:r>
            <w:r w:rsidRPr="00175A67">
              <w:rPr>
                <w:rFonts w:ascii="Arial" w:hAnsi="Arial" w:cs="Arial"/>
                <w:sz w:val="18"/>
                <w:szCs w:val="18"/>
              </w:rPr>
              <w:t xml:space="preserve"> in the data sheet and the actual max is </w:t>
            </w:r>
            <w:proofErr w:type="spellStart"/>
            <w:r w:rsidRPr="00175A67">
              <w:rPr>
                <w:rFonts w:ascii="Arial" w:hAnsi="Arial" w:cs="Arial"/>
                <w:sz w:val="18"/>
                <w:szCs w:val="18"/>
              </w:rPr>
              <w:t>FFh</w:t>
            </w:r>
            <w:proofErr w:type="spellEnd"/>
            <w:r w:rsidRPr="00175A67">
              <w:rPr>
                <w:rFonts w:ascii="Arial" w:hAnsi="Arial" w:cs="Arial"/>
                <w:sz w:val="18"/>
                <w:szCs w:val="18"/>
              </w:rPr>
              <w:t xml:space="preserve"> (255).  With an 80MHz VCLK, using the equation in the table yields a maximum delay of </w:t>
            </w:r>
            <w:r>
              <w:rPr>
                <w:rFonts w:ascii="Arial" w:hAnsi="Arial" w:cs="Arial"/>
                <w:sz w:val="18"/>
                <w:szCs w:val="18"/>
              </w:rPr>
              <w:t>3.2</w:t>
            </w:r>
            <w:r w:rsidRPr="00175A67">
              <w:rPr>
                <w:rFonts w:ascii="Arial" w:hAnsi="Arial" w:cs="Arial"/>
                <w:sz w:val="18"/>
                <w:szCs w:val="18"/>
              </w:rPr>
              <w:t xml:space="preserve"> </w:t>
            </w:r>
            <w:proofErr w:type="spellStart"/>
            <w:r w:rsidRPr="00175A67">
              <w:rPr>
                <w:rFonts w:ascii="Arial" w:hAnsi="Arial" w:cs="Arial"/>
                <w:sz w:val="18"/>
                <w:szCs w:val="18"/>
              </w:rPr>
              <w:t>uS</w:t>
            </w:r>
            <w:proofErr w:type="spellEnd"/>
            <w:r w:rsidRPr="00175A67">
              <w:rPr>
                <w:rFonts w:ascii="Arial" w:hAnsi="Arial" w:cs="Arial"/>
                <w:sz w:val="18"/>
                <w:szCs w:val="18"/>
              </w:rPr>
              <w:t>.</w:t>
            </w:r>
          </w:p>
          <w:p w:rsidR="008B38F9" w:rsidRPr="00175A67" w:rsidRDefault="008B38F9" w:rsidP="008B38F9">
            <w:pPr>
              <w:pStyle w:val="ListParagraph"/>
              <w:numPr>
                <w:ilvl w:val="0"/>
                <w:numId w:val="14"/>
              </w:numPr>
              <w:rPr>
                <w:rFonts w:ascii="Arial" w:hAnsi="Arial" w:cs="Arial"/>
                <w:sz w:val="18"/>
                <w:szCs w:val="18"/>
              </w:rPr>
            </w:pPr>
            <w:r>
              <w:rPr>
                <w:rFonts w:ascii="Arial" w:hAnsi="Arial" w:cs="Arial"/>
                <w:sz w:val="18"/>
                <w:szCs w:val="18"/>
              </w:rPr>
              <w:t xml:space="preserve">The maximum delay </w:t>
            </w:r>
            <w:proofErr w:type="gramStart"/>
            <w:r>
              <w:rPr>
                <w:rFonts w:ascii="Arial" w:hAnsi="Arial" w:cs="Arial"/>
                <w:sz w:val="18"/>
                <w:szCs w:val="18"/>
              </w:rPr>
              <w:t>of  3.2</w:t>
            </w:r>
            <w:proofErr w:type="gramEnd"/>
            <w:r>
              <w:rPr>
                <w:rFonts w:ascii="Arial" w:hAnsi="Arial" w:cs="Arial"/>
                <w:sz w:val="18"/>
                <w:szCs w:val="18"/>
              </w:rPr>
              <w:t xml:space="preserve"> </w:t>
            </w:r>
            <w:proofErr w:type="spellStart"/>
            <w:r>
              <w:rPr>
                <w:rFonts w:ascii="Arial" w:hAnsi="Arial" w:cs="Arial"/>
                <w:sz w:val="18"/>
                <w:szCs w:val="18"/>
              </w:rPr>
              <w:t>uS</w:t>
            </w:r>
            <w:proofErr w:type="spellEnd"/>
            <w:r>
              <w:rPr>
                <w:rFonts w:ascii="Arial" w:hAnsi="Arial" w:cs="Arial"/>
                <w:sz w:val="18"/>
                <w:szCs w:val="18"/>
              </w:rPr>
              <w:t xml:space="preserve"> is achieved by setting this parameter to 255.</w:t>
            </w:r>
          </w:p>
          <w:p w:rsidR="008B38F9" w:rsidRPr="00D069DC" w:rsidRDefault="008B38F9" w:rsidP="008B38F9">
            <w:pPr>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bit 15-8</w:t>
            </w:r>
          </w:p>
        </w:tc>
        <w:tc>
          <w:tcPr>
            <w:tcW w:w="1440" w:type="dxa"/>
          </w:tcPr>
          <w:p w:rsidR="008B38F9" w:rsidRPr="00D069DC" w:rsidRDefault="008B38F9" w:rsidP="008B38F9">
            <w:pPr>
              <w:rPr>
                <w:rFonts w:ascii="Arial" w:hAnsi="Arial" w:cs="Arial"/>
              </w:rPr>
            </w:pPr>
            <w:r>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sidRPr="00D069DC">
              <w:rPr>
                <w:rFonts w:ascii="Arial" w:hAnsi="Arial" w:cs="Arial"/>
                <w:b/>
                <w:bCs/>
                <w:sz w:val="18"/>
                <w:szCs w:val="18"/>
              </w:rPr>
              <w:t xml:space="preserve">T2EDELAY: </w:t>
            </w:r>
            <w:r w:rsidRPr="009E34B8">
              <w:rPr>
                <w:rFonts w:ascii="Arial" w:hAnsi="Arial" w:cs="Arial"/>
                <w:bCs/>
                <w:sz w:val="18"/>
                <w:szCs w:val="18"/>
              </w:rPr>
              <w:t>Transmit-data-finished to ENA-pin-inactive time-out</w:t>
            </w:r>
          </w:p>
          <w:p w:rsidR="008B38F9" w:rsidRPr="009E34B8" w:rsidRDefault="008B38F9" w:rsidP="008B38F9">
            <w:pPr>
              <w:autoSpaceDE w:val="0"/>
              <w:autoSpaceDN w:val="0"/>
              <w:adjustRightInd w:val="0"/>
              <w:spacing w:after="0"/>
              <w:rPr>
                <w:rFonts w:ascii="Arial" w:hAnsi="Arial" w:cs="Arial"/>
                <w:bCs/>
                <w:sz w:val="18"/>
                <w:szCs w:val="18"/>
              </w:rPr>
            </w:pPr>
          </w:p>
          <w:p w:rsidR="008B38F9" w:rsidRPr="009E34B8" w:rsidRDefault="008B38F9" w:rsidP="008B38F9">
            <w:pPr>
              <w:autoSpaceDE w:val="0"/>
              <w:autoSpaceDN w:val="0"/>
              <w:adjustRightInd w:val="0"/>
              <w:spacing w:after="0"/>
              <w:rPr>
                <w:rFonts w:ascii="Arial" w:hAnsi="Arial" w:cs="Arial"/>
                <w:bCs/>
                <w:sz w:val="18"/>
                <w:szCs w:val="18"/>
              </w:rPr>
            </w:pPr>
            <w:r>
              <w:rPr>
                <w:rFonts w:ascii="Arial" w:hAnsi="Arial" w:cs="Arial"/>
                <w:bCs/>
                <w:sz w:val="18"/>
                <w:szCs w:val="18"/>
              </w:rPr>
              <w:t>ENA pin functionality is disabled, so this parameter has no effect.  It is set arbitrarily set to 0.</w:t>
            </w:r>
          </w:p>
          <w:p w:rsidR="008B38F9" w:rsidRPr="00D069DC" w:rsidRDefault="008B38F9" w:rsidP="008B38F9">
            <w:pPr>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bit 7-0</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sidRPr="00D069DC">
              <w:rPr>
                <w:rFonts w:ascii="Arial" w:hAnsi="Arial" w:cs="Arial"/>
                <w:b/>
                <w:bCs/>
                <w:sz w:val="18"/>
                <w:szCs w:val="18"/>
              </w:rPr>
              <w:t xml:space="preserve">C2EDELAY: </w:t>
            </w:r>
            <w:r>
              <w:rPr>
                <w:rFonts w:ascii="Arial" w:hAnsi="Arial" w:cs="Arial"/>
                <w:bCs/>
                <w:sz w:val="18"/>
                <w:szCs w:val="18"/>
              </w:rPr>
              <w:t>Chip-select-active</w:t>
            </w:r>
            <w:r w:rsidRPr="009E34B8">
              <w:rPr>
                <w:rFonts w:ascii="Arial" w:hAnsi="Arial" w:cs="Arial"/>
                <w:bCs/>
                <w:sz w:val="18"/>
                <w:szCs w:val="18"/>
              </w:rPr>
              <w:t xml:space="preserve"> to ENA</w:t>
            </w:r>
            <w:r>
              <w:rPr>
                <w:rFonts w:ascii="Arial" w:hAnsi="Arial" w:cs="Arial"/>
                <w:bCs/>
                <w:sz w:val="18"/>
                <w:szCs w:val="18"/>
              </w:rPr>
              <w:t>-signal-</w:t>
            </w:r>
            <w:r w:rsidRPr="009E34B8">
              <w:rPr>
                <w:rFonts w:ascii="Arial" w:hAnsi="Arial" w:cs="Arial"/>
                <w:bCs/>
                <w:sz w:val="18"/>
                <w:szCs w:val="18"/>
              </w:rPr>
              <w:t>active time-out</w:t>
            </w:r>
          </w:p>
          <w:p w:rsidR="008B38F9" w:rsidRPr="009E34B8" w:rsidRDefault="008B38F9" w:rsidP="008B38F9">
            <w:pPr>
              <w:autoSpaceDE w:val="0"/>
              <w:autoSpaceDN w:val="0"/>
              <w:adjustRightInd w:val="0"/>
              <w:spacing w:after="0"/>
              <w:rPr>
                <w:rFonts w:ascii="Arial" w:hAnsi="Arial" w:cs="Arial"/>
                <w:bCs/>
                <w:sz w:val="18"/>
                <w:szCs w:val="18"/>
              </w:rPr>
            </w:pPr>
          </w:p>
          <w:p w:rsidR="008B38F9" w:rsidRPr="009E34B8" w:rsidRDefault="008B38F9" w:rsidP="008B38F9">
            <w:pPr>
              <w:autoSpaceDE w:val="0"/>
              <w:autoSpaceDN w:val="0"/>
              <w:adjustRightInd w:val="0"/>
              <w:spacing w:after="0"/>
              <w:rPr>
                <w:rFonts w:ascii="Arial" w:hAnsi="Arial" w:cs="Arial"/>
                <w:bCs/>
                <w:sz w:val="18"/>
                <w:szCs w:val="18"/>
              </w:rPr>
            </w:pPr>
            <w:r>
              <w:rPr>
                <w:rFonts w:ascii="Arial" w:hAnsi="Arial" w:cs="Arial"/>
                <w:bCs/>
                <w:sz w:val="18"/>
                <w:szCs w:val="18"/>
              </w:rPr>
              <w:t>ENA pin functionality is disabled, so this parameter has no effect.  It is set arbitrarily set to 0.</w:t>
            </w:r>
          </w:p>
          <w:p w:rsidR="008B38F9" w:rsidRPr="00D069DC" w:rsidRDefault="008B38F9" w:rsidP="008B38F9">
            <w:pPr>
              <w:autoSpaceDE w:val="0"/>
              <w:autoSpaceDN w:val="0"/>
              <w:adjustRightInd w:val="0"/>
              <w:spacing w:after="0"/>
              <w:rPr>
                <w:rFonts w:ascii="Arial" w:hAnsi="Arial" w:cs="Arial"/>
                <w:sz w:val="18"/>
                <w:szCs w:val="18"/>
              </w:rPr>
            </w:pPr>
          </w:p>
        </w:tc>
      </w:tr>
    </w:tbl>
    <w:p w:rsidR="008B38F9" w:rsidRDefault="008B38F9" w:rsidP="008B38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6228"/>
      </w:tblGrid>
      <w:tr w:rsidR="008B38F9" w:rsidRPr="00D069DC" w:rsidTr="008B38F9">
        <w:trPr>
          <w:cantSplit/>
        </w:trPr>
        <w:tc>
          <w:tcPr>
            <w:tcW w:w="8856" w:type="dxa"/>
            <w:gridSpan w:val="3"/>
            <w:shd w:val="clear" w:color="auto" w:fill="CCFFCC"/>
          </w:tcPr>
          <w:p w:rsidR="008B38F9" w:rsidRPr="00D069DC" w:rsidRDefault="008B38F9" w:rsidP="008B38F9">
            <w:pPr>
              <w:keepNext/>
              <w:jc w:val="center"/>
              <w:rPr>
                <w:rFonts w:ascii="Arial" w:hAnsi="Arial" w:cs="Arial"/>
                <w:b/>
                <w:bCs/>
                <w:sz w:val="24"/>
              </w:rPr>
            </w:pPr>
            <w:r w:rsidRPr="00D069DC">
              <w:rPr>
                <w:rFonts w:ascii="Arial" w:hAnsi="Arial" w:cs="Arial"/>
                <w:b/>
                <w:bCs/>
                <w:sz w:val="24"/>
              </w:rPr>
              <w:lastRenderedPageBreak/>
              <w:t xml:space="preserve">MIBSPI 3 SPI </w:t>
            </w:r>
            <w:r>
              <w:rPr>
                <w:rFonts w:ascii="Arial" w:hAnsi="Arial" w:cs="Arial"/>
                <w:b/>
                <w:bCs/>
                <w:sz w:val="24"/>
              </w:rPr>
              <w:t>Data Format 0</w:t>
            </w:r>
            <w:r w:rsidRPr="00D069DC">
              <w:rPr>
                <w:rFonts w:ascii="Arial" w:hAnsi="Arial" w:cs="Arial"/>
                <w:b/>
                <w:bCs/>
                <w:sz w:val="24"/>
              </w:rPr>
              <w:t xml:space="preserve"> Register (</w:t>
            </w:r>
            <w:r>
              <w:rPr>
                <w:rFonts w:ascii="Arial" w:hAnsi="Arial" w:cs="Arial"/>
                <w:b/>
                <w:bCs/>
                <w:sz w:val="24"/>
              </w:rPr>
              <w:t>SPIFMT0</w:t>
            </w:r>
            <w:r w:rsidRPr="00D069DC">
              <w:rPr>
                <w:rFonts w:ascii="Arial" w:hAnsi="Arial" w:cs="Arial"/>
                <w:b/>
                <w:bCs/>
                <w:sz w:val="24"/>
              </w:rPr>
              <w:t>)</w:t>
            </w:r>
          </w:p>
        </w:tc>
      </w:tr>
      <w:tr w:rsidR="008B38F9" w:rsidRPr="00D069DC" w:rsidTr="008B38F9">
        <w:tc>
          <w:tcPr>
            <w:tcW w:w="1188" w:type="dxa"/>
            <w:shd w:val="clear" w:color="auto" w:fill="CCFFCC"/>
          </w:tcPr>
          <w:p w:rsidR="008B38F9" w:rsidRPr="00D069DC" w:rsidRDefault="008B38F9" w:rsidP="008B38F9">
            <w:pPr>
              <w:keepNext/>
              <w:rPr>
                <w:rFonts w:ascii="Arial" w:hAnsi="Arial" w:cs="Arial"/>
              </w:rPr>
            </w:pPr>
            <w:r w:rsidRPr="00D069DC">
              <w:rPr>
                <w:rFonts w:ascii="Arial" w:hAnsi="Arial" w:cs="Arial"/>
              </w:rPr>
              <w:t>Position</w:t>
            </w:r>
          </w:p>
        </w:tc>
        <w:tc>
          <w:tcPr>
            <w:tcW w:w="1440" w:type="dxa"/>
            <w:shd w:val="clear" w:color="auto" w:fill="CCFFCC"/>
          </w:tcPr>
          <w:p w:rsidR="008B38F9" w:rsidRPr="00D069DC" w:rsidRDefault="008B38F9" w:rsidP="008B38F9">
            <w:pPr>
              <w:keepNext/>
              <w:rPr>
                <w:rFonts w:ascii="Arial" w:hAnsi="Arial" w:cs="Arial"/>
              </w:rPr>
            </w:pPr>
            <w:r w:rsidRPr="00D069DC">
              <w:rPr>
                <w:rFonts w:ascii="Arial" w:hAnsi="Arial" w:cs="Arial"/>
              </w:rPr>
              <w:t>Desired Value</w:t>
            </w:r>
          </w:p>
        </w:tc>
        <w:tc>
          <w:tcPr>
            <w:tcW w:w="6228" w:type="dxa"/>
            <w:shd w:val="clear" w:color="auto" w:fill="CCFFCC"/>
          </w:tcPr>
          <w:p w:rsidR="008B38F9" w:rsidRPr="00D069DC" w:rsidRDefault="008B38F9" w:rsidP="008B38F9">
            <w:pPr>
              <w:keepNext/>
              <w:rPr>
                <w:rFonts w:ascii="Arial" w:hAnsi="Arial" w:cs="Arial"/>
              </w:rPr>
            </w:pPr>
            <w:r w:rsidRPr="00D069DC">
              <w:rPr>
                <w:rFonts w:ascii="Arial" w:hAnsi="Arial" w:cs="Arial"/>
              </w:rPr>
              <w:t>Description</w:t>
            </w:r>
          </w:p>
        </w:tc>
      </w:tr>
      <w:tr w:rsidR="008B38F9" w:rsidRPr="00D069DC" w:rsidTr="008B38F9">
        <w:tc>
          <w:tcPr>
            <w:tcW w:w="1188" w:type="dxa"/>
          </w:tcPr>
          <w:p w:rsidR="008B38F9" w:rsidRPr="00D069DC" w:rsidRDefault="008B38F9" w:rsidP="008B38F9">
            <w:pPr>
              <w:keepNext/>
              <w:rPr>
                <w:rFonts w:ascii="Arial" w:hAnsi="Arial" w:cs="Arial"/>
              </w:rPr>
            </w:pPr>
            <w:r w:rsidRPr="00D069DC">
              <w:rPr>
                <w:rFonts w:ascii="Arial" w:hAnsi="Arial" w:cs="Arial"/>
              </w:rPr>
              <w:t>bit 31-24</w:t>
            </w:r>
          </w:p>
        </w:tc>
        <w:tc>
          <w:tcPr>
            <w:tcW w:w="1440" w:type="dxa"/>
          </w:tcPr>
          <w:p w:rsidR="008B38F9" w:rsidRPr="00D069DC" w:rsidRDefault="008B38F9" w:rsidP="008B38F9">
            <w:pPr>
              <w:keepNext/>
              <w:rPr>
                <w:rFonts w:ascii="Arial" w:hAnsi="Arial" w:cs="Arial"/>
              </w:rPr>
            </w:pPr>
            <w:r>
              <w:rPr>
                <w:rFonts w:ascii="Arial" w:hAnsi="Arial" w:cs="Arial"/>
              </w:rPr>
              <w:t>255</w:t>
            </w:r>
          </w:p>
          <w:p w:rsidR="008B38F9" w:rsidRPr="00D069DC" w:rsidRDefault="008B38F9" w:rsidP="008B38F9">
            <w:pPr>
              <w:keepNext/>
              <w:rPr>
                <w:rFonts w:ascii="Arial" w:hAnsi="Arial" w:cs="Arial"/>
              </w:rPr>
            </w:pPr>
          </w:p>
        </w:tc>
        <w:tc>
          <w:tcPr>
            <w:tcW w:w="6228" w:type="dxa"/>
          </w:tcPr>
          <w:p w:rsidR="008B38F9" w:rsidRDefault="008B38F9" w:rsidP="008B38F9">
            <w:pPr>
              <w:autoSpaceDE w:val="0"/>
              <w:autoSpaceDN w:val="0"/>
              <w:adjustRightInd w:val="0"/>
              <w:spacing w:after="0"/>
              <w:rPr>
                <w:rFonts w:ascii="Arial" w:hAnsi="Arial" w:cs="Arial"/>
                <w:sz w:val="16"/>
                <w:szCs w:val="16"/>
              </w:rPr>
            </w:pPr>
            <w:r>
              <w:rPr>
                <w:rFonts w:ascii="Arial" w:hAnsi="Arial" w:cs="Arial"/>
                <w:b/>
                <w:bCs/>
                <w:sz w:val="18"/>
                <w:szCs w:val="18"/>
              </w:rPr>
              <w:t>W</w:t>
            </w:r>
            <w:r w:rsidRPr="00D069DC">
              <w:rPr>
                <w:rFonts w:ascii="Arial" w:hAnsi="Arial" w:cs="Arial"/>
                <w:b/>
                <w:bCs/>
                <w:sz w:val="18"/>
                <w:szCs w:val="18"/>
              </w:rPr>
              <w:t xml:space="preserve">DELAY: </w:t>
            </w:r>
            <w:r w:rsidRPr="001179A6">
              <w:rPr>
                <w:rFonts w:ascii="Arial" w:hAnsi="Arial" w:cs="Arial"/>
                <w:sz w:val="18"/>
                <w:szCs w:val="18"/>
              </w:rPr>
              <w:t>Delay in between transmissions for data</w:t>
            </w:r>
          </w:p>
          <w:p w:rsidR="008B38F9" w:rsidRPr="00D069DC" w:rsidRDefault="008B38F9" w:rsidP="008B38F9">
            <w:pPr>
              <w:autoSpaceDE w:val="0"/>
              <w:autoSpaceDN w:val="0"/>
              <w:adjustRightInd w:val="0"/>
              <w:spacing w:after="0"/>
              <w:rPr>
                <w:rFonts w:ascii="Arial" w:hAnsi="Arial" w:cs="Arial"/>
                <w:sz w:val="18"/>
                <w:szCs w:val="18"/>
              </w:rPr>
            </w:pPr>
            <w:r>
              <w:rPr>
                <w:rFonts w:ascii="Arial" w:hAnsi="Arial" w:cs="Arial"/>
                <w:sz w:val="16"/>
                <w:szCs w:val="16"/>
              </w:rPr>
              <w:t>WDELAY * P</w:t>
            </w:r>
            <w:r>
              <w:rPr>
                <w:rFonts w:ascii="Arial" w:hAnsi="Arial" w:cs="Arial"/>
                <w:sz w:val="10"/>
                <w:szCs w:val="10"/>
              </w:rPr>
              <w:t xml:space="preserve">VCLK </w:t>
            </w:r>
            <w:r>
              <w:rPr>
                <w:rFonts w:ascii="Arial" w:hAnsi="Arial" w:cs="Arial"/>
                <w:sz w:val="16"/>
                <w:szCs w:val="16"/>
              </w:rPr>
              <w:t>+ 2 * P</w:t>
            </w:r>
            <w:r>
              <w:rPr>
                <w:rFonts w:ascii="Arial" w:hAnsi="Arial" w:cs="Arial"/>
                <w:sz w:val="10"/>
                <w:szCs w:val="10"/>
              </w:rPr>
              <w:t>VCLK</w:t>
            </w:r>
          </w:p>
          <w:p w:rsidR="008B38F9" w:rsidRDefault="008B38F9" w:rsidP="008B38F9">
            <w:pPr>
              <w:autoSpaceDE w:val="0"/>
              <w:autoSpaceDN w:val="0"/>
              <w:adjustRightInd w:val="0"/>
              <w:spacing w:after="0"/>
              <w:rPr>
                <w:rFonts w:ascii="Arial" w:hAnsi="Arial" w:cs="Arial"/>
                <w:sz w:val="18"/>
                <w:szCs w:val="18"/>
              </w:rPr>
            </w:pPr>
          </w:p>
          <w:p w:rsidR="008B38F9" w:rsidRPr="00175A67" w:rsidRDefault="008B38F9" w:rsidP="008B38F9">
            <w:pPr>
              <w:pStyle w:val="ListParagraph"/>
              <w:numPr>
                <w:ilvl w:val="0"/>
                <w:numId w:val="14"/>
              </w:numPr>
              <w:rPr>
                <w:rFonts w:ascii="Arial" w:hAnsi="Arial" w:cs="Arial"/>
                <w:sz w:val="18"/>
                <w:szCs w:val="18"/>
              </w:rPr>
            </w:pPr>
            <w:r w:rsidRPr="001179A6">
              <w:rPr>
                <w:rFonts w:ascii="Arial" w:hAnsi="Arial" w:cs="Arial"/>
                <w:sz w:val="18"/>
                <w:szCs w:val="18"/>
              </w:rPr>
              <w:t xml:space="preserve">The inter-byte delay is accomplished via a combination of the CS </w:t>
            </w:r>
            <w:r>
              <w:rPr>
                <w:rFonts w:ascii="Arial" w:hAnsi="Arial" w:cs="Arial"/>
                <w:sz w:val="18"/>
                <w:szCs w:val="18"/>
              </w:rPr>
              <w:t>activation</w:t>
            </w:r>
            <w:r w:rsidRPr="001179A6">
              <w:rPr>
                <w:rFonts w:ascii="Arial" w:hAnsi="Arial" w:cs="Arial"/>
                <w:sz w:val="18"/>
                <w:szCs w:val="18"/>
              </w:rPr>
              <w:t xml:space="preserve"> and de</w:t>
            </w:r>
            <w:r>
              <w:rPr>
                <w:rFonts w:ascii="Arial" w:hAnsi="Arial" w:cs="Arial"/>
                <w:sz w:val="18"/>
                <w:szCs w:val="18"/>
              </w:rPr>
              <w:t>activation</w:t>
            </w:r>
            <w:r w:rsidRPr="001179A6">
              <w:rPr>
                <w:rFonts w:ascii="Arial" w:hAnsi="Arial" w:cs="Arial"/>
                <w:sz w:val="18"/>
                <w:szCs w:val="18"/>
              </w:rPr>
              <w:t xml:space="preserve"> delays and this parameter.  The other 2 delays are 3</w:t>
            </w:r>
            <w:r>
              <w:rPr>
                <w:rFonts w:ascii="Arial" w:hAnsi="Arial" w:cs="Arial"/>
                <w:sz w:val="18"/>
                <w:szCs w:val="18"/>
              </w:rPr>
              <w:t>.212uS</w:t>
            </w:r>
            <w:r w:rsidRPr="001179A6">
              <w:rPr>
                <w:rFonts w:ascii="Arial" w:hAnsi="Arial" w:cs="Arial"/>
                <w:sz w:val="18"/>
                <w:szCs w:val="18"/>
              </w:rPr>
              <w:t xml:space="preserve"> + </w:t>
            </w:r>
            <w:r>
              <w:rPr>
                <w:rFonts w:ascii="Arial" w:hAnsi="Arial" w:cs="Arial"/>
                <w:sz w:val="18"/>
                <w:szCs w:val="18"/>
              </w:rPr>
              <w:t>3.200uS</w:t>
            </w:r>
            <w:r w:rsidRPr="001179A6">
              <w:rPr>
                <w:rFonts w:ascii="Arial" w:hAnsi="Arial" w:cs="Arial"/>
                <w:sz w:val="18"/>
                <w:szCs w:val="18"/>
              </w:rPr>
              <w:t xml:space="preserve"> = </w:t>
            </w:r>
            <w:r>
              <w:rPr>
                <w:rFonts w:ascii="Arial" w:hAnsi="Arial" w:cs="Arial"/>
                <w:sz w:val="18"/>
                <w:szCs w:val="18"/>
              </w:rPr>
              <w:t>6.412uS</w:t>
            </w:r>
            <w:r w:rsidRPr="001179A6">
              <w:rPr>
                <w:rFonts w:ascii="Arial" w:hAnsi="Arial" w:cs="Arial"/>
                <w:sz w:val="18"/>
                <w:szCs w:val="18"/>
              </w:rPr>
              <w:t xml:space="preserve">. </w:t>
            </w:r>
            <w:r w:rsidRPr="00175A67">
              <w:rPr>
                <w:rFonts w:ascii="Arial" w:hAnsi="Arial" w:cs="Arial"/>
                <w:sz w:val="18"/>
                <w:szCs w:val="18"/>
              </w:rPr>
              <w:t xml:space="preserve">Per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364F8E">
              <w:rPr>
                <w:rFonts w:ascii="Arial" w:hAnsi="Arial" w:cs="Arial"/>
                <w:sz w:val="18"/>
                <w:szCs w:val="18"/>
              </w:rPr>
              <w:t xml:space="preserve"> the </w:t>
            </w:r>
            <w:r>
              <w:rPr>
                <w:rFonts w:ascii="Arial" w:hAnsi="Arial" w:cs="Arial"/>
                <w:sz w:val="18"/>
                <w:szCs w:val="18"/>
              </w:rPr>
              <w:t xml:space="preserve">FDD </w:t>
            </w:r>
            <w:r w:rsidRPr="00364F8E">
              <w:rPr>
                <w:rFonts w:ascii="Arial" w:hAnsi="Arial" w:cs="Arial"/>
                <w:sz w:val="18"/>
                <w:szCs w:val="18"/>
              </w:rPr>
              <w:t xml:space="preserve">design desires to maximize the clock idle time between bytes using </w:t>
            </w:r>
            <w:r>
              <w:rPr>
                <w:rFonts w:ascii="Arial" w:hAnsi="Arial" w:cs="Arial"/>
                <w:sz w:val="18"/>
                <w:szCs w:val="18"/>
              </w:rPr>
              <w:t>the hardware delays available</w:t>
            </w:r>
            <w:r w:rsidRPr="00364F8E">
              <w:rPr>
                <w:rFonts w:ascii="Arial" w:hAnsi="Arial" w:cs="Arial"/>
                <w:sz w:val="18"/>
                <w:szCs w:val="18"/>
              </w:rPr>
              <w:t>.</w:t>
            </w:r>
          </w:p>
          <w:p w:rsidR="008B38F9" w:rsidRPr="001179A6" w:rsidRDefault="008B38F9" w:rsidP="008B38F9">
            <w:pPr>
              <w:pStyle w:val="ListParagraph"/>
              <w:numPr>
                <w:ilvl w:val="0"/>
                <w:numId w:val="14"/>
              </w:numPr>
              <w:rPr>
                <w:rFonts w:ascii="Arial" w:hAnsi="Arial" w:cs="Arial"/>
                <w:sz w:val="18"/>
                <w:szCs w:val="18"/>
              </w:rPr>
            </w:pPr>
            <w:r>
              <w:rPr>
                <w:rFonts w:ascii="Arial" w:hAnsi="Arial" w:cs="Arial"/>
                <w:sz w:val="18"/>
                <w:szCs w:val="18"/>
              </w:rPr>
              <w:t xml:space="preserve">Table 24-28 of </w:t>
            </w:r>
            <w:r>
              <w:fldChar w:fldCharType="begin"/>
            </w:r>
            <w:r>
              <w:instrText xml:space="preserve"> REF _Ref306101550 \r \h  \* MERGEFORMAT </w:instrText>
            </w:r>
            <w:r>
              <w:fldChar w:fldCharType="separate"/>
            </w:r>
            <w:r>
              <w:rPr>
                <w:rFonts w:ascii="Arial" w:hAnsi="Arial" w:cs="Arial"/>
                <w:sz w:val="18"/>
                <w:szCs w:val="18"/>
              </w:rPr>
              <w:t>[3]</w:t>
            </w:r>
            <w:r>
              <w:fldChar w:fldCharType="end"/>
            </w:r>
            <w:r>
              <w:rPr>
                <w:rFonts w:ascii="Arial" w:hAnsi="Arial" w:cs="Arial"/>
                <w:sz w:val="18"/>
                <w:szCs w:val="18"/>
              </w:rPr>
              <w:t xml:space="preserve"> indicates the WDELAY has a max of 63, which is an error in the data sheet, 254 is the actual max reported by Eric</w:t>
            </w:r>
            <w:r w:rsidRPr="001179A6">
              <w:rPr>
                <w:rFonts w:ascii="Arial" w:hAnsi="Arial" w:cs="Arial"/>
                <w:sz w:val="18"/>
                <w:szCs w:val="18"/>
              </w:rPr>
              <w:t xml:space="preserve"> Best, TI FAE.  With an 80MHz VCLK, using the equation in the table yields a maximum delay of 3</w:t>
            </w:r>
            <w:r>
              <w:rPr>
                <w:rFonts w:ascii="Arial" w:hAnsi="Arial" w:cs="Arial"/>
                <w:sz w:val="18"/>
                <w:szCs w:val="18"/>
              </w:rPr>
              <w:t>.</w:t>
            </w:r>
            <w:r w:rsidRPr="001179A6">
              <w:rPr>
                <w:rFonts w:ascii="Arial" w:hAnsi="Arial" w:cs="Arial"/>
                <w:sz w:val="18"/>
                <w:szCs w:val="18"/>
              </w:rPr>
              <w:t xml:space="preserve">2 </w:t>
            </w:r>
            <w:proofErr w:type="spellStart"/>
            <w:r w:rsidRPr="001179A6">
              <w:rPr>
                <w:rFonts w:ascii="Arial" w:hAnsi="Arial" w:cs="Arial"/>
                <w:sz w:val="18"/>
                <w:szCs w:val="18"/>
              </w:rPr>
              <w:t>uS</w:t>
            </w:r>
            <w:proofErr w:type="spellEnd"/>
            <w:r w:rsidRPr="001179A6">
              <w:rPr>
                <w:rFonts w:ascii="Arial" w:hAnsi="Arial" w:cs="Arial"/>
                <w:sz w:val="18"/>
                <w:szCs w:val="18"/>
              </w:rPr>
              <w:t>.</w:t>
            </w:r>
          </w:p>
        </w:tc>
      </w:tr>
      <w:tr w:rsidR="008B38F9" w:rsidRPr="00D069DC" w:rsidTr="008B38F9">
        <w:tc>
          <w:tcPr>
            <w:tcW w:w="1188" w:type="dxa"/>
          </w:tcPr>
          <w:p w:rsidR="008B38F9" w:rsidRPr="00D069DC" w:rsidRDefault="008B38F9" w:rsidP="008B38F9">
            <w:pPr>
              <w:keepNext/>
              <w:rPr>
                <w:rFonts w:ascii="Arial" w:hAnsi="Arial" w:cs="Arial"/>
              </w:rPr>
            </w:pPr>
            <w:r w:rsidRPr="00D069DC">
              <w:rPr>
                <w:rFonts w:ascii="Arial" w:hAnsi="Arial" w:cs="Arial"/>
              </w:rPr>
              <w:t>bit 23</w:t>
            </w:r>
          </w:p>
        </w:tc>
        <w:tc>
          <w:tcPr>
            <w:tcW w:w="1440" w:type="dxa"/>
          </w:tcPr>
          <w:p w:rsidR="008B38F9" w:rsidRPr="00D069DC" w:rsidRDefault="008B38F9" w:rsidP="008B38F9">
            <w:pPr>
              <w:keepNext/>
              <w:rPr>
                <w:rFonts w:ascii="Arial" w:hAnsi="Arial" w:cs="Arial"/>
              </w:rPr>
            </w:pPr>
            <w:r>
              <w:rPr>
                <w:rFonts w:ascii="Arial" w:hAnsi="Arial" w:cs="Arial"/>
              </w:rPr>
              <w:t>0</w:t>
            </w:r>
          </w:p>
        </w:tc>
        <w:tc>
          <w:tcPr>
            <w:tcW w:w="6228" w:type="dxa"/>
          </w:tcPr>
          <w:p w:rsidR="008B38F9" w:rsidRDefault="008B38F9" w:rsidP="008B38F9">
            <w:pPr>
              <w:autoSpaceDE w:val="0"/>
              <w:autoSpaceDN w:val="0"/>
              <w:adjustRightInd w:val="0"/>
              <w:spacing w:after="0"/>
              <w:rPr>
                <w:rFonts w:ascii="Arial" w:hAnsi="Arial" w:cs="Arial"/>
                <w:bCs/>
                <w:sz w:val="18"/>
                <w:szCs w:val="18"/>
              </w:rPr>
            </w:pPr>
            <w:r>
              <w:rPr>
                <w:rFonts w:ascii="Arial" w:hAnsi="Arial" w:cs="Arial"/>
                <w:b/>
                <w:bCs/>
                <w:sz w:val="18"/>
                <w:szCs w:val="18"/>
              </w:rPr>
              <w:t>PARPOL</w:t>
            </w:r>
            <w:r w:rsidRPr="00D069DC">
              <w:rPr>
                <w:rFonts w:ascii="Arial" w:hAnsi="Arial" w:cs="Arial"/>
                <w:b/>
                <w:bCs/>
                <w:sz w:val="18"/>
                <w:szCs w:val="18"/>
              </w:rPr>
              <w:t xml:space="preserve">: </w:t>
            </w:r>
            <w:r>
              <w:rPr>
                <w:rFonts w:ascii="Arial" w:hAnsi="Arial" w:cs="Arial"/>
                <w:bCs/>
                <w:sz w:val="18"/>
                <w:szCs w:val="18"/>
              </w:rPr>
              <w:t>Parity polarity: even or odd</w:t>
            </w:r>
          </w:p>
          <w:p w:rsidR="008B38F9" w:rsidRDefault="008B38F9" w:rsidP="008B38F9">
            <w:pPr>
              <w:autoSpaceDE w:val="0"/>
              <w:autoSpaceDN w:val="0"/>
              <w:adjustRightInd w:val="0"/>
              <w:spacing w:after="0"/>
              <w:rPr>
                <w:rFonts w:ascii="Arial" w:hAnsi="Arial" w:cs="Arial"/>
                <w:b/>
                <w:bCs/>
                <w:sz w:val="16"/>
                <w:szCs w:val="16"/>
              </w:rPr>
            </w:pPr>
          </w:p>
          <w:p w:rsidR="008B38F9" w:rsidRDefault="008B38F9" w:rsidP="008B38F9">
            <w:pPr>
              <w:autoSpaceDE w:val="0"/>
              <w:autoSpaceDN w:val="0"/>
              <w:adjustRightInd w:val="0"/>
              <w:spacing w:after="0"/>
              <w:rPr>
                <w:rFonts w:ascii="Arial" w:hAnsi="Arial" w:cs="Arial"/>
                <w:sz w:val="18"/>
                <w:szCs w:val="18"/>
              </w:rPr>
            </w:pPr>
            <w:r>
              <w:rPr>
                <w:rFonts w:ascii="Arial" w:hAnsi="Arial" w:cs="Arial"/>
                <w:sz w:val="18"/>
                <w:szCs w:val="18"/>
              </w:rPr>
              <w:t>Parity not enabled, so this has parameter has no effect.  Arbitrarily se to 0.</w:t>
            </w:r>
          </w:p>
          <w:p w:rsidR="008B38F9" w:rsidRPr="00D069DC" w:rsidRDefault="008B38F9" w:rsidP="008B38F9">
            <w:pPr>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22</w:t>
            </w:r>
          </w:p>
        </w:tc>
        <w:tc>
          <w:tcPr>
            <w:tcW w:w="1440" w:type="dxa"/>
          </w:tcPr>
          <w:p w:rsidR="008B38F9" w:rsidRPr="00D069DC" w:rsidRDefault="008B38F9" w:rsidP="008B38F9">
            <w:pPr>
              <w:rPr>
                <w:rFonts w:ascii="Arial" w:hAnsi="Arial" w:cs="Arial"/>
              </w:rPr>
            </w:pPr>
            <w:r>
              <w:rPr>
                <w:rFonts w:ascii="Arial" w:hAnsi="Arial" w:cs="Arial"/>
              </w:rPr>
              <w:t>0</w:t>
            </w:r>
          </w:p>
        </w:tc>
        <w:tc>
          <w:tcPr>
            <w:tcW w:w="6228" w:type="dxa"/>
          </w:tcPr>
          <w:p w:rsidR="008B38F9" w:rsidRPr="001179A6" w:rsidRDefault="008B38F9" w:rsidP="008B38F9">
            <w:pPr>
              <w:autoSpaceDE w:val="0"/>
              <w:autoSpaceDN w:val="0"/>
              <w:adjustRightInd w:val="0"/>
              <w:spacing w:after="0"/>
              <w:rPr>
                <w:rFonts w:ascii="Arial" w:hAnsi="Arial" w:cs="Arial"/>
                <w:bCs/>
                <w:sz w:val="18"/>
                <w:szCs w:val="18"/>
              </w:rPr>
            </w:pPr>
            <w:r>
              <w:rPr>
                <w:rFonts w:ascii="Arial" w:hAnsi="Arial" w:cs="Arial"/>
                <w:b/>
                <w:bCs/>
                <w:sz w:val="18"/>
                <w:szCs w:val="18"/>
              </w:rPr>
              <w:t>PARITYENA</w:t>
            </w:r>
            <w:r w:rsidRPr="00D069DC">
              <w:rPr>
                <w:rFonts w:ascii="Arial" w:hAnsi="Arial" w:cs="Arial"/>
                <w:b/>
                <w:bCs/>
                <w:sz w:val="18"/>
                <w:szCs w:val="18"/>
              </w:rPr>
              <w:t>:</w:t>
            </w:r>
            <w:r>
              <w:rPr>
                <w:rFonts w:ascii="Arial" w:hAnsi="Arial" w:cs="Arial"/>
                <w:b/>
                <w:bCs/>
                <w:sz w:val="18"/>
                <w:szCs w:val="18"/>
              </w:rPr>
              <w:t xml:space="preserve"> </w:t>
            </w:r>
            <w:r>
              <w:rPr>
                <w:rFonts w:ascii="Arial" w:hAnsi="Arial" w:cs="Arial"/>
                <w:bCs/>
                <w:sz w:val="18"/>
                <w:szCs w:val="18"/>
              </w:rPr>
              <w:t>Parity enable for data</w:t>
            </w:r>
          </w:p>
          <w:p w:rsidR="008B38F9" w:rsidRPr="009E34B8" w:rsidRDefault="008B38F9" w:rsidP="008B38F9">
            <w:pPr>
              <w:autoSpaceDE w:val="0"/>
              <w:autoSpaceDN w:val="0"/>
              <w:adjustRightInd w:val="0"/>
              <w:spacing w:after="0"/>
              <w:rPr>
                <w:rFonts w:ascii="Arial" w:hAnsi="Arial" w:cs="Arial"/>
                <w:sz w:val="18"/>
                <w:szCs w:val="18"/>
              </w:rPr>
            </w:pPr>
          </w:p>
          <w:p w:rsidR="008B38F9" w:rsidRPr="001179A6" w:rsidRDefault="008B38F9" w:rsidP="008B38F9">
            <w:pPr>
              <w:ind w:left="360"/>
              <w:rPr>
                <w:rFonts w:ascii="Arial" w:hAnsi="Arial" w:cs="Arial"/>
                <w:sz w:val="18"/>
                <w:szCs w:val="18"/>
              </w:rPr>
            </w:pPr>
            <w:r w:rsidRPr="001179A6">
              <w:rPr>
                <w:rFonts w:ascii="Arial" w:hAnsi="Arial" w:cs="Arial"/>
                <w:sz w:val="18"/>
                <w:szCs w:val="18"/>
              </w:rPr>
              <w:t xml:space="preserve">Per §8.5.3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xml:space="preserve">, Data Format specifies </w:t>
            </w:r>
            <w:r>
              <w:rPr>
                <w:rFonts w:ascii="Arial" w:hAnsi="Arial" w:cs="Arial"/>
                <w:sz w:val="18"/>
                <w:szCs w:val="18"/>
              </w:rPr>
              <w:t>Parity</w:t>
            </w:r>
            <w:r w:rsidRPr="001179A6">
              <w:rPr>
                <w:rFonts w:ascii="Arial" w:hAnsi="Arial" w:cs="Arial"/>
                <w:sz w:val="18"/>
                <w:szCs w:val="18"/>
              </w:rPr>
              <w:t xml:space="preserve"> to be disabled, so this parameter is set to 0. </w:t>
            </w: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21</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Pr>
                <w:rFonts w:ascii="Arial" w:hAnsi="Arial" w:cs="Arial"/>
                <w:b/>
                <w:bCs/>
                <w:sz w:val="18"/>
                <w:szCs w:val="18"/>
              </w:rPr>
              <w:t>WAITENA</w:t>
            </w:r>
            <w:r w:rsidRPr="00D069DC">
              <w:rPr>
                <w:rFonts w:ascii="Arial" w:hAnsi="Arial" w:cs="Arial"/>
                <w:b/>
                <w:bCs/>
                <w:sz w:val="18"/>
                <w:szCs w:val="18"/>
              </w:rPr>
              <w:t xml:space="preserve">: </w:t>
            </w:r>
          </w:p>
          <w:p w:rsidR="008B38F9" w:rsidRPr="009374B0" w:rsidRDefault="008B38F9" w:rsidP="008B38F9">
            <w:pPr>
              <w:autoSpaceDE w:val="0"/>
              <w:autoSpaceDN w:val="0"/>
              <w:adjustRightInd w:val="0"/>
              <w:spacing w:after="0"/>
              <w:rPr>
                <w:rFonts w:ascii="Arial" w:hAnsi="Arial" w:cs="Arial"/>
                <w:bCs/>
                <w:sz w:val="18"/>
                <w:szCs w:val="18"/>
              </w:rPr>
            </w:pPr>
          </w:p>
          <w:p w:rsidR="008B38F9" w:rsidRPr="001179A6" w:rsidRDefault="008B38F9" w:rsidP="008B38F9">
            <w:pPr>
              <w:ind w:left="360"/>
              <w:rPr>
                <w:rFonts w:ascii="Arial" w:hAnsi="Arial" w:cs="Arial"/>
                <w:sz w:val="18"/>
                <w:szCs w:val="18"/>
              </w:rPr>
            </w:pPr>
            <w:r w:rsidRPr="001179A6">
              <w:rPr>
                <w:rFonts w:ascii="Arial" w:hAnsi="Arial" w:cs="Arial"/>
                <w:sz w:val="18"/>
                <w:szCs w:val="18"/>
              </w:rPr>
              <w:t xml:space="preserve">Per §8.5.3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xml:space="preserve">, Data Format specifies WAITENA to be disabled, so this parameter is set to 0. </w:t>
            </w: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20</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Pr>
                <w:rFonts w:ascii="Arial" w:hAnsi="Arial" w:cs="Arial"/>
                <w:b/>
                <w:bCs/>
                <w:sz w:val="18"/>
                <w:szCs w:val="18"/>
              </w:rPr>
              <w:t>SHIFTDIR</w:t>
            </w:r>
            <w:r w:rsidRPr="00D069DC">
              <w:rPr>
                <w:rFonts w:ascii="Arial" w:hAnsi="Arial" w:cs="Arial"/>
                <w:b/>
                <w:bCs/>
                <w:sz w:val="18"/>
                <w:szCs w:val="18"/>
              </w:rPr>
              <w:t xml:space="preserve">: </w:t>
            </w:r>
            <w:r>
              <w:rPr>
                <w:rFonts w:ascii="Arial" w:hAnsi="Arial" w:cs="Arial"/>
                <w:bCs/>
                <w:sz w:val="18"/>
                <w:szCs w:val="18"/>
              </w:rPr>
              <w:t>Shift direction for data</w:t>
            </w:r>
          </w:p>
          <w:p w:rsidR="008B38F9" w:rsidRPr="009374B0" w:rsidRDefault="008B38F9" w:rsidP="008B38F9">
            <w:pPr>
              <w:autoSpaceDE w:val="0"/>
              <w:autoSpaceDN w:val="0"/>
              <w:adjustRightInd w:val="0"/>
              <w:spacing w:after="0"/>
              <w:rPr>
                <w:rFonts w:ascii="Arial" w:hAnsi="Arial" w:cs="Arial"/>
                <w:bCs/>
                <w:sz w:val="18"/>
                <w:szCs w:val="18"/>
              </w:rPr>
            </w:pPr>
          </w:p>
          <w:p w:rsidR="008B38F9" w:rsidRPr="001179A6" w:rsidRDefault="008B38F9" w:rsidP="008B38F9">
            <w:pPr>
              <w:ind w:left="360"/>
              <w:jc w:val="both"/>
              <w:rPr>
                <w:rFonts w:ascii="Arial" w:hAnsi="Arial" w:cs="Arial"/>
                <w:sz w:val="18"/>
                <w:szCs w:val="18"/>
              </w:rPr>
            </w:pPr>
            <w:r w:rsidRPr="001179A6">
              <w:rPr>
                <w:rFonts w:ascii="Arial" w:hAnsi="Arial" w:cs="Arial"/>
                <w:sz w:val="18"/>
                <w:szCs w:val="18"/>
              </w:rPr>
              <w:t xml:space="preserve">Per §8.5.3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xml:space="preserve">, Data Format specifies MSB shifted out first, so this parameter is set to 0. </w:t>
            </w: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19</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374B0" w:rsidRDefault="008B38F9" w:rsidP="008B38F9">
            <w:pPr>
              <w:autoSpaceDE w:val="0"/>
              <w:autoSpaceDN w:val="0"/>
              <w:adjustRightInd w:val="0"/>
              <w:spacing w:after="0"/>
              <w:rPr>
                <w:rFonts w:ascii="Arial" w:hAnsi="Arial" w:cs="Arial"/>
                <w:sz w:val="18"/>
                <w:szCs w:val="18"/>
              </w:rPr>
            </w:pPr>
            <w:r>
              <w:rPr>
                <w:rFonts w:ascii="Arial" w:hAnsi="Arial" w:cs="Arial"/>
                <w:b/>
                <w:bCs/>
                <w:sz w:val="18"/>
                <w:szCs w:val="18"/>
              </w:rPr>
              <w:t>Reserved</w:t>
            </w:r>
            <w:r w:rsidRPr="00D069DC">
              <w:rPr>
                <w:rFonts w:ascii="Arial" w:hAnsi="Arial" w:cs="Arial"/>
                <w:b/>
                <w:bCs/>
                <w:sz w:val="18"/>
                <w:szCs w:val="18"/>
              </w:rPr>
              <w:t>:</w:t>
            </w: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18</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Pr>
                <w:rFonts w:ascii="Arial" w:hAnsi="Arial" w:cs="Arial"/>
                <w:b/>
                <w:bCs/>
                <w:sz w:val="18"/>
                <w:szCs w:val="18"/>
              </w:rPr>
              <w:t>DIS CS TIMERS</w:t>
            </w:r>
            <w:r w:rsidRPr="00D069DC">
              <w:rPr>
                <w:rFonts w:ascii="Arial" w:hAnsi="Arial" w:cs="Arial"/>
                <w:b/>
                <w:bCs/>
                <w:sz w:val="18"/>
                <w:szCs w:val="18"/>
              </w:rPr>
              <w:t xml:space="preserve">: </w:t>
            </w:r>
            <w:r w:rsidRPr="00012E93">
              <w:rPr>
                <w:rFonts w:ascii="Arial" w:hAnsi="Arial" w:cs="Arial"/>
                <w:bCs/>
                <w:sz w:val="18"/>
                <w:szCs w:val="18"/>
              </w:rPr>
              <w:t>Disable chip-select timers for this format.</w:t>
            </w:r>
          </w:p>
          <w:p w:rsidR="008B38F9" w:rsidRPr="009E34B8" w:rsidRDefault="008B38F9" w:rsidP="008B38F9">
            <w:pPr>
              <w:autoSpaceDE w:val="0"/>
              <w:autoSpaceDN w:val="0"/>
              <w:adjustRightInd w:val="0"/>
              <w:spacing w:after="0"/>
              <w:rPr>
                <w:rFonts w:ascii="Arial" w:hAnsi="Arial" w:cs="Arial"/>
                <w:bCs/>
                <w:sz w:val="18"/>
                <w:szCs w:val="18"/>
              </w:rPr>
            </w:pPr>
          </w:p>
          <w:p w:rsidR="008B38F9" w:rsidRPr="009E34B8" w:rsidRDefault="008B38F9" w:rsidP="008B38F9">
            <w:pPr>
              <w:autoSpaceDE w:val="0"/>
              <w:autoSpaceDN w:val="0"/>
              <w:adjustRightInd w:val="0"/>
              <w:spacing w:after="0"/>
              <w:rPr>
                <w:rFonts w:ascii="Arial" w:hAnsi="Arial" w:cs="Arial"/>
                <w:bCs/>
                <w:sz w:val="18"/>
                <w:szCs w:val="18"/>
              </w:rPr>
            </w:pPr>
            <w:r>
              <w:rPr>
                <w:rFonts w:ascii="Arial" w:hAnsi="Arial" w:cs="Arial"/>
                <w:bCs/>
                <w:sz w:val="18"/>
                <w:szCs w:val="18"/>
              </w:rPr>
              <w:t xml:space="preserve">Delays specified by C2TDELAY and T2CDELAY are required for creating the inter byte delay specified in </w:t>
            </w:r>
            <w:r w:rsidRPr="00175A67">
              <w:rPr>
                <w:rFonts w:ascii="Arial" w:hAnsi="Arial" w:cs="Arial"/>
                <w:sz w:val="18"/>
                <w:szCs w:val="18"/>
              </w:rPr>
              <w:t xml:space="preserve">§8.5.3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Pr>
                <w:rFonts w:ascii="Arial" w:hAnsi="Arial" w:cs="Arial"/>
                <w:sz w:val="18"/>
                <w:szCs w:val="18"/>
              </w:rPr>
              <w:t>, so this is set to 0 to enable the delays.</w:t>
            </w:r>
          </w:p>
          <w:p w:rsidR="008B38F9" w:rsidRPr="00D069DC" w:rsidRDefault="008B38F9" w:rsidP="008B38F9">
            <w:pPr>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17</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Pr>
                <w:rFonts w:ascii="Arial" w:hAnsi="Arial" w:cs="Arial"/>
                <w:b/>
                <w:bCs/>
                <w:sz w:val="18"/>
                <w:szCs w:val="18"/>
              </w:rPr>
              <w:t>POLARITY</w:t>
            </w:r>
            <w:r w:rsidRPr="00D069DC">
              <w:rPr>
                <w:rFonts w:ascii="Arial" w:hAnsi="Arial" w:cs="Arial"/>
                <w:b/>
                <w:bCs/>
                <w:sz w:val="18"/>
                <w:szCs w:val="18"/>
              </w:rPr>
              <w:t xml:space="preserve">: </w:t>
            </w:r>
            <w:r>
              <w:rPr>
                <w:rFonts w:ascii="Arial" w:hAnsi="Arial" w:cs="Arial"/>
                <w:bCs/>
                <w:sz w:val="18"/>
                <w:szCs w:val="18"/>
              </w:rPr>
              <w:t>SPI data clock polarity</w:t>
            </w:r>
          </w:p>
          <w:p w:rsidR="008B38F9" w:rsidRPr="009E34B8" w:rsidRDefault="008B38F9" w:rsidP="008B38F9">
            <w:pPr>
              <w:autoSpaceDE w:val="0"/>
              <w:autoSpaceDN w:val="0"/>
              <w:adjustRightInd w:val="0"/>
              <w:spacing w:after="0"/>
              <w:rPr>
                <w:rFonts w:ascii="Arial" w:hAnsi="Arial" w:cs="Arial"/>
                <w:bCs/>
                <w:sz w:val="18"/>
                <w:szCs w:val="18"/>
              </w:rPr>
            </w:pPr>
          </w:p>
          <w:p w:rsidR="008B38F9" w:rsidRPr="001179A6" w:rsidRDefault="008B38F9" w:rsidP="008B38F9">
            <w:pPr>
              <w:ind w:left="360"/>
              <w:jc w:val="both"/>
              <w:rPr>
                <w:rFonts w:ascii="Arial" w:hAnsi="Arial" w:cs="Arial"/>
                <w:sz w:val="18"/>
                <w:szCs w:val="18"/>
              </w:rPr>
            </w:pPr>
            <w:r w:rsidRPr="001179A6">
              <w:rPr>
                <w:rFonts w:ascii="Arial" w:hAnsi="Arial" w:cs="Arial"/>
                <w:sz w:val="18"/>
                <w:szCs w:val="18"/>
              </w:rPr>
              <w:t xml:space="preserve">§8.5.3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Clock settings specify the polarity to be Inactive-Low, so this is set to 0.  (Note that the Active-High, requirement is not understood and is ignored in the configuration in this module.  When the clock is active it is toggling states to provide edges, thus specifying the active state as a constant level has an unknown meaning)</w:t>
            </w:r>
          </w:p>
          <w:p w:rsidR="008B38F9" w:rsidRPr="00D069DC" w:rsidRDefault="008B38F9" w:rsidP="008B38F9">
            <w:pPr>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16</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E34B8" w:rsidRDefault="008B38F9" w:rsidP="008B38F9">
            <w:pPr>
              <w:autoSpaceDE w:val="0"/>
              <w:autoSpaceDN w:val="0"/>
              <w:adjustRightInd w:val="0"/>
              <w:spacing w:after="0"/>
              <w:rPr>
                <w:rFonts w:ascii="Arial" w:hAnsi="Arial" w:cs="Arial"/>
                <w:sz w:val="18"/>
                <w:szCs w:val="18"/>
              </w:rPr>
            </w:pPr>
            <w:r>
              <w:rPr>
                <w:rFonts w:ascii="Arial" w:hAnsi="Arial" w:cs="Arial"/>
                <w:b/>
                <w:bCs/>
                <w:sz w:val="18"/>
                <w:szCs w:val="18"/>
              </w:rPr>
              <w:t>PHASE</w:t>
            </w:r>
            <w:r w:rsidRPr="00D069DC">
              <w:rPr>
                <w:rFonts w:ascii="Arial" w:hAnsi="Arial" w:cs="Arial"/>
                <w:b/>
                <w:bCs/>
                <w:sz w:val="18"/>
                <w:szCs w:val="18"/>
              </w:rPr>
              <w:t xml:space="preserve">: </w:t>
            </w:r>
            <w:r>
              <w:rPr>
                <w:rFonts w:ascii="Arial" w:hAnsi="Arial" w:cs="Arial"/>
                <w:bCs/>
                <w:sz w:val="18"/>
                <w:szCs w:val="18"/>
              </w:rPr>
              <w:t>SPI data clock delay</w:t>
            </w:r>
          </w:p>
          <w:p w:rsidR="008B38F9" w:rsidRPr="009E34B8" w:rsidRDefault="008B38F9" w:rsidP="008B38F9">
            <w:pPr>
              <w:autoSpaceDE w:val="0"/>
              <w:autoSpaceDN w:val="0"/>
              <w:adjustRightInd w:val="0"/>
              <w:spacing w:after="0"/>
              <w:rPr>
                <w:rFonts w:ascii="Arial" w:hAnsi="Arial" w:cs="Arial"/>
                <w:bCs/>
                <w:sz w:val="18"/>
                <w:szCs w:val="18"/>
              </w:rPr>
            </w:pPr>
          </w:p>
          <w:p w:rsidR="008B38F9" w:rsidRPr="001179A6" w:rsidRDefault="008B38F9" w:rsidP="008B38F9">
            <w:pPr>
              <w:ind w:left="360"/>
              <w:rPr>
                <w:rFonts w:ascii="Arial" w:hAnsi="Arial" w:cs="Arial"/>
                <w:sz w:val="18"/>
                <w:szCs w:val="18"/>
              </w:rPr>
            </w:pPr>
            <w:r w:rsidRPr="001179A6">
              <w:rPr>
                <w:rFonts w:ascii="Arial" w:hAnsi="Arial" w:cs="Arial"/>
                <w:sz w:val="18"/>
                <w:szCs w:val="18"/>
              </w:rPr>
              <w:t xml:space="preserve">§8.5.3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xml:space="preserve">, Clock settings specify the SCLK edges to be </w:t>
            </w:r>
            <w:r w:rsidRPr="001179A6">
              <w:rPr>
                <w:rFonts w:ascii="Arial" w:hAnsi="Arial" w:cs="Arial"/>
                <w:sz w:val="18"/>
                <w:szCs w:val="18"/>
              </w:rPr>
              <w:lastRenderedPageBreak/>
              <w:t xml:space="preserve">synchronized with the data stream, so this is set to 0. </w:t>
            </w:r>
          </w:p>
          <w:p w:rsidR="008B38F9" w:rsidRPr="00D069DC" w:rsidRDefault="008B38F9" w:rsidP="008B38F9">
            <w:pPr>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lastRenderedPageBreak/>
              <w:t xml:space="preserve">bit </w:t>
            </w:r>
            <w:r>
              <w:rPr>
                <w:rFonts w:ascii="Arial" w:hAnsi="Arial" w:cs="Arial"/>
              </w:rPr>
              <w:t>15</w:t>
            </w:r>
            <w:r w:rsidRPr="00D069DC">
              <w:rPr>
                <w:rFonts w:ascii="Arial" w:hAnsi="Arial" w:cs="Arial"/>
              </w:rPr>
              <w:t>-</w:t>
            </w:r>
            <w:r>
              <w:rPr>
                <w:rFonts w:ascii="Arial" w:hAnsi="Arial" w:cs="Arial"/>
              </w:rPr>
              <w:t>8</w:t>
            </w:r>
          </w:p>
        </w:tc>
        <w:tc>
          <w:tcPr>
            <w:tcW w:w="1440" w:type="dxa"/>
          </w:tcPr>
          <w:p w:rsidR="008B38F9" w:rsidRPr="00D069DC" w:rsidRDefault="008B38F9" w:rsidP="008B38F9">
            <w:pPr>
              <w:rPr>
                <w:rFonts w:ascii="Arial" w:hAnsi="Arial" w:cs="Arial"/>
              </w:rPr>
            </w:pPr>
            <w:r>
              <w:rPr>
                <w:rFonts w:ascii="Arial" w:hAnsi="Arial" w:cs="Arial"/>
              </w:rPr>
              <w:t>255</w:t>
            </w:r>
          </w:p>
        </w:tc>
        <w:tc>
          <w:tcPr>
            <w:tcW w:w="6228" w:type="dxa"/>
          </w:tcPr>
          <w:p w:rsidR="008B38F9" w:rsidRDefault="008B38F9" w:rsidP="008B38F9">
            <w:pPr>
              <w:autoSpaceDE w:val="0"/>
              <w:autoSpaceDN w:val="0"/>
              <w:adjustRightInd w:val="0"/>
              <w:spacing w:after="0"/>
              <w:rPr>
                <w:rFonts w:ascii="Arial" w:hAnsi="Arial" w:cs="Arial"/>
                <w:sz w:val="16"/>
                <w:szCs w:val="16"/>
              </w:rPr>
            </w:pPr>
            <w:r>
              <w:rPr>
                <w:rFonts w:ascii="Arial" w:hAnsi="Arial" w:cs="Arial"/>
                <w:b/>
                <w:bCs/>
                <w:sz w:val="18"/>
                <w:szCs w:val="18"/>
              </w:rPr>
              <w:t>PRESCALE</w:t>
            </w:r>
            <w:r w:rsidRPr="00D069DC">
              <w:rPr>
                <w:rFonts w:ascii="Arial" w:hAnsi="Arial" w:cs="Arial"/>
                <w:b/>
                <w:bCs/>
                <w:sz w:val="18"/>
                <w:szCs w:val="18"/>
              </w:rPr>
              <w:t xml:space="preserve">: </w:t>
            </w:r>
            <w:r w:rsidRPr="00653876">
              <w:rPr>
                <w:rFonts w:ascii="Arial" w:hAnsi="Arial" w:cs="Arial"/>
                <w:sz w:val="18"/>
                <w:szCs w:val="18"/>
              </w:rPr>
              <w:t>PRESCALE is use to derive SPICLK from VCLK</w:t>
            </w:r>
          </w:p>
          <w:p w:rsidR="008B38F9" w:rsidRPr="00653876" w:rsidRDefault="008B38F9" w:rsidP="008B38F9">
            <w:pPr>
              <w:autoSpaceDE w:val="0"/>
              <w:autoSpaceDN w:val="0"/>
              <w:adjustRightInd w:val="0"/>
              <w:spacing w:after="0"/>
              <w:rPr>
                <w:rFonts w:ascii="Arial" w:hAnsi="Arial" w:cs="Arial"/>
                <w:sz w:val="18"/>
                <w:szCs w:val="18"/>
              </w:rPr>
            </w:pPr>
            <w:proofErr w:type="spellStart"/>
            <w:r w:rsidRPr="00653876">
              <w:rPr>
                <w:rFonts w:ascii="Arial" w:hAnsi="Arial" w:cs="Arial"/>
                <w:sz w:val="18"/>
                <w:szCs w:val="18"/>
              </w:rPr>
              <w:t>BR</w:t>
            </w:r>
            <w:r>
              <w:rPr>
                <w:rFonts w:ascii="Arial" w:hAnsi="Arial" w:cs="Arial"/>
                <w:sz w:val="10"/>
                <w:szCs w:val="10"/>
              </w:rPr>
              <w:t>Format</w:t>
            </w:r>
            <w:proofErr w:type="spellEnd"/>
            <w:r>
              <w:rPr>
                <w:rFonts w:ascii="Arial" w:hAnsi="Arial" w:cs="Arial"/>
                <w:sz w:val="10"/>
                <w:szCs w:val="10"/>
              </w:rPr>
              <w:t xml:space="preserve"> </w:t>
            </w:r>
            <w:r w:rsidRPr="00653876">
              <w:rPr>
                <w:rFonts w:ascii="Arial" w:hAnsi="Arial" w:cs="Arial"/>
                <w:sz w:val="18"/>
                <w:szCs w:val="18"/>
              </w:rPr>
              <w:t>= VBUSPCLK / (</w:t>
            </w:r>
            <w:proofErr w:type="spellStart"/>
            <w:r w:rsidRPr="00653876">
              <w:rPr>
                <w:rFonts w:ascii="Arial" w:hAnsi="Arial" w:cs="Arial"/>
                <w:sz w:val="18"/>
                <w:szCs w:val="18"/>
              </w:rPr>
              <w:t>PRESCALEx</w:t>
            </w:r>
            <w:proofErr w:type="spellEnd"/>
            <w:r w:rsidRPr="00653876">
              <w:rPr>
                <w:rFonts w:ascii="Arial" w:hAnsi="Arial" w:cs="Arial"/>
                <w:sz w:val="18"/>
                <w:szCs w:val="18"/>
              </w:rPr>
              <w:t xml:space="preserve"> </w:t>
            </w:r>
            <w:r w:rsidRPr="00653876">
              <w:rPr>
                <w:rFonts w:ascii="ArialMT" w:eastAsia="ArialMT" w:hAnsi="Arial" w:cs="ArialMT" w:hint="eastAsia"/>
                <w:sz w:val="18"/>
                <w:szCs w:val="18"/>
              </w:rPr>
              <w:t>÷</w:t>
            </w:r>
            <w:r w:rsidRPr="00653876">
              <w:rPr>
                <w:rFonts w:ascii="ArialMT" w:eastAsia="ArialMT" w:hAnsi="Arial" w:cs="ArialMT"/>
                <w:sz w:val="18"/>
                <w:szCs w:val="18"/>
              </w:rPr>
              <w:t xml:space="preserve"> </w:t>
            </w:r>
            <w:r w:rsidRPr="00653876">
              <w:rPr>
                <w:rFonts w:ascii="Arial" w:hAnsi="Arial" w:cs="Arial"/>
                <w:sz w:val="18"/>
                <w:szCs w:val="18"/>
              </w:rPr>
              <w:t>1)</w:t>
            </w:r>
          </w:p>
          <w:p w:rsidR="008B38F9" w:rsidRPr="009374B0" w:rsidRDefault="008B38F9" w:rsidP="008B38F9">
            <w:pPr>
              <w:autoSpaceDE w:val="0"/>
              <w:autoSpaceDN w:val="0"/>
              <w:adjustRightInd w:val="0"/>
              <w:spacing w:after="0"/>
              <w:rPr>
                <w:rFonts w:ascii="Arial" w:hAnsi="Arial" w:cs="Arial"/>
                <w:bCs/>
                <w:sz w:val="18"/>
                <w:szCs w:val="18"/>
              </w:rPr>
            </w:pPr>
          </w:p>
          <w:p w:rsidR="008B38F9" w:rsidRPr="001179A6" w:rsidRDefault="008B38F9" w:rsidP="008B38F9">
            <w:pPr>
              <w:pStyle w:val="ListParagraph"/>
              <w:numPr>
                <w:ilvl w:val="0"/>
                <w:numId w:val="14"/>
              </w:numPr>
              <w:rPr>
                <w:rFonts w:ascii="Arial" w:hAnsi="Arial" w:cs="Arial"/>
                <w:sz w:val="18"/>
                <w:szCs w:val="18"/>
              </w:rPr>
            </w:pPr>
            <w:r w:rsidRPr="001179A6">
              <w:rPr>
                <w:rFonts w:ascii="Arial" w:hAnsi="Arial" w:cs="Arial"/>
                <w:sz w:val="18"/>
                <w:szCs w:val="18"/>
              </w:rPr>
              <w:t xml:space="preserve">Turns Counter function in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xml:space="preserve">§8.5.3 requires a clock source frequency of 300 kHz, however this is not an actual requirement as discussed with the FDD owner, but rather a documentation of the implementation choice at the time of FDD release.  The physical maximum for SPI clock is specified in </w:t>
            </w:r>
            <w:r>
              <w:fldChar w:fldCharType="begin"/>
            </w:r>
            <w:r>
              <w:instrText xml:space="preserve"> REF _Ref306097611 \r \h  \* MERGEFORMAT </w:instrText>
            </w:r>
            <w:r>
              <w:fldChar w:fldCharType="separate"/>
            </w:r>
            <w:r w:rsidRPr="00067C1A">
              <w:rPr>
                <w:rFonts w:ascii="Arial" w:hAnsi="Arial" w:cs="Arial"/>
                <w:sz w:val="18"/>
                <w:szCs w:val="18"/>
              </w:rPr>
              <w:t>[1</w:t>
            </w:r>
            <w:proofErr w:type="gramStart"/>
            <w:r w:rsidRPr="00067C1A">
              <w:rPr>
                <w:rFonts w:ascii="Arial" w:hAnsi="Arial" w:cs="Arial"/>
                <w:sz w:val="18"/>
                <w:szCs w:val="18"/>
              </w:rPr>
              <w:t>]</w:t>
            </w:r>
            <w:proofErr w:type="gramEnd"/>
            <w:r>
              <w:fldChar w:fldCharType="end"/>
            </w:r>
            <w:r w:rsidRPr="001179A6">
              <w:rPr>
                <w:rFonts w:ascii="Arial" w:hAnsi="Arial" w:cs="Arial"/>
                <w:sz w:val="18"/>
                <w:szCs w:val="18"/>
              </w:rPr>
              <w:t>Table 30-15 by SP71 and SP72 parameters.  With the 8MHz PIC clock the time parameters = 1</w:t>
            </w:r>
            <w:proofErr w:type="gramStart"/>
            <w:r w:rsidRPr="001179A6">
              <w:rPr>
                <w:rFonts w:ascii="Arial" w:hAnsi="Arial" w:cs="Arial"/>
                <w:sz w:val="18"/>
                <w:szCs w:val="18"/>
              </w:rPr>
              <w:t>/(</w:t>
            </w:r>
            <w:proofErr w:type="gramEnd"/>
            <w:r w:rsidRPr="001179A6">
              <w:rPr>
                <w:rFonts w:ascii="Arial" w:hAnsi="Arial" w:cs="Arial"/>
                <w:sz w:val="18"/>
                <w:szCs w:val="18"/>
              </w:rPr>
              <w:t>8MHz/4) + 20ns = 250ns + 20ns = 270 ns.  This results in an overall period of 540ns = 1.85 MHz</w:t>
            </w:r>
          </w:p>
          <w:p w:rsidR="008B38F9" w:rsidRPr="001179A6" w:rsidRDefault="008B38F9" w:rsidP="008B38F9">
            <w:pPr>
              <w:pStyle w:val="ListParagraph"/>
              <w:numPr>
                <w:ilvl w:val="0"/>
                <w:numId w:val="14"/>
              </w:numPr>
              <w:autoSpaceDE w:val="0"/>
              <w:autoSpaceDN w:val="0"/>
              <w:adjustRightInd w:val="0"/>
              <w:spacing w:after="0"/>
              <w:rPr>
                <w:rFonts w:ascii="Arial" w:hAnsi="Arial" w:cs="Arial"/>
                <w:sz w:val="18"/>
                <w:szCs w:val="18"/>
              </w:rPr>
            </w:pPr>
            <w:r w:rsidRPr="001179A6">
              <w:rPr>
                <w:rFonts w:ascii="Arial" w:hAnsi="Arial" w:cs="Arial"/>
                <w:sz w:val="18"/>
                <w:szCs w:val="18"/>
              </w:rPr>
              <w:t xml:space="preserve">Table 24-28 of </w:t>
            </w:r>
            <w:r>
              <w:fldChar w:fldCharType="begin"/>
            </w:r>
            <w:r>
              <w:instrText xml:space="preserve"> REF _Ref306101550 \r \h  \* MERGEFORMAT </w:instrText>
            </w:r>
            <w:r>
              <w:fldChar w:fldCharType="separate"/>
            </w:r>
            <w:r w:rsidRPr="00067C1A">
              <w:rPr>
                <w:rFonts w:ascii="Arial" w:hAnsi="Arial" w:cs="Arial"/>
                <w:sz w:val="18"/>
                <w:szCs w:val="18"/>
              </w:rPr>
              <w:t>[3]</w:t>
            </w:r>
            <w:r>
              <w:fldChar w:fldCharType="end"/>
            </w:r>
            <w:r w:rsidRPr="001179A6">
              <w:rPr>
                <w:rFonts w:ascii="Arial" w:hAnsi="Arial" w:cs="Arial"/>
                <w:sz w:val="18"/>
                <w:szCs w:val="18"/>
              </w:rPr>
              <w:t xml:space="preserve"> indicates the PRESCALE is 8 bits wide providing a max of 255.  With an 80MHz VCLK, this results in a minimum of baud rate of approx. 314 baud.</w:t>
            </w:r>
          </w:p>
          <w:p w:rsidR="008B38F9" w:rsidRPr="00653876" w:rsidRDefault="008B38F9" w:rsidP="008B38F9">
            <w:pPr>
              <w:pStyle w:val="ListParagraph"/>
              <w:autoSpaceDE w:val="0"/>
              <w:autoSpaceDN w:val="0"/>
              <w:adjustRightInd w:val="0"/>
              <w:spacing w:after="0"/>
              <w:rPr>
                <w:rFonts w:ascii="Arial" w:hAnsi="Arial" w:cs="Arial"/>
                <w:sz w:val="18"/>
                <w:szCs w:val="18"/>
              </w:rPr>
            </w:pP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bit 7-</w:t>
            </w:r>
            <w:r>
              <w:rPr>
                <w:rFonts w:ascii="Arial" w:hAnsi="Arial" w:cs="Arial"/>
              </w:rPr>
              <w:t>5</w:t>
            </w:r>
          </w:p>
        </w:tc>
        <w:tc>
          <w:tcPr>
            <w:tcW w:w="1440" w:type="dxa"/>
          </w:tcPr>
          <w:p w:rsidR="008B38F9" w:rsidRPr="00D069DC" w:rsidRDefault="008B38F9" w:rsidP="008B38F9">
            <w:pPr>
              <w:rPr>
                <w:rFonts w:ascii="Arial" w:hAnsi="Arial" w:cs="Arial"/>
              </w:rPr>
            </w:pPr>
            <w:r w:rsidRPr="00D069DC">
              <w:rPr>
                <w:rFonts w:ascii="Arial" w:hAnsi="Arial" w:cs="Arial"/>
              </w:rPr>
              <w:t>0</w:t>
            </w:r>
          </w:p>
        </w:tc>
        <w:tc>
          <w:tcPr>
            <w:tcW w:w="6228" w:type="dxa"/>
          </w:tcPr>
          <w:p w:rsidR="008B38F9" w:rsidRPr="009374B0" w:rsidRDefault="008B38F9" w:rsidP="008B38F9">
            <w:pPr>
              <w:autoSpaceDE w:val="0"/>
              <w:autoSpaceDN w:val="0"/>
              <w:adjustRightInd w:val="0"/>
              <w:spacing w:after="0"/>
              <w:rPr>
                <w:rFonts w:ascii="Arial" w:hAnsi="Arial" w:cs="Arial"/>
                <w:sz w:val="18"/>
                <w:szCs w:val="18"/>
              </w:rPr>
            </w:pPr>
            <w:r w:rsidRPr="009374B0">
              <w:rPr>
                <w:rFonts w:ascii="Arial" w:hAnsi="Arial" w:cs="Arial"/>
                <w:b/>
                <w:bCs/>
                <w:sz w:val="18"/>
                <w:szCs w:val="18"/>
              </w:rPr>
              <w:t xml:space="preserve">Reserved: </w:t>
            </w:r>
          </w:p>
        </w:tc>
      </w:tr>
      <w:tr w:rsidR="008B38F9" w:rsidRPr="00D069DC" w:rsidTr="008B38F9">
        <w:tc>
          <w:tcPr>
            <w:tcW w:w="1188" w:type="dxa"/>
          </w:tcPr>
          <w:p w:rsidR="008B38F9" w:rsidRPr="00D069DC" w:rsidRDefault="008B38F9" w:rsidP="008B38F9">
            <w:pPr>
              <w:rPr>
                <w:rFonts w:ascii="Arial" w:hAnsi="Arial" w:cs="Arial"/>
              </w:rPr>
            </w:pPr>
            <w:r w:rsidRPr="00D069DC">
              <w:rPr>
                <w:rFonts w:ascii="Arial" w:hAnsi="Arial" w:cs="Arial"/>
              </w:rPr>
              <w:t xml:space="preserve">bit </w:t>
            </w:r>
            <w:r>
              <w:rPr>
                <w:rFonts w:ascii="Arial" w:hAnsi="Arial" w:cs="Arial"/>
              </w:rPr>
              <w:t>4</w:t>
            </w:r>
            <w:r w:rsidRPr="00D069DC">
              <w:rPr>
                <w:rFonts w:ascii="Arial" w:hAnsi="Arial" w:cs="Arial"/>
              </w:rPr>
              <w:t>-0</w:t>
            </w:r>
          </w:p>
        </w:tc>
        <w:tc>
          <w:tcPr>
            <w:tcW w:w="1440" w:type="dxa"/>
          </w:tcPr>
          <w:p w:rsidR="008B38F9" w:rsidRPr="00D069DC" w:rsidRDefault="008B38F9" w:rsidP="008B38F9">
            <w:pPr>
              <w:rPr>
                <w:rFonts w:ascii="Arial" w:hAnsi="Arial" w:cs="Arial"/>
              </w:rPr>
            </w:pPr>
            <w:r>
              <w:rPr>
                <w:rFonts w:ascii="Arial" w:hAnsi="Arial" w:cs="Arial"/>
              </w:rPr>
              <w:t>8</w:t>
            </w:r>
          </w:p>
        </w:tc>
        <w:tc>
          <w:tcPr>
            <w:tcW w:w="6228" w:type="dxa"/>
          </w:tcPr>
          <w:p w:rsidR="008B38F9" w:rsidRPr="009374B0" w:rsidRDefault="008B38F9" w:rsidP="008B38F9">
            <w:pPr>
              <w:autoSpaceDE w:val="0"/>
              <w:autoSpaceDN w:val="0"/>
              <w:adjustRightInd w:val="0"/>
              <w:spacing w:after="0"/>
              <w:rPr>
                <w:rFonts w:ascii="Arial" w:hAnsi="Arial" w:cs="Arial"/>
                <w:sz w:val="18"/>
                <w:szCs w:val="18"/>
              </w:rPr>
            </w:pPr>
            <w:r w:rsidRPr="009374B0">
              <w:rPr>
                <w:rFonts w:ascii="Arial" w:hAnsi="Arial" w:cs="Arial"/>
                <w:b/>
                <w:bCs/>
                <w:sz w:val="18"/>
                <w:szCs w:val="18"/>
              </w:rPr>
              <w:t xml:space="preserve">CHARLEN: </w:t>
            </w:r>
            <w:r>
              <w:rPr>
                <w:rFonts w:ascii="Arial" w:hAnsi="Arial" w:cs="Arial"/>
                <w:sz w:val="18"/>
                <w:szCs w:val="18"/>
              </w:rPr>
              <w:t xml:space="preserve">SPI data </w:t>
            </w:r>
            <w:r w:rsidRPr="009374B0">
              <w:rPr>
                <w:rFonts w:ascii="Arial" w:hAnsi="Arial" w:cs="Arial"/>
                <w:sz w:val="18"/>
                <w:szCs w:val="18"/>
              </w:rPr>
              <w:t>data-word length.</w:t>
            </w:r>
          </w:p>
          <w:p w:rsidR="008B38F9" w:rsidRPr="009374B0" w:rsidRDefault="008B38F9" w:rsidP="008B38F9">
            <w:pPr>
              <w:autoSpaceDE w:val="0"/>
              <w:autoSpaceDN w:val="0"/>
              <w:adjustRightInd w:val="0"/>
              <w:spacing w:after="0"/>
              <w:rPr>
                <w:rFonts w:ascii="Arial" w:hAnsi="Arial" w:cs="Arial"/>
                <w:bCs/>
                <w:sz w:val="18"/>
                <w:szCs w:val="18"/>
              </w:rPr>
            </w:pPr>
          </w:p>
          <w:p w:rsidR="008B38F9" w:rsidRPr="001179A6" w:rsidRDefault="008B38F9" w:rsidP="008B38F9">
            <w:pPr>
              <w:ind w:left="360"/>
              <w:rPr>
                <w:rFonts w:ascii="Arial" w:hAnsi="Arial" w:cs="Arial"/>
                <w:sz w:val="18"/>
                <w:szCs w:val="18"/>
              </w:rPr>
            </w:pPr>
            <w:r w:rsidRPr="001179A6">
              <w:rPr>
                <w:rFonts w:ascii="Arial" w:hAnsi="Arial" w:cs="Arial"/>
                <w:sz w:val="18"/>
                <w:szCs w:val="18"/>
              </w:rPr>
              <w:t xml:space="preserve">Per §8.5.3 of </w:t>
            </w:r>
            <w:r>
              <w:fldChar w:fldCharType="begin"/>
            </w:r>
            <w:r>
              <w:instrText xml:space="preserve"> REF _Ref306007106 \r \h  \* MERGEFORMAT </w:instrText>
            </w:r>
            <w:r>
              <w:fldChar w:fldCharType="separate"/>
            </w:r>
            <w:r w:rsidRPr="00067C1A">
              <w:rPr>
                <w:rFonts w:ascii="Arial" w:hAnsi="Arial" w:cs="Arial"/>
                <w:sz w:val="18"/>
                <w:szCs w:val="18"/>
              </w:rPr>
              <w:t>[2]</w:t>
            </w:r>
            <w:r>
              <w:fldChar w:fldCharType="end"/>
            </w:r>
            <w:r w:rsidRPr="001179A6">
              <w:rPr>
                <w:rFonts w:ascii="Arial" w:hAnsi="Arial" w:cs="Arial"/>
                <w:sz w:val="18"/>
                <w:szCs w:val="18"/>
              </w:rPr>
              <w:t xml:space="preserve">, Data Format specifies a value of 8 for this parameter. </w:t>
            </w:r>
          </w:p>
          <w:p w:rsidR="008B38F9" w:rsidRPr="009374B0" w:rsidRDefault="008B38F9" w:rsidP="008B38F9">
            <w:pPr>
              <w:autoSpaceDE w:val="0"/>
              <w:autoSpaceDN w:val="0"/>
              <w:adjustRightInd w:val="0"/>
              <w:spacing w:after="0"/>
              <w:rPr>
                <w:rFonts w:ascii="Arial" w:hAnsi="Arial" w:cs="Arial"/>
                <w:sz w:val="18"/>
                <w:szCs w:val="18"/>
              </w:rPr>
            </w:pPr>
          </w:p>
        </w:tc>
      </w:tr>
    </w:tbl>
    <w:p w:rsidR="008B38F9" w:rsidRDefault="008B38F9"/>
    <w:p w:rsidR="004A781C" w:rsidRDefault="004A781C">
      <w:pPr>
        <w:pStyle w:val="Heading4"/>
      </w:pPr>
      <w:r>
        <w:t>Module Outputs</w:t>
      </w:r>
    </w:p>
    <w:p w:rsidR="004A781C" w:rsidRDefault="003E3753">
      <w:r>
        <w:t>None</w:t>
      </w:r>
    </w:p>
    <w:p w:rsidR="00955934" w:rsidRDefault="004A781C">
      <w:pPr>
        <w:pStyle w:val="Heading4"/>
      </w:pPr>
      <w:r>
        <w:lastRenderedPageBreak/>
        <w:t xml:space="preserve">Module Internal </w:t>
      </w:r>
    </w:p>
    <w:p w:rsidR="004A781C" w:rsidRDefault="00955934" w:rsidP="00817F61">
      <w:pPr>
        <w:pStyle w:val="Heading4"/>
        <w:numPr>
          <w:ilvl w:val="0"/>
          <w:numId w:val="0"/>
        </w:numPr>
        <w:ind w:left="864"/>
      </w:pPr>
      <w:r>
        <w:object w:dxaOrig="4910" w:dyaOrig="12942">
          <v:shape id="_x0000_i1037" type="#_x0000_t75" style="width:245.65pt;height:559.9pt" o:ole="">
            <v:imagedata r:id="rId34" o:title=""/>
          </v:shape>
          <o:OLEObject Type="Embed" ProgID="Visio.Drawing.11" ShapeID="_x0000_i1037" DrawAspect="Content" ObjectID="_1458377027" r:id="rId35"/>
        </w:object>
      </w:r>
      <w:r w:rsidR="004A781C">
        <w:t xml:space="preserve"> </w:t>
      </w:r>
    </w:p>
    <w:p w:rsidR="00955934" w:rsidRPr="007A6437" w:rsidRDefault="00AB6993" w:rsidP="00817F61">
      <w:r>
        <w:object w:dxaOrig="9933" w:dyaOrig="12954">
          <v:shape id="_x0000_i1038" type="#_x0000_t75" style="width:431.65pt;height:562.15pt" o:ole="">
            <v:imagedata r:id="rId36" o:title=""/>
          </v:shape>
          <o:OLEObject Type="Embed" ProgID="Visio.Drawing.11" ShapeID="_x0000_i1038" DrawAspect="Content" ObjectID="_1458377028" r:id="rId37"/>
        </w:object>
      </w:r>
    </w:p>
    <w:p w:rsidR="0087031B" w:rsidRDefault="0087031B" w:rsidP="008F6027"/>
    <w:p w:rsidR="00F2795A" w:rsidRDefault="004D62FC" w:rsidP="008F6027">
      <w:pPr>
        <w:rPr>
          <w:b/>
          <w:color w:val="FF0000"/>
        </w:rPr>
      </w:pPr>
      <w:r>
        <w:object w:dxaOrig="11273" w:dyaOrig="13524">
          <v:shape id="_x0000_i1039" type="#_x0000_t75" style="width:527.65pt;height:565.15pt" o:ole="">
            <v:imagedata r:id="rId38" o:title=""/>
          </v:shape>
          <o:OLEObject Type="Embed" ProgID="Visio.Drawing.11" ShapeID="_x0000_i1039" DrawAspect="Content" ObjectID="_1458377029" r:id="rId39"/>
        </w:object>
      </w:r>
    </w:p>
    <w:p w:rsidR="00AB6993" w:rsidRDefault="00AB6993" w:rsidP="008F6027">
      <w:pPr>
        <w:rPr>
          <w:b/>
          <w:color w:val="FF0000"/>
        </w:rPr>
      </w:pPr>
      <w:r>
        <w:object w:dxaOrig="9050" w:dyaOrig="13910">
          <v:shape id="_x0000_i1040" type="#_x0000_t75" style="width:451.9pt;height:601.5pt" o:ole="">
            <v:imagedata r:id="rId40" o:title=""/>
          </v:shape>
          <o:OLEObject Type="Embed" ProgID="Visio.Drawing.11" ShapeID="_x0000_i1040" DrawAspect="Content" ObjectID="_1458377030" r:id="rId41"/>
        </w:object>
      </w:r>
      <w:r w:rsidR="00700E21">
        <w:object w:dxaOrig="9933" w:dyaOrig="12954">
          <v:shape id="_x0000_i1041" type="#_x0000_t75" style="width:431.65pt;height:562.15pt" o:ole="">
            <v:imagedata r:id="rId42" o:title=""/>
          </v:shape>
          <o:OLEObject Type="Embed" ProgID="Visio.Drawing.11" ShapeID="_x0000_i1041" DrawAspect="Content" ObjectID="_1458377031" r:id="rId43"/>
        </w:object>
      </w:r>
    </w:p>
    <w:p w:rsidR="001F1D7A" w:rsidRDefault="004D62FC" w:rsidP="008F6027">
      <w:pPr>
        <w:rPr>
          <w:b/>
          <w:color w:val="FF0000"/>
        </w:rPr>
      </w:pPr>
      <w:r>
        <w:object w:dxaOrig="12850" w:dyaOrig="14239">
          <v:shape id="_x0000_i1042" type="#_x0000_t75" style="width:528pt;height:595.15pt" o:ole="">
            <v:imagedata r:id="rId44" o:title=""/>
          </v:shape>
          <o:OLEObject Type="Embed" ProgID="Visio.Drawing.11" ShapeID="_x0000_i1042" DrawAspect="Content" ObjectID="_1458377032" r:id="rId45"/>
        </w:object>
      </w:r>
    </w:p>
    <w:p w:rsidR="008F59A1" w:rsidRDefault="008F59A1" w:rsidP="008F6027">
      <w:pPr>
        <w:rPr>
          <w:b/>
          <w:color w:val="FF0000"/>
        </w:rPr>
      </w:pPr>
    </w:p>
    <w:p w:rsidR="004A781C" w:rsidRDefault="004A781C">
      <w:pPr>
        <w:pStyle w:val="Heading2"/>
      </w:pPr>
      <w:r>
        <w:t>Periodic Functions</w:t>
      </w:r>
    </w:p>
    <w:p w:rsidR="004A781C" w:rsidRDefault="003E3753">
      <w:r>
        <w:t>None</w:t>
      </w:r>
    </w:p>
    <w:p w:rsidR="004A781C" w:rsidRDefault="004A781C">
      <w:pPr>
        <w:pStyle w:val="Heading2"/>
      </w:pPr>
      <w:r>
        <w:t>Fault Recovery Functions</w:t>
      </w:r>
    </w:p>
    <w:p w:rsidR="004456A7" w:rsidRPr="004456A7" w:rsidRDefault="004456A7" w:rsidP="004456A7">
      <w:r>
        <w:t>None</w:t>
      </w:r>
    </w:p>
    <w:p w:rsidR="004A781C" w:rsidRDefault="004A781C">
      <w:pPr>
        <w:pStyle w:val="Heading2"/>
      </w:pPr>
      <w:r>
        <w:t>Shutdown Functions</w:t>
      </w:r>
    </w:p>
    <w:p w:rsidR="004456A7" w:rsidRDefault="004456A7" w:rsidP="004456A7">
      <w:r>
        <w:t>None</w:t>
      </w:r>
    </w:p>
    <w:p w:rsidR="004A781C" w:rsidRDefault="004A781C" w:rsidP="004456A7">
      <w:pPr>
        <w:pStyle w:val="Heading2"/>
      </w:pPr>
      <w:r>
        <w:t>Interrupt Functions</w:t>
      </w:r>
    </w:p>
    <w:p w:rsidR="004A781C" w:rsidRPr="00682152" w:rsidRDefault="004A781C">
      <w:pPr>
        <w:pStyle w:val="Heading3"/>
      </w:pPr>
      <w:proofErr w:type="spellStart"/>
      <w:r w:rsidRPr="00682152">
        <w:t>Isr</w:t>
      </w:r>
      <w:proofErr w:type="spellEnd"/>
      <w:r w:rsidRPr="00682152">
        <w:t xml:space="preserve">: </w:t>
      </w:r>
      <w:fldSimple w:instr=" DOCPROPERTY &quot;Module Name&quot;  \* MERGEFORMAT ">
        <w:r w:rsidR="00D81012">
          <w:t>SpiNxt</w:t>
        </w:r>
      </w:fldSimple>
      <w:r w:rsidR="004456A7" w:rsidRPr="004456A7">
        <w:t>_IrqUnit2TxRx</w:t>
      </w:r>
    </w:p>
    <w:p w:rsidR="004A781C" w:rsidRDefault="004A781C">
      <w:pPr>
        <w:pStyle w:val="Heading4"/>
      </w:pPr>
      <w:r>
        <w:t>Design Rationale</w:t>
      </w:r>
    </w:p>
    <w:p w:rsidR="004A781C" w:rsidRDefault="006859D5">
      <w:r>
        <w:t>None</w:t>
      </w:r>
    </w:p>
    <w:p w:rsidR="002D34E7" w:rsidRDefault="006859D5" w:rsidP="006859D5">
      <w:pPr>
        <w:pStyle w:val="Heading4"/>
      </w:pPr>
      <w:r>
        <w:t>Program Flow Start</w:t>
      </w:r>
    </w:p>
    <w:p w:rsidR="006859D5" w:rsidRDefault="006859D5" w:rsidP="00FD0603">
      <w:r>
        <w:t>None</w:t>
      </w:r>
    </w:p>
    <w:p w:rsidR="006859D5" w:rsidRDefault="006859D5" w:rsidP="006859D5">
      <w:pPr>
        <w:pStyle w:val="Heading4"/>
      </w:pPr>
      <w:r w:rsidRPr="006859D5">
        <w:lastRenderedPageBreak/>
        <w:t>SpiNxt_IrqUnit2TxRx</w:t>
      </w:r>
    </w:p>
    <w:p w:rsidR="002D34E7" w:rsidRPr="002D34E7" w:rsidRDefault="00930E5C" w:rsidP="00FD0603">
      <w:r>
        <w:object w:dxaOrig="6354" w:dyaOrig="10674">
          <v:shape id="_x0000_i1043" type="#_x0000_t75" style="width:317.25pt;height:534.4pt" o:ole="">
            <v:imagedata r:id="rId46" o:title=""/>
          </v:shape>
          <o:OLEObject Type="Embed" ProgID="Visio.Drawing.11" ShapeID="_x0000_i1043" DrawAspect="Content" ObjectID="_1458377033" r:id="rId47"/>
        </w:object>
      </w:r>
    </w:p>
    <w:p w:rsidR="006859D5" w:rsidRDefault="006859D5" w:rsidP="006859D5">
      <w:pPr>
        <w:pStyle w:val="Heading4"/>
      </w:pPr>
      <w:r>
        <w:lastRenderedPageBreak/>
        <w:t>Program Flow End</w:t>
      </w:r>
    </w:p>
    <w:p w:rsidR="006859D5" w:rsidRPr="006859D5" w:rsidRDefault="006859D5" w:rsidP="00FD0603">
      <w:r>
        <w:t>None</w:t>
      </w:r>
    </w:p>
    <w:p w:rsidR="006859D5" w:rsidRPr="006859D5" w:rsidRDefault="006859D5" w:rsidP="00FD0603"/>
    <w:p w:rsidR="006859D5" w:rsidRDefault="006859D5" w:rsidP="006859D5"/>
    <w:p w:rsidR="004456A7" w:rsidRDefault="004456A7"/>
    <w:p w:rsidR="004456A7" w:rsidRPr="00682152" w:rsidRDefault="004456A7" w:rsidP="004456A7">
      <w:pPr>
        <w:pStyle w:val="Heading3"/>
      </w:pPr>
      <w:proofErr w:type="spellStart"/>
      <w:r w:rsidRPr="00682152">
        <w:t>Isr</w:t>
      </w:r>
      <w:proofErr w:type="spellEnd"/>
      <w:r w:rsidRPr="00682152">
        <w:t xml:space="preserve">: </w:t>
      </w:r>
      <w:fldSimple w:instr=" DOCPROPERTY &quot;Module Name&quot;  \* MERGEFORMAT ">
        <w:r w:rsidR="00D81012">
          <w:t>SpiNxt</w:t>
        </w:r>
      </w:fldSimple>
      <w:r w:rsidRPr="004456A7">
        <w:t>_IrqUnit2TxRxERR</w:t>
      </w:r>
    </w:p>
    <w:p w:rsidR="0075127D" w:rsidRDefault="0075127D" w:rsidP="0075127D">
      <w:r>
        <w:t>None</w:t>
      </w:r>
    </w:p>
    <w:p w:rsidR="0075127D" w:rsidRDefault="0075127D" w:rsidP="0075127D">
      <w:pPr>
        <w:pStyle w:val="Heading4"/>
      </w:pPr>
      <w:r>
        <w:t>Program Flow Start</w:t>
      </w:r>
    </w:p>
    <w:p w:rsidR="0075127D" w:rsidRDefault="0075127D" w:rsidP="0075127D">
      <w:r>
        <w:t>None</w:t>
      </w:r>
    </w:p>
    <w:p w:rsidR="0075127D" w:rsidRDefault="0075127D" w:rsidP="0075127D">
      <w:pPr>
        <w:pStyle w:val="Heading4"/>
      </w:pPr>
      <w:r w:rsidRPr="006859D5">
        <w:lastRenderedPageBreak/>
        <w:t>SpiNxt_</w:t>
      </w:r>
      <w:r w:rsidRPr="004456A7">
        <w:t>IrqUnit2TxRxERR</w:t>
      </w:r>
    </w:p>
    <w:p w:rsidR="0075127D" w:rsidRPr="002D34E7" w:rsidRDefault="00930E5C" w:rsidP="0075127D">
      <w:r>
        <w:object w:dxaOrig="6354" w:dyaOrig="10674">
          <v:shape id="_x0000_i1044" type="#_x0000_t75" style="width:317.25pt;height:534.4pt" o:ole="">
            <v:imagedata r:id="rId48" o:title=""/>
          </v:shape>
          <o:OLEObject Type="Embed" ProgID="Visio.Drawing.11" ShapeID="_x0000_i1044" DrawAspect="Content" ObjectID="_1458377034" r:id="rId49"/>
        </w:object>
      </w:r>
    </w:p>
    <w:p w:rsidR="0075127D" w:rsidRDefault="0075127D" w:rsidP="0075127D">
      <w:pPr>
        <w:pStyle w:val="Heading4"/>
      </w:pPr>
      <w:r>
        <w:lastRenderedPageBreak/>
        <w:t>Program Flow End</w:t>
      </w:r>
    </w:p>
    <w:p w:rsidR="0075127D" w:rsidRPr="006859D5" w:rsidRDefault="0075127D" w:rsidP="0075127D">
      <w:r>
        <w:t>None</w:t>
      </w:r>
    </w:p>
    <w:p w:rsidR="004A781C" w:rsidRDefault="004A781C">
      <w:pPr>
        <w:pStyle w:val="Heading2"/>
      </w:pPr>
      <w:r>
        <w:br w:type="page"/>
      </w:r>
      <w:r>
        <w:lastRenderedPageBreak/>
        <w:t>Serial Communication Functions</w:t>
      </w:r>
    </w:p>
    <w:p w:rsidR="004A781C" w:rsidRDefault="004456A7" w:rsidP="004456A7">
      <w:r>
        <w:t>None</w:t>
      </w:r>
    </w:p>
    <w:p w:rsidR="004A781C" w:rsidRDefault="004A781C">
      <w:pPr>
        <w:pStyle w:val="Heading1"/>
      </w:pPr>
      <w:r>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315335" w:rsidP="00F957FA">
            <w:pPr>
              <w:spacing w:before="60"/>
              <w:rPr>
                <w:rFonts w:ascii="Arial" w:hAnsi="Arial" w:cs="Arial"/>
                <w:sz w:val="16"/>
                <w:szCs w:val="16"/>
              </w:rPr>
            </w:pPr>
            <w:r>
              <w:rPr>
                <w:rFonts w:ascii="Arial" w:hAnsi="Arial" w:cs="Arial"/>
                <w:sz w:val="16"/>
                <w:szCs w:val="16"/>
              </w:rPr>
              <w:t>&lt;None&gt;</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7A69AC" w:rsidP="00F957FA">
            <w:pPr>
              <w:spacing w:before="60"/>
              <w:rPr>
                <w:rFonts w:ascii="Arial" w:hAnsi="Arial" w:cs="Arial"/>
                <w:sz w:val="16"/>
                <w:szCs w:val="16"/>
              </w:rPr>
            </w:pP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7A69AC" w:rsidP="00F957FA">
            <w:pPr>
              <w:spacing w:before="60"/>
              <w:rPr>
                <w:rFonts w:ascii="Arial" w:hAnsi="Arial" w:cs="Arial"/>
                <w:sz w:val="16"/>
                <w:szCs w:val="16"/>
              </w:rPr>
            </w:pP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E55D31" w:rsidTr="00BF364D">
        <w:tc>
          <w:tcPr>
            <w:tcW w:w="4464" w:type="dxa"/>
            <w:tcBorders>
              <w:top w:val="single" w:sz="6" w:space="0" w:color="auto"/>
              <w:left w:val="single" w:sz="6" w:space="0" w:color="auto"/>
              <w:bottom w:val="single" w:sz="6" w:space="0" w:color="auto"/>
              <w:right w:val="single" w:sz="6" w:space="0" w:color="auto"/>
            </w:tcBorders>
          </w:tcPr>
          <w:p w:rsidR="004A781C" w:rsidRPr="00E55D31" w:rsidRDefault="0087031B" w:rsidP="0087031B">
            <w:pPr>
              <w:rPr>
                <w:rFonts w:ascii="Arial" w:hAnsi="Arial" w:cs="Arial"/>
              </w:rPr>
            </w:pPr>
            <w:proofErr w:type="spellStart"/>
            <w:r w:rsidRPr="00E55D31">
              <w:rPr>
                <w:rFonts w:ascii="Arial" w:hAnsi="Arial" w:cs="Arial"/>
              </w:rPr>
              <w:t>Spi_SetupEB</w:t>
            </w:r>
            <w:proofErr w:type="spellEnd"/>
            <w:r w:rsidRPr="00E55D31">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4A781C" w:rsidRPr="00E55D31" w:rsidRDefault="00EE5E0C">
            <w:pPr>
              <w:spacing w:before="60"/>
              <w:rPr>
                <w:rFonts w:ascii="Arial" w:hAnsi="Arial" w:cs="Arial"/>
                <w:sz w:val="16"/>
              </w:rPr>
            </w:pPr>
            <w:bookmarkStart w:id="306" w:name="OLE_LINK1"/>
            <w:r w:rsidRPr="00E55D31">
              <w:rPr>
                <w:rFonts w:ascii="Arial" w:hAnsi="Arial" w:cs="Arial"/>
                <w:sz w:val="16"/>
              </w:rPr>
              <w:t>SPINXT_ST</w:t>
            </w:r>
            <w:r w:rsidR="007A6437">
              <w:rPr>
                <w:rFonts w:ascii="Arial" w:hAnsi="Arial" w:cs="Arial"/>
                <w:sz w:val="16"/>
              </w:rPr>
              <w:t>ART</w:t>
            </w:r>
            <w:r w:rsidRPr="00E55D31">
              <w:rPr>
                <w:rFonts w:ascii="Arial" w:hAnsi="Arial" w:cs="Arial"/>
                <w:sz w:val="16"/>
              </w:rPr>
              <w:t>_SEC_CODE</w:t>
            </w:r>
            <w:bookmarkEnd w:id="306"/>
          </w:p>
        </w:tc>
      </w:tr>
      <w:tr w:rsidR="007A6437" w:rsidRPr="00E55D31" w:rsidTr="00BF364D">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87031B">
            <w:pPr>
              <w:rPr>
                <w:rFonts w:ascii="Arial" w:hAnsi="Arial" w:cs="Arial"/>
              </w:rPr>
            </w:pPr>
            <w:proofErr w:type="spellStart"/>
            <w:r>
              <w:rPr>
                <w:rFonts w:ascii="Arial" w:hAnsi="Arial" w:cs="Arial"/>
              </w:rPr>
              <w:t>Spi_GetSequenceResult</w:t>
            </w:r>
            <w:proofErr w:type="spellEnd"/>
            <w:r w:rsidRPr="00E55D31">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r w:rsidR="007A6437" w:rsidRPr="00E55D31" w:rsidTr="00BF364D">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pPr>
              <w:rPr>
                <w:rFonts w:ascii="Arial" w:hAnsi="Arial" w:cs="Arial"/>
              </w:rPr>
            </w:pPr>
            <w:proofErr w:type="spellStart"/>
            <w:r w:rsidRPr="00E55D31">
              <w:rPr>
                <w:rFonts w:ascii="Arial" w:hAnsi="Arial" w:cs="Arial"/>
              </w:rPr>
              <w:t>Spi_AsyncTransmit</w:t>
            </w:r>
            <w:proofErr w:type="spellEnd"/>
            <w:r w:rsidRPr="00E55D31">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r w:rsidR="007A6437" w:rsidRPr="00E55D31" w:rsidTr="00274C23">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87031B">
            <w:pPr>
              <w:rPr>
                <w:rFonts w:ascii="Arial" w:hAnsi="Arial" w:cs="Arial"/>
              </w:rPr>
            </w:pPr>
            <w:proofErr w:type="spellStart"/>
            <w:r w:rsidRPr="00E55D31">
              <w:rPr>
                <w:rFonts w:ascii="Arial" w:hAnsi="Arial" w:cs="Arial"/>
              </w:rPr>
              <w:t>Spi_Init</w:t>
            </w:r>
            <w:proofErr w:type="spellEnd"/>
            <w:r w:rsidRPr="00E55D31">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r w:rsidR="007A6437" w:rsidRPr="00E55D31" w:rsidTr="00274C23">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87031B">
            <w:pPr>
              <w:rPr>
                <w:rFonts w:ascii="Arial" w:hAnsi="Arial" w:cs="Arial"/>
              </w:rPr>
            </w:pPr>
            <w:proofErr w:type="spellStart"/>
            <w:r w:rsidRPr="001554B0">
              <w:rPr>
                <w:rFonts w:ascii="Arial" w:hAnsi="Arial" w:cs="Arial"/>
              </w:rPr>
              <w:t>mibspiSetData</w:t>
            </w:r>
            <w:proofErr w:type="spellEnd"/>
            <w:r>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r w:rsidR="007A6437" w:rsidRPr="00E55D31" w:rsidTr="00274C23">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87031B">
            <w:pPr>
              <w:rPr>
                <w:rFonts w:ascii="Arial" w:hAnsi="Arial" w:cs="Arial"/>
              </w:rPr>
            </w:pPr>
            <w:proofErr w:type="spellStart"/>
            <w:r w:rsidRPr="00E55D31">
              <w:rPr>
                <w:rFonts w:ascii="Arial" w:hAnsi="Arial" w:cs="Arial"/>
              </w:rPr>
              <w:t>mibspiSetCtrlData</w:t>
            </w:r>
            <w:proofErr w:type="spellEnd"/>
            <w:r w:rsidRPr="00E55D31">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r w:rsidR="007A6437" w:rsidRPr="00E55D31" w:rsidTr="00274C23">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pPr>
              <w:rPr>
                <w:rFonts w:ascii="Arial" w:hAnsi="Arial" w:cs="Arial"/>
              </w:rPr>
            </w:pPr>
            <w:proofErr w:type="spellStart"/>
            <w:r w:rsidRPr="001554B0">
              <w:rPr>
                <w:rFonts w:ascii="Arial" w:hAnsi="Arial" w:cs="Arial"/>
              </w:rPr>
              <w:t>mibspi</w:t>
            </w:r>
            <w:r>
              <w:rPr>
                <w:rFonts w:ascii="Arial" w:hAnsi="Arial" w:cs="Arial"/>
              </w:rPr>
              <w:t>G</w:t>
            </w:r>
            <w:r w:rsidRPr="001554B0">
              <w:rPr>
                <w:rFonts w:ascii="Arial" w:hAnsi="Arial" w:cs="Arial"/>
              </w:rPr>
              <w:t>etData</w:t>
            </w:r>
            <w:proofErr w:type="spellEnd"/>
            <w:r>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r w:rsidR="007A6437" w:rsidRPr="00E55D31" w:rsidTr="00274C23">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87031B">
            <w:pPr>
              <w:rPr>
                <w:rFonts w:ascii="Arial" w:hAnsi="Arial" w:cs="Arial"/>
              </w:rPr>
            </w:pPr>
            <w:proofErr w:type="spellStart"/>
            <w:r w:rsidRPr="00E55D31">
              <w:rPr>
                <w:rFonts w:ascii="Arial" w:hAnsi="Arial" w:cs="Arial"/>
              </w:rPr>
              <w:t>mibspiTransfer</w:t>
            </w:r>
            <w:proofErr w:type="spellEnd"/>
            <w:r w:rsidRPr="00E55D31">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55D31" w:rsidRDefault="007A6437" w:rsidP="00274C23">
            <w:pPr>
              <w:spacing w:before="60"/>
              <w:rPr>
                <w:rFonts w:ascii="Arial" w:hAnsi="Arial" w:cs="Arial"/>
                <w:sz w:val="16"/>
              </w:rPr>
            </w:pPr>
            <w:r w:rsidRPr="00A07B7B">
              <w:rPr>
                <w:rFonts w:ascii="Arial" w:hAnsi="Arial" w:cs="Arial"/>
                <w:sz w:val="16"/>
              </w:rPr>
              <w:t>SPINXT_START_SEC_CODE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7A6437" w:rsidTr="00BF364D">
        <w:tc>
          <w:tcPr>
            <w:tcW w:w="4464" w:type="dxa"/>
            <w:tcBorders>
              <w:top w:val="single" w:sz="6" w:space="0" w:color="auto"/>
              <w:left w:val="single" w:sz="6" w:space="0" w:color="auto"/>
              <w:bottom w:val="single" w:sz="6" w:space="0" w:color="auto"/>
              <w:right w:val="single" w:sz="6" w:space="0" w:color="auto"/>
            </w:tcBorders>
          </w:tcPr>
          <w:p w:rsidR="007A6437" w:rsidRDefault="007A6437">
            <w:pPr>
              <w:spacing w:before="60"/>
              <w:rPr>
                <w:rFonts w:ascii="Arial" w:hAnsi="Arial" w:cs="Arial"/>
                <w:sz w:val="16"/>
              </w:rPr>
            </w:pPr>
            <w:r w:rsidRPr="001554B0">
              <w:rPr>
                <w:rFonts w:ascii="Arial" w:hAnsi="Arial" w:cs="Arial"/>
              </w:rPr>
              <w:t>mibspiSetData</w:t>
            </w:r>
            <w:r>
              <w:rPr>
                <w:rFonts w:ascii="Arial" w:hAnsi="Arial" w:cs="Arial"/>
              </w:rPr>
              <w:t>8()</w:t>
            </w:r>
          </w:p>
        </w:tc>
        <w:tc>
          <w:tcPr>
            <w:tcW w:w="4464" w:type="dxa"/>
            <w:tcBorders>
              <w:top w:val="single" w:sz="6" w:space="0" w:color="auto"/>
              <w:left w:val="single" w:sz="6" w:space="0" w:color="auto"/>
              <w:bottom w:val="single" w:sz="6" w:space="0" w:color="auto"/>
              <w:right w:val="single" w:sz="6" w:space="0" w:color="auto"/>
            </w:tcBorders>
          </w:tcPr>
          <w:p w:rsidR="007A6437" w:rsidRDefault="007A6437">
            <w:pPr>
              <w:spacing w:before="60"/>
              <w:rPr>
                <w:rFonts w:ascii="Arial" w:hAnsi="Arial" w:cs="Arial"/>
                <w:sz w:val="16"/>
              </w:rPr>
            </w:pPr>
            <w:r w:rsidRPr="00476847">
              <w:rPr>
                <w:rFonts w:ascii="Arial" w:hAnsi="Arial" w:cs="Arial"/>
                <w:sz w:val="16"/>
              </w:rPr>
              <w:t>SPINXT_START_SEC_CODE</w:t>
            </w:r>
          </w:p>
        </w:tc>
      </w:tr>
      <w:tr w:rsidR="007A6437" w:rsidTr="00BF364D">
        <w:tc>
          <w:tcPr>
            <w:tcW w:w="4464" w:type="dxa"/>
            <w:tcBorders>
              <w:top w:val="single" w:sz="6" w:space="0" w:color="auto"/>
              <w:left w:val="single" w:sz="6" w:space="0" w:color="auto"/>
              <w:bottom w:val="single" w:sz="6" w:space="0" w:color="auto"/>
              <w:right w:val="single" w:sz="6" w:space="0" w:color="auto"/>
            </w:tcBorders>
          </w:tcPr>
          <w:p w:rsidR="007A6437" w:rsidRPr="001554B0" w:rsidRDefault="007A6437">
            <w:pPr>
              <w:spacing w:before="60"/>
              <w:rPr>
                <w:rFonts w:ascii="Arial" w:hAnsi="Arial" w:cs="Arial"/>
              </w:rPr>
            </w:pPr>
            <w:r w:rsidRPr="001554B0">
              <w:rPr>
                <w:rFonts w:ascii="Arial" w:hAnsi="Arial" w:cs="Arial"/>
              </w:rPr>
              <w:t>mibspi</w:t>
            </w:r>
            <w:r>
              <w:rPr>
                <w:rFonts w:ascii="Arial" w:hAnsi="Arial" w:cs="Arial"/>
              </w:rPr>
              <w:t>G</w:t>
            </w:r>
            <w:r w:rsidRPr="001554B0">
              <w:rPr>
                <w:rFonts w:ascii="Arial" w:hAnsi="Arial" w:cs="Arial"/>
              </w:rPr>
              <w:t>etData</w:t>
            </w:r>
            <w:r>
              <w:rPr>
                <w:rFonts w:ascii="Arial" w:hAnsi="Arial" w:cs="Arial"/>
              </w:rPr>
              <w:t>8()</w:t>
            </w:r>
          </w:p>
        </w:tc>
        <w:tc>
          <w:tcPr>
            <w:tcW w:w="4464" w:type="dxa"/>
            <w:tcBorders>
              <w:top w:val="single" w:sz="6" w:space="0" w:color="auto"/>
              <w:left w:val="single" w:sz="6" w:space="0" w:color="auto"/>
              <w:bottom w:val="single" w:sz="6" w:space="0" w:color="auto"/>
              <w:right w:val="single" w:sz="6" w:space="0" w:color="auto"/>
            </w:tcBorders>
          </w:tcPr>
          <w:p w:rsidR="007A6437" w:rsidRPr="00EE5E0C" w:rsidRDefault="007A6437">
            <w:pPr>
              <w:spacing w:before="60"/>
              <w:rPr>
                <w:rFonts w:ascii="Arial" w:hAnsi="Arial" w:cs="Arial"/>
                <w:sz w:val="16"/>
              </w:rPr>
            </w:pPr>
            <w:r w:rsidRPr="00476847">
              <w:rPr>
                <w:rFonts w:ascii="Arial" w:hAnsi="Arial" w:cs="Arial"/>
                <w:sz w:val="16"/>
              </w:rPr>
              <w:t>SPINXT_START_SEC_CODE</w:t>
            </w:r>
          </w:p>
        </w:tc>
      </w:tr>
      <w:tr w:rsidR="007A6437" w:rsidTr="00BF364D">
        <w:tc>
          <w:tcPr>
            <w:tcW w:w="4464" w:type="dxa"/>
            <w:tcBorders>
              <w:top w:val="single" w:sz="6" w:space="0" w:color="auto"/>
              <w:left w:val="single" w:sz="6" w:space="0" w:color="auto"/>
              <w:bottom w:val="single" w:sz="6" w:space="0" w:color="auto"/>
              <w:right w:val="single" w:sz="6" w:space="0" w:color="auto"/>
            </w:tcBorders>
          </w:tcPr>
          <w:p w:rsidR="007A6437" w:rsidRPr="001554B0" w:rsidRDefault="007A6437" w:rsidP="001554B0">
            <w:pPr>
              <w:spacing w:before="60"/>
              <w:rPr>
                <w:rFonts w:ascii="Arial" w:hAnsi="Arial" w:cs="Arial"/>
              </w:rPr>
            </w:pPr>
            <w:proofErr w:type="spellStart"/>
            <w:r w:rsidRPr="001554B0">
              <w:rPr>
                <w:rFonts w:ascii="Arial" w:hAnsi="Arial" w:cs="Arial"/>
              </w:rPr>
              <w:t>mibspiEnableGroupNotification</w:t>
            </w:r>
            <w:proofErr w:type="spellEnd"/>
            <w:r>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E5E0C" w:rsidRDefault="007A6437">
            <w:pPr>
              <w:spacing w:before="60"/>
              <w:rPr>
                <w:rFonts w:ascii="Arial" w:hAnsi="Arial" w:cs="Arial"/>
                <w:sz w:val="16"/>
              </w:rPr>
            </w:pPr>
            <w:r w:rsidRPr="00476847">
              <w:rPr>
                <w:rFonts w:ascii="Arial" w:hAnsi="Arial" w:cs="Arial"/>
                <w:sz w:val="16"/>
              </w:rPr>
              <w:t>SPINXT_START_SEC_CODE</w:t>
            </w:r>
          </w:p>
        </w:tc>
      </w:tr>
      <w:tr w:rsidR="007A6437" w:rsidTr="00BF364D">
        <w:tc>
          <w:tcPr>
            <w:tcW w:w="4464" w:type="dxa"/>
            <w:tcBorders>
              <w:top w:val="single" w:sz="6" w:space="0" w:color="auto"/>
              <w:left w:val="single" w:sz="6" w:space="0" w:color="auto"/>
              <w:bottom w:val="single" w:sz="6" w:space="0" w:color="auto"/>
              <w:right w:val="single" w:sz="6" w:space="0" w:color="auto"/>
            </w:tcBorders>
          </w:tcPr>
          <w:p w:rsidR="007A6437" w:rsidRPr="001554B0" w:rsidRDefault="007A6437" w:rsidP="001554B0">
            <w:pPr>
              <w:spacing w:before="60"/>
              <w:rPr>
                <w:rFonts w:ascii="Arial" w:hAnsi="Arial" w:cs="Arial"/>
              </w:rPr>
            </w:pPr>
            <w:proofErr w:type="spellStart"/>
            <w:r w:rsidRPr="001554B0">
              <w:rPr>
                <w:rFonts w:ascii="Arial" w:hAnsi="Arial" w:cs="Arial"/>
              </w:rPr>
              <w:t>mibspiNotification</w:t>
            </w:r>
            <w:proofErr w:type="spellEnd"/>
            <w:r>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E5E0C" w:rsidRDefault="007A6437">
            <w:pPr>
              <w:spacing w:before="60"/>
              <w:rPr>
                <w:rFonts w:ascii="Arial" w:hAnsi="Arial" w:cs="Arial"/>
                <w:sz w:val="16"/>
              </w:rPr>
            </w:pPr>
            <w:r w:rsidRPr="00476847">
              <w:rPr>
                <w:rFonts w:ascii="Arial" w:hAnsi="Arial" w:cs="Arial"/>
                <w:sz w:val="16"/>
              </w:rPr>
              <w:t>SPINXT_START_SEC_CODE</w:t>
            </w:r>
          </w:p>
        </w:tc>
      </w:tr>
      <w:tr w:rsidR="007A6437" w:rsidTr="00BF364D">
        <w:tc>
          <w:tcPr>
            <w:tcW w:w="4464" w:type="dxa"/>
            <w:tcBorders>
              <w:top w:val="single" w:sz="6" w:space="0" w:color="auto"/>
              <w:left w:val="single" w:sz="6" w:space="0" w:color="auto"/>
              <w:bottom w:val="single" w:sz="6" w:space="0" w:color="auto"/>
              <w:right w:val="single" w:sz="6" w:space="0" w:color="auto"/>
            </w:tcBorders>
          </w:tcPr>
          <w:p w:rsidR="007A6437" w:rsidRPr="001554B0" w:rsidRDefault="007A6437" w:rsidP="001554B0">
            <w:pPr>
              <w:spacing w:before="60"/>
              <w:rPr>
                <w:rFonts w:ascii="Arial" w:hAnsi="Arial" w:cs="Arial"/>
              </w:rPr>
            </w:pPr>
            <w:proofErr w:type="spellStart"/>
            <w:r w:rsidRPr="001554B0">
              <w:rPr>
                <w:rFonts w:ascii="Arial" w:hAnsi="Arial" w:cs="Arial"/>
              </w:rPr>
              <w:t>mibspiGroupNotification</w:t>
            </w:r>
            <w:proofErr w:type="spellEnd"/>
            <w:r>
              <w:rPr>
                <w:rFonts w:ascii="Arial" w:hAnsi="Arial" w:cs="Arial"/>
              </w:rPr>
              <w:t>()</w:t>
            </w:r>
          </w:p>
        </w:tc>
        <w:tc>
          <w:tcPr>
            <w:tcW w:w="4464" w:type="dxa"/>
            <w:tcBorders>
              <w:top w:val="single" w:sz="6" w:space="0" w:color="auto"/>
              <w:left w:val="single" w:sz="6" w:space="0" w:color="auto"/>
              <w:bottom w:val="single" w:sz="6" w:space="0" w:color="auto"/>
              <w:right w:val="single" w:sz="6" w:space="0" w:color="auto"/>
            </w:tcBorders>
          </w:tcPr>
          <w:p w:rsidR="007A6437" w:rsidRPr="00EE5E0C" w:rsidRDefault="007A6437">
            <w:pPr>
              <w:spacing w:before="60"/>
              <w:rPr>
                <w:rFonts w:ascii="Arial" w:hAnsi="Arial" w:cs="Arial"/>
                <w:sz w:val="16"/>
              </w:rPr>
            </w:pPr>
            <w:r w:rsidRPr="00476847">
              <w:rPr>
                <w:rFonts w:ascii="Arial" w:hAnsi="Arial" w:cs="Arial"/>
                <w:sz w:val="16"/>
              </w:rPr>
              <w:t>SPINXT_START_SEC_CODE</w:t>
            </w:r>
          </w:p>
        </w:tc>
      </w:tr>
    </w:tbl>
    <w:p w:rsidR="004A781C" w:rsidRDefault="004A781C">
      <w:pPr>
        <w:pStyle w:val="Heading1"/>
        <w:numPr>
          <w:ilvl w:val="0"/>
          <w:numId w:val="0"/>
        </w:numPr>
      </w:pPr>
    </w:p>
    <w:p w:rsidR="004A781C" w:rsidRDefault="004A781C">
      <w:pPr>
        <w:pStyle w:val="Heading1"/>
      </w:pPr>
      <w:r>
        <w:br w:type="page"/>
      </w:r>
      <w:bookmarkStart w:id="307" w:name="_Ref363205101"/>
      <w:r>
        <w:lastRenderedPageBreak/>
        <w:t xml:space="preserve">Known Issues / Limitations </w:t>
      </w:r>
      <w:proofErr w:type="gramStart"/>
      <w:r>
        <w:t>With</w:t>
      </w:r>
      <w:proofErr w:type="gramEnd"/>
      <w:r>
        <w:t xml:space="preserve"> Design</w:t>
      </w:r>
      <w:bookmarkEnd w:id="307"/>
    </w:p>
    <w:p w:rsidR="004A781C" w:rsidRDefault="00D95E7D">
      <w:pPr>
        <w:numPr>
          <w:ilvl w:val="0"/>
          <w:numId w:val="6"/>
        </w:numPr>
      </w:pPr>
      <w:r>
        <w:t xml:space="preserve">Driver has several functions </w:t>
      </w:r>
      <w:r w:rsidR="00CD7A52">
        <w:t xml:space="preserve">and all initializations </w:t>
      </w:r>
      <w:r>
        <w:t xml:space="preserve">hardcoded for what is needed by the Turns </w:t>
      </w:r>
      <w:proofErr w:type="gramStart"/>
      <w:r>
        <w:t>Counter ,</w:t>
      </w:r>
      <w:proofErr w:type="gramEnd"/>
      <w:r>
        <w:t xml:space="preserve"> the Turns Counter </w:t>
      </w:r>
      <w:proofErr w:type="spellStart"/>
      <w:r>
        <w:t>Reflash</w:t>
      </w:r>
      <w:proofErr w:type="spellEnd"/>
      <w:r>
        <w:t>, or the Digital MSB.  Future modifications of the SPI interface of those components will probably require changes to this driver.</w:t>
      </w:r>
      <w:r w:rsidR="00814AD5">
        <w:t xml:space="preserve">  New uses of the SPI driver </w:t>
      </w:r>
      <w:r w:rsidR="00CD7A52">
        <w:t>would</w:t>
      </w:r>
      <w:r w:rsidR="00814AD5">
        <w:t xml:space="preserve"> also require driver changes.</w:t>
      </w:r>
      <w:r w:rsidR="00CD7A52">
        <w:t xml:space="preserve">  Currently the only configurability is through the configuration parameter </w:t>
      </w:r>
      <w:proofErr w:type="spellStart"/>
      <w:r w:rsidR="00CD7A52">
        <w:t>SpiNxt</w:t>
      </w:r>
      <w:proofErr w:type="spellEnd"/>
      <w:r w:rsidR="00CD7A52">
        <w:t>/</w:t>
      </w:r>
      <w:proofErr w:type="spellStart"/>
      <w:r w:rsidR="00CD7A52">
        <w:t>SpiNxtGeneral</w:t>
      </w:r>
      <w:proofErr w:type="spellEnd"/>
      <w:r w:rsidR="00CD7A52">
        <w:t>/</w:t>
      </w:r>
      <w:proofErr w:type="spellStart"/>
      <w:r w:rsidR="00CD7A52">
        <w:t>SpiNxtUseWith</w:t>
      </w:r>
      <w:proofErr w:type="spellEnd"/>
      <w:r w:rsidR="00CD7A52">
        <w:t xml:space="preserve"> which selects either Turns Counter or Digital MSB functionality.</w:t>
      </w:r>
    </w:p>
    <w:p w:rsidR="00814AD5" w:rsidRDefault="00814AD5">
      <w:pPr>
        <w:numPr>
          <w:ilvl w:val="0"/>
          <w:numId w:val="6"/>
        </w:numPr>
      </w:pPr>
      <w:r>
        <w:t xml:space="preserve">The </w:t>
      </w:r>
      <w:proofErr w:type="spellStart"/>
      <w:r>
        <w:t>Autosar</w:t>
      </w:r>
      <w:proofErr w:type="spellEnd"/>
      <w:r>
        <w:t xml:space="preserve"> API was not implemented for use by the Digital MSB for the following reasons</w:t>
      </w:r>
      <w:proofErr w:type="gramStart"/>
      <w:r>
        <w:t>:</w:t>
      </w:r>
      <w:proofErr w:type="gramEnd"/>
      <w:r>
        <w:br/>
      </w:r>
      <w:r w:rsidR="00102680">
        <w:t xml:space="preserve">a) The digital MSB triggers SPI transfers external to the SPI driver, through the NHET as set up in the </w:t>
      </w:r>
      <w:proofErr w:type="spellStart"/>
      <w:r w:rsidR="00102680">
        <w:t>ePWM</w:t>
      </w:r>
      <w:proofErr w:type="spellEnd"/>
      <w:r w:rsidR="00102680">
        <w:t xml:space="preserve"> component.  This means the </w:t>
      </w:r>
      <w:proofErr w:type="spellStart"/>
      <w:r w:rsidR="00102680">
        <w:t>SpiNxt_AsyncTransmit</w:t>
      </w:r>
      <w:proofErr w:type="spellEnd"/>
      <w:r w:rsidR="00102680">
        <w:t xml:space="preserve"> () function (if implemented for use by digital MSB) could not follow the </w:t>
      </w:r>
      <w:proofErr w:type="spellStart"/>
      <w:r w:rsidR="00102680">
        <w:t>Autosar</w:t>
      </w:r>
      <w:proofErr w:type="spellEnd"/>
      <w:r w:rsidR="00102680">
        <w:t xml:space="preserve"> requirement to initiate the transfer and set the driver/handler status accordingly.</w:t>
      </w:r>
      <w:r w:rsidR="00102680">
        <w:br/>
        <w:t xml:space="preserve">b) The digital MSB transfers require chip select to be released after each word transferred.  This means the four words would have to be defined as four channels/four jobs.  Each channel requires its own buffer (internal or external). Because the SPI data reads and writes occur in the motor control ISR, they need to be very efficient and cannot afford the overhead of four calls to </w:t>
      </w:r>
      <w:proofErr w:type="spellStart"/>
      <w:r w:rsidR="00102680">
        <w:t>SpiNxt_</w:t>
      </w:r>
      <w:proofErr w:type="gramStart"/>
      <w:r w:rsidR="00102680">
        <w:t>SetupEB</w:t>
      </w:r>
      <w:proofErr w:type="spellEnd"/>
      <w:r w:rsidR="00102680">
        <w:t>(</w:t>
      </w:r>
      <w:proofErr w:type="gramEnd"/>
      <w:r w:rsidR="00102680">
        <w:t xml:space="preserve">) that would be needed to implement the double buffering being done on the read data.  Use of a possible </w:t>
      </w:r>
      <w:proofErr w:type="spellStart"/>
      <w:r w:rsidR="00102680">
        <w:t>SpiNxt_</w:t>
      </w:r>
      <w:proofErr w:type="gramStart"/>
      <w:r w:rsidR="00102680">
        <w:t>ReadIB</w:t>
      </w:r>
      <w:proofErr w:type="spellEnd"/>
      <w:r w:rsidR="00102680">
        <w:t>(</w:t>
      </w:r>
      <w:proofErr w:type="gramEnd"/>
      <w:r w:rsidR="00102680">
        <w:t>) would have this same issue even without the double buffering.</w:t>
      </w:r>
    </w:p>
    <w:p w:rsidR="00A248A5" w:rsidRDefault="00A248A5">
      <w:pPr>
        <w:numPr>
          <w:ilvl w:val="0"/>
          <w:numId w:val="6"/>
        </w:numPr>
      </w:pPr>
      <w:r>
        <w:t xml:space="preserve">Several of the initialization constants (delay fields in the </w:t>
      </w:r>
      <w:r w:rsidR="00EA794F">
        <w:t xml:space="preserve">delay registers and </w:t>
      </w:r>
      <w:r>
        <w:t xml:space="preserve">data format registers, and the </w:t>
      </w:r>
      <w:proofErr w:type="spellStart"/>
      <w:r>
        <w:t>baudrate</w:t>
      </w:r>
      <w:proofErr w:type="spellEnd"/>
      <w:r>
        <w:t xml:space="preserve"> </w:t>
      </w:r>
      <w:proofErr w:type="spellStart"/>
      <w:r>
        <w:t>prescale</w:t>
      </w:r>
      <w:proofErr w:type="spellEnd"/>
      <w:r>
        <w:t xml:space="preserve"> field in </w:t>
      </w:r>
      <w:r w:rsidR="00EA794F">
        <w:t xml:space="preserve">the data format </w:t>
      </w:r>
      <w:r>
        <w:t xml:space="preserve">registers) have values that depend on the VCLK frequency.  These are currently hardcoded for 80 MHz VCLK for Digital MSB, and have values that will work for both 75MHz and 80MHz VCLK for Turns Counter / Turns Counter </w:t>
      </w:r>
      <w:proofErr w:type="spellStart"/>
      <w:r>
        <w:t>Reflash</w:t>
      </w:r>
      <w:proofErr w:type="spellEnd"/>
      <w:r>
        <w:t xml:space="preserve"> (see spreadsheet attached to Turns Counter </w:t>
      </w:r>
      <w:proofErr w:type="spellStart"/>
      <w:r>
        <w:t>Reflash</w:t>
      </w:r>
      <w:proofErr w:type="spellEnd"/>
      <w:r>
        <w:t xml:space="preserve"> FDD).  A future improvement would be to calculate these values based on a VCLK configuration parameter.</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E70F1A">
            <w:pPr>
              <w:spacing w:before="60"/>
              <w:rPr>
                <w:rFonts w:ascii="Arial" w:hAnsi="Arial" w:cs="Arial"/>
                <w:sz w:val="16"/>
              </w:rPr>
            </w:pPr>
            <w:r>
              <w:rPr>
                <w:rFonts w:ascii="Arial" w:hAnsi="Arial" w:cs="Arial"/>
                <w:sz w:val="16"/>
              </w:rPr>
              <w:t>1</w:t>
            </w:r>
          </w:p>
        </w:tc>
        <w:tc>
          <w:tcPr>
            <w:tcW w:w="6210" w:type="dxa"/>
          </w:tcPr>
          <w:p w:rsidR="004A781C" w:rsidRDefault="00E70F1A">
            <w:pPr>
              <w:spacing w:before="60"/>
              <w:rPr>
                <w:rFonts w:ascii="Arial" w:hAnsi="Arial" w:cs="Arial"/>
                <w:sz w:val="16"/>
              </w:rPr>
            </w:pPr>
            <w:r>
              <w:rPr>
                <w:rFonts w:ascii="Arial" w:hAnsi="Arial" w:cs="Arial"/>
                <w:sz w:val="16"/>
              </w:rPr>
              <w:t xml:space="preserve">Initial </w:t>
            </w:r>
            <w:proofErr w:type="spellStart"/>
            <w:r>
              <w:rPr>
                <w:rFonts w:ascii="Arial" w:hAnsi="Arial" w:cs="Arial"/>
                <w:sz w:val="16"/>
              </w:rPr>
              <w:t>versiond</w:t>
            </w:r>
            <w:proofErr w:type="spellEnd"/>
          </w:p>
        </w:tc>
        <w:tc>
          <w:tcPr>
            <w:tcW w:w="1080" w:type="dxa"/>
          </w:tcPr>
          <w:p w:rsidR="004A781C" w:rsidRDefault="004A781C">
            <w:pPr>
              <w:spacing w:before="60"/>
              <w:rPr>
                <w:rFonts w:ascii="Arial" w:hAnsi="Arial" w:cs="Arial"/>
                <w:sz w:val="16"/>
              </w:rPr>
            </w:pPr>
          </w:p>
        </w:tc>
        <w:tc>
          <w:tcPr>
            <w:tcW w:w="1105" w:type="dxa"/>
          </w:tcPr>
          <w:p w:rsidR="004A781C" w:rsidRDefault="00E70F1A">
            <w:pPr>
              <w:spacing w:before="60"/>
              <w:rPr>
                <w:rFonts w:ascii="Arial" w:hAnsi="Arial" w:cs="Arial"/>
                <w:sz w:val="16"/>
              </w:rPr>
            </w:pPr>
            <w:r>
              <w:rPr>
                <w:rFonts w:ascii="Arial" w:hAnsi="Arial" w:cs="Arial"/>
                <w:sz w:val="16"/>
              </w:rPr>
              <w:t>JJW</w:t>
            </w:r>
          </w:p>
        </w:tc>
      </w:tr>
      <w:tr w:rsidR="00E70F1A">
        <w:tc>
          <w:tcPr>
            <w:tcW w:w="616" w:type="dxa"/>
          </w:tcPr>
          <w:p w:rsidR="00E70F1A" w:rsidRDefault="00E70F1A">
            <w:pPr>
              <w:spacing w:before="60"/>
              <w:rPr>
                <w:rFonts w:ascii="Arial" w:hAnsi="Arial" w:cs="Arial"/>
                <w:sz w:val="16"/>
              </w:rPr>
            </w:pPr>
            <w:r>
              <w:rPr>
                <w:rFonts w:ascii="Arial" w:hAnsi="Arial" w:cs="Arial"/>
                <w:sz w:val="16"/>
              </w:rPr>
              <w:t>2</w:t>
            </w:r>
          </w:p>
        </w:tc>
        <w:tc>
          <w:tcPr>
            <w:tcW w:w="662" w:type="dxa"/>
          </w:tcPr>
          <w:p w:rsidR="00E70F1A" w:rsidRDefault="00E70F1A">
            <w:pPr>
              <w:spacing w:before="60"/>
              <w:rPr>
                <w:rFonts w:ascii="Arial" w:hAnsi="Arial" w:cs="Arial"/>
                <w:sz w:val="16"/>
              </w:rPr>
            </w:pPr>
            <w:r>
              <w:rPr>
                <w:rFonts w:ascii="Arial" w:hAnsi="Arial" w:cs="Arial"/>
                <w:sz w:val="16"/>
              </w:rPr>
              <w:t>2</w:t>
            </w:r>
          </w:p>
        </w:tc>
        <w:tc>
          <w:tcPr>
            <w:tcW w:w="6210" w:type="dxa"/>
          </w:tcPr>
          <w:p w:rsidR="00E70F1A" w:rsidRDefault="00E70F1A" w:rsidP="00E70F1A">
            <w:pPr>
              <w:spacing w:before="60"/>
              <w:rPr>
                <w:rFonts w:ascii="Arial" w:hAnsi="Arial" w:cs="Arial"/>
                <w:sz w:val="16"/>
              </w:rPr>
            </w:pPr>
            <w:proofErr w:type="spellStart"/>
            <w:r w:rsidRPr="00E70F1A">
              <w:rPr>
                <w:rFonts w:ascii="Arial" w:hAnsi="Arial" w:cs="Arial"/>
                <w:sz w:val="16"/>
              </w:rPr>
              <w:t>AsyncTransmit</w:t>
            </w:r>
            <w:proofErr w:type="spellEnd"/>
            <w:r w:rsidRPr="00E70F1A">
              <w:rPr>
                <w:rFonts w:ascii="Arial" w:hAnsi="Arial" w:cs="Arial"/>
                <w:sz w:val="16"/>
              </w:rPr>
              <w:t xml:space="preserve"> design improvement using exclusive areas and message transmit state check to ensure proper management</w:t>
            </w:r>
            <w:r>
              <w:rPr>
                <w:rFonts w:ascii="Arial" w:hAnsi="Arial" w:cs="Arial"/>
                <w:sz w:val="16"/>
              </w:rPr>
              <w:t xml:space="preserve"> </w:t>
            </w:r>
            <w:r w:rsidRPr="00E70F1A">
              <w:rPr>
                <w:rFonts w:ascii="Arial" w:hAnsi="Arial" w:cs="Arial"/>
                <w:sz w:val="16"/>
              </w:rPr>
              <w:t>of data transmission.</w:t>
            </w:r>
          </w:p>
          <w:p w:rsidR="00AD5F1C" w:rsidRDefault="00AD5F1C" w:rsidP="00E70F1A">
            <w:pPr>
              <w:spacing w:before="60"/>
              <w:rPr>
                <w:rFonts w:ascii="Arial" w:hAnsi="Arial" w:cs="Arial"/>
                <w:sz w:val="16"/>
              </w:rPr>
            </w:pPr>
            <w:r>
              <w:rPr>
                <w:rFonts w:ascii="Arial" w:hAnsi="Arial" w:cs="Arial"/>
                <w:sz w:val="16"/>
              </w:rPr>
              <w:t xml:space="preserve">Added setting DIO CS channels to inactive during </w:t>
            </w:r>
            <w:proofErr w:type="spellStart"/>
            <w:r>
              <w:rPr>
                <w:rFonts w:ascii="Arial" w:hAnsi="Arial" w:cs="Arial"/>
                <w:sz w:val="16"/>
              </w:rPr>
              <w:t>init</w:t>
            </w:r>
            <w:proofErr w:type="spellEnd"/>
          </w:p>
          <w:p w:rsidR="00176567" w:rsidRDefault="00176567" w:rsidP="00E70F1A">
            <w:pPr>
              <w:spacing w:before="60"/>
              <w:rPr>
                <w:rFonts w:ascii="Arial" w:hAnsi="Arial" w:cs="Arial"/>
                <w:sz w:val="16"/>
              </w:rPr>
            </w:pPr>
            <w:r>
              <w:rPr>
                <w:rFonts w:ascii="Arial" w:hAnsi="Arial" w:cs="Arial"/>
                <w:sz w:val="16"/>
              </w:rPr>
              <w:t xml:space="preserve">Added </w:t>
            </w:r>
            <w:proofErr w:type="spellStart"/>
            <w:r>
              <w:rPr>
                <w:rFonts w:ascii="Arial" w:hAnsi="Arial" w:cs="Arial"/>
                <w:sz w:val="16"/>
              </w:rPr>
              <w:t>mibspi</w:t>
            </w:r>
            <w:proofErr w:type="spellEnd"/>
            <w:r>
              <w:rPr>
                <w:rFonts w:ascii="Arial" w:hAnsi="Arial" w:cs="Arial"/>
                <w:sz w:val="16"/>
              </w:rPr>
              <w:t xml:space="preserve"> unit check around Error notification processing</w:t>
            </w:r>
          </w:p>
        </w:tc>
        <w:tc>
          <w:tcPr>
            <w:tcW w:w="1080" w:type="dxa"/>
          </w:tcPr>
          <w:p w:rsidR="00E70F1A" w:rsidRDefault="00E70F1A">
            <w:pPr>
              <w:spacing w:before="60"/>
              <w:rPr>
                <w:rFonts w:ascii="Arial" w:hAnsi="Arial" w:cs="Arial"/>
                <w:sz w:val="16"/>
              </w:rPr>
            </w:pPr>
            <w:r>
              <w:rPr>
                <w:rFonts w:ascii="Arial" w:hAnsi="Arial" w:cs="Arial"/>
                <w:sz w:val="16"/>
              </w:rPr>
              <w:t>15-Mar-12</w:t>
            </w:r>
          </w:p>
        </w:tc>
        <w:tc>
          <w:tcPr>
            <w:tcW w:w="1105" w:type="dxa"/>
          </w:tcPr>
          <w:p w:rsidR="00E70F1A" w:rsidRDefault="00E70F1A">
            <w:pPr>
              <w:spacing w:before="60"/>
              <w:rPr>
                <w:rFonts w:ascii="Arial" w:hAnsi="Arial" w:cs="Arial"/>
                <w:sz w:val="16"/>
              </w:rPr>
            </w:pPr>
            <w:r>
              <w:rPr>
                <w:rFonts w:ascii="Arial" w:hAnsi="Arial" w:cs="Arial"/>
                <w:sz w:val="16"/>
              </w:rPr>
              <w:t>JJW</w:t>
            </w:r>
          </w:p>
        </w:tc>
      </w:tr>
      <w:tr w:rsidR="00825EC8">
        <w:tc>
          <w:tcPr>
            <w:tcW w:w="616" w:type="dxa"/>
          </w:tcPr>
          <w:p w:rsidR="00825EC8" w:rsidRDefault="00825EC8">
            <w:pPr>
              <w:spacing w:before="60"/>
              <w:rPr>
                <w:rFonts w:ascii="Arial" w:hAnsi="Arial" w:cs="Arial"/>
                <w:sz w:val="16"/>
              </w:rPr>
            </w:pPr>
            <w:r>
              <w:rPr>
                <w:rFonts w:ascii="Arial" w:hAnsi="Arial" w:cs="Arial"/>
                <w:sz w:val="16"/>
              </w:rPr>
              <w:t>3</w:t>
            </w:r>
          </w:p>
        </w:tc>
        <w:tc>
          <w:tcPr>
            <w:tcW w:w="662" w:type="dxa"/>
          </w:tcPr>
          <w:p w:rsidR="00825EC8" w:rsidRDefault="00825EC8">
            <w:pPr>
              <w:spacing w:before="60"/>
              <w:rPr>
                <w:rFonts w:ascii="Arial" w:hAnsi="Arial" w:cs="Arial"/>
                <w:sz w:val="16"/>
              </w:rPr>
            </w:pPr>
            <w:r>
              <w:rPr>
                <w:rFonts w:ascii="Arial" w:hAnsi="Arial" w:cs="Arial"/>
                <w:sz w:val="16"/>
              </w:rPr>
              <w:t>3</w:t>
            </w:r>
          </w:p>
        </w:tc>
        <w:tc>
          <w:tcPr>
            <w:tcW w:w="6210" w:type="dxa"/>
          </w:tcPr>
          <w:p w:rsidR="00825EC8" w:rsidRPr="00E70F1A" w:rsidRDefault="00825EC8" w:rsidP="00E70F1A">
            <w:pPr>
              <w:spacing w:before="60"/>
              <w:rPr>
                <w:rFonts w:ascii="Arial" w:hAnsi="Arial" w:cs="Arial"/>
                <w:sz w:val="16"/>
              </w:rPr>
            </w:pPr>
            <w:r>
              <w:rPr>
                <w:rFonts w:ascii="Arial" w:hAnsi="Arial" w:cs="Arial"/>
                <w:sz w:val="16"/>
              </w:rPr>
              <w:t>Added Notification function hook for end of sequence notification</w:t>
            </w:r>
          </w:p>
        </w:tc>
        <w:tc>
          <w:tcPr>
            <w:tcW w:w="1080" w:type="dxa"/>
          </w:tcPr>
          <w:p w:rsidR="00825EC8" w:rsidRDefault="00825EC8">
            <w:pPr>
              <w:spacing w:before="60"/>
              <w:rPr>
                <w:rFonts w:ascii="Arial" w:hAnsi="Arial" w:cs="Arial"/>
                <w:sz w:val="16"/>
              </w:rPr>
            </w:pPr>
            <w:r>
              <w:rPr>
                <w:rFonts w:ascii="Arial" w:hAnsi="Arial" w:cs="Arial"/>
                <w:sz w:val="16"/>
              </w:rPr>
              <w:t>23-Mar-12</w:t>
            </w:r>
          </w:p>
        </w:tc>
        <w:tc>
          <w:tcPr>
            <w:tcW w:w="1105" w:type="dxa"/>
          </w:tcPr>
          <w:p w:rsidR="00825EC8" w:rsidRDefault="00825EC8">
            <w:pPr>
              <w:spacing w:before="60"/>
              <w:rPr>
                <w:rFonts w:ascii="Arial" w:hAnsi="Arial" w:cs="Arial"/>
                <w:sz w:val="16"/>
              </w:rPr>
            </w:pPr>
            <w:r>
              <w:rPr>
                <w:rFonts w:ascii="Arial" w:hAnsi="Arial" w:cs="Arial"/>
                <w:sz w:val="16"/>
              </w:rPr>
              <w:t>JJW</w:t>
            </w:r>
          </w:p>
        </w:tc>
      </w:tr>
      <w:tr w:rsidR="004E06EA">
        <w:tc>
          <w:tcPr>
            <w:tcW w:w="616" w:type="dxa"/>
          </w:tcPr>
          <w:p w:rsidR="004E06EA" w:rsidRDefault="004E06EA">
            <w:pPr>
              <w:spacing w:before="60"/>
              <w:rPr>
                <w:rFonts w:ascii="Arial" w:hAnsi="Arial" w:cs="Arial"/>
                <w:sz w:val="16"/>
              </w:rPr>
            </w:pPr>
            <w:r>
              <w:rPr>
                <w:rFonts w:ascii="Arial" w:hAnsi="Arial" w:cs="Arial"/>
                <w:sz w:val="16"/>
              </w:rPr>
              <w:t>4</w:t>
            </w:r>
          </w:p>
        </w:tc>
        <w:tc>
          <w:tcPr>
            <w:tcW w:w="662" w:type="dxa"/>
          </w:tcPr>
          <w:p w:rsidR="004E06EA" w:rsidRDefault="004E06EA">
            <w:pPr>
              <w:spacing w:before="60"/>
              <w:rPr>
                <w:rFonts w:ascii="Arial" w:hAnsi="Arial" w:cs="Arial"/>
                <w:sz w:val="16"/>
              </w:rPr>
            </w:pPr>
            <w:r>
              <w:rPr>
                <w:rFonts w:ascii="Arial" w:hAnsi="Arial" w:cs="Arial"/>
                <w:sz w:val="16"/>
              </w:rPr>
              <w:t>4</w:t>
            </w:r>
          </w:p>
        </w:tc>
        <w:tc>
          <w:tcPr>
            <w:tcW w:w="6210" w:type="dxa"/>
          </w:tcPr>
          <w:p w:rsidR="004E06EA" w:rsidRDefault="00D86485" w:rsidP="00E70F1A">
            <w:pPr>
              <w:spacing w:before="60"/>
              <w:rPr>
                <w:rFonts w:ascii="Arial" w:hAnsi="Arial" w:cs="Arial"/>
                <w:sz w:val="16"/>
              </w:rPr>
            </w:pPr>
            <w:r>
              <w:rPr>
                <w:rFonts w:ascii="Arial" w:hAnsi="Arial" w:cs="Arial"/>
                <w:sz w:val="16"/>
              </w:rPr>
              <w:t>Increased</w:t>
            </w:r>
            <w:r w:rsidR="004E06EA">
              <w:rPr>
                <w:rFonts w:ascii="Arial" w:hAnsi="Arial" w:cs="Arial"/>
                <w:sz w:val="16"/>
              </w:rPr>
              <w:t xml:space="preserve"> WDELA</w:t>
            </w:r>
            <w:r>
              <w:rPr>
                <w:rFonts w:ascii="Arial" w:hAnsi="Arial" w:cs="Arial"/>
                <w:sz w:val="16"/>
              </w:rPr>
              <w:t>Y</w:t>
            </w:r>
            <w:r w:rsidR="004E06EA">
              <w:rPr>
                <w:rFonts w:ascii="Arial" w:hAnsi="Arial" w:cs="Arial"/>
                <w:sz w:val="16"/>
              </w:rPr>
              <w:t xml:space="preserve"> and </w:t>
            </w:r>
            <w:r w:rsidR="004E06EA" w:rsidRPr="004E06EA">
              <w:rPr>
                <w:rFonts w:ascii="Arial" w:hAnsi="Arial" w:cs="Arial"/>
                <w:sz w:val="16"/>
              </w:rPr>
              <w:t>T2CDELAY</w:t>
            </w:r>
            <w:r w:rsidR="004E06EA">
              <w:rPr>
                <w:rFonts w:ascii="Arial" w:hAnsi="Arial" w:cs="Arial"/>
                <w:sz w:val="16"/>
              </w:rPr>
              <w:t xml:space="preserve"> to meet updated FDD 20C requirements</w:t>
            </w:r>
          </w:p>
        </w:tc>
        <w:tc>
          <w:tcPr>
            <w:tcW w:w="1080" w:type="dxa"/>
          </w:tcPr>
          <w:p w:rsidR="004E06EA" w:rsidRDefault="004E06EA">
            <w:pPr>
              <w:spacing w:before="60"/>
              <w:rPr>
                <w:rFonts w:ascii="Arial" w:hAnsi="Arial" w:cs="Arial"/>
                <w:sz w:val="16"/>
              </w:rPr>
            </w:pPr>
            <w:r>
              <w:rPr>
                <w:rFonts w:ascii="Arial" w:hAnsi="Arial" w:cs="Arial"/>
                <w:sz w:val="16"/>
              </w:rPr>
              <w:t>27-Mar-12</w:t>
            </w:r>
          </w:p>
        </w:tc>
        <w:tc>
          <w:tcPr>
            <w:tcW w:w="1105" w:type="dxa"/>
          </w:tcPr>
          <w:p w:rsidR="004E06EA" w:rsidRDefault="004E06EA">
            <w:pPr>
              <w:spacing w:before="60"/>
              <w:rPr>
                <w:rFonts w:ascii="Arial" w:hAnsi="Arial" w:cs="Arial"/>
                <w:sz w:val="16"/>
              </w:rPr>
            </w:pPr>
            <w:r>
              <w:rPr>
                <w:rFonts w:ascii="Arial" w:hAnsi="Arial" w:cs="Arial"/>
                <w:sz w:val="16"/>
              </w:rPr>
              <w:t>JJW</w:t>
            </w:r>
          </w:p>
        </w:tc>
      </w:tr>
      <w:tr w:rsidR="00930E5C">
        <w:tc>
          <w:tcPr>
            <w:tcW w:w="616" w:type="dxa"/>
          </w:tcPr>
          <w:p w:rsidR="00930E5C" w:rsidRDefault="00930E5C">
            <w:pPr>
              <w:spacing w:before="60"/>
              <w:rPr>
                <w:rFonts w:ascii="Arial" w:hAnsi="Arial" w:cs="Arial"/>
                <w:sz w:val="16"/>
              </w:rPr>
            </w:pPr>
            <w:r>
              <w:rPr>
                <w:rFonts w:ascii="Arial" w:hAnsi="Arial" w:cs="Arial"/>
                <w:sz w:val="16"/>
              </w:rPr>
              <w:t>5</w:t>
            </w:r>
          </w:p>
        </w:tc>
        <w:tc>
          <w:tcPr>
            <w:tcW w:w="662" w:type="dxa"/>
          </w:tcPr>
          <w:p w:rsidR="00930E5C" w:rsidRDefault="00930E5C">
            <w:pPr>
              <w:spacing w:before="60"/>
              <w:rPr>
                <w:rFonts w:ascii="Arial" w:hAnsi="Arial" w:cs="Arial"/>
                <w:sz w:val="16"/>
              </w:rPr>
            </w:pPr>
            <w:r>
              <w:rPr>
                <w:rFonts w:ascii="Arial" w:hAnsi="Arial" w:cs="Arial"/>
                <w:sz w:val="16"/>
              </w:rPr>
              <w:t>5</w:t>
            </w:r>
          </w:p>
        </w:tc>
        <w:tc>
          <w:tcPr>
            <w:tcW w:w="6210" w:type="dxa"/>
          </w:tcPr>
          <w:p w:rsidR="00930E5C" w:rsidRDefault="00433F11" w:rsidP="00E70F1A">
            <w:pPr>
              <w:spacing w:before="60"/>
              <w:rPr>
                <w:rFonts w:ascii="Arial" w:hAnsi="Arial" w:cs="Arial"/>
                <w:sz w:val="16"/>
              </w:rPr>
            </w:pPr>
            <w:r>
              <w:rPr>
                <w:rFonts w:ascii="Arial" w:hAnsi="Arial" w:cs="Arial"/>
                <w:sz w:val="16"/>
              </w:rPr>
              <w:t>Added metrics hooks to interrupt service routines.</w:t>
            </w:r>
          </w:p>
        </w:tc>
        <w:tc>
          <w:tcPr>
            <w:tcW w:w="1080" w:type="dxa"/>
          </w:tcPr>
          <w:p w:rsidR="00930E5C" w:rsidRDefault="00930E5C">
            <w:pPr>
              <w:spacing w:before="60"/>
              <w:rPr>
                <w:rFonts w:ascii="Arial" w:hAnsi="Arial" w:cs="Arial"/>
                <w:sz w:val="16"/>
              </w:rPr>
            </w:pPr>
            <w:r>
              <w:rPr>
                <w:rFonts w:ascii="Arial" w:hAnsi="Arial" w:cs="Arial"/>
                <w:sz w:val="16"/>
              </w:rPr>
              <w:t>22-Mar-13</w:t>
            </w:r>
          </w:p>
        </w:tc>
        <w:tc>
          <w:tcPr>
            <w:tcW w:w="1105" w:type="dxa"/>
          </w:tcPr>
          <w:p w:rsidR="00930E5C" w:rsidRDefault="00930E5C">
            <w:pPr>
              <w:spacing w:before="60"/>
              <w:rPr>
                <w:rFonts w:ascii="Arial" w:hAnsi="Arial" w:cs="Arial"/>
                <w:sz w:val="16"/>
              </w:rPr>
            </w:pPr>
            <w:r>
              <w:rPr>
                <w:rFonts w:ascii="Arial" w:hAnsi="Arial" w:cs="Arial"/>
                <w:sz w:val="16"/>
              </w:rPr>
              <w:t>BWL</w:t>
            </w:r>
          </w:p>
        </w:tc>
      </w:tr>
      <w:tr w:rsidR="00CD7A52">
        <w:tc>
          <w:tcPr>
            <w:tcW w:w="616" w:type="dxa"/>
          </w:tcPr>
          <w:p w:rsidR="00CD7A52" w:rsidRDefault="00CD7A52">
            <w:pPr>
              <w:spacing w:before="60"/>
              <w:rPr>
                <w:rFonts w:ascii="Arial" w:hAnsi="Arial" w:cs="Arial"/>
                <w:sz w:val="16"/>
              </w:rPr>
            </w:pPr>
            <w:r>
              <w:rPr>
                <w:rFonts w:ascii="Arial" w:hAnsi="Arial" w:cs="Arial"/>
                <w:sz w:val="16"/>
              </w:rPr>
              <w:t>6</w:t>
            </w:r>
          </w:p>
        </w:tc>
        <w:tc>
          <w:tcPr>
            <w:tcW w:w="662" w:type="dxa"/>
          </w:tcPr>
          <w:p w:rsidR="00CD7A52" w:rsidRDefault="00CD7A52">
            <w:pPr>
              <w:spacing w:before="60"/>
              <w:rPr>
                <w:rFonts w:ascii="Arial" w:hAnsi="Arial" w:cs="Arial"/>
                <w:sz w:val="16"/>
              </w:rPr>
            </w:pPr>
            <w:r>
              <w:rPr>
                <w:rFonts w:ascii="Arial" w:hAnsi="Arial" w:cs="Arial"/>
                <w:sz w:val="16"/>
              </w:rPr>
              <w:t>6</w:t>
            </w:r>
          </w:p>
        </w:tc>
        <w:tc>
          <w:tcPr>
            <w:tcW w:w="6210" w:type="dxa"/>
          </w:tcPr>
          <w:p w:rsidR="00CD7A52" w:rsidRDefault="00CD7A52" w:rsidP="00E70F1A">
            <w:pPr>
              <w:spacing w:before="60"/>
              <w:rPr>
                <w:rFonts w:ascii="Arial" w:hAnsi="Arial" w:cs="Arial"/>
                <w:sz w:val="16"/>
              </w:rPr>
            </w:pPr>
            <w:r>
              <w:rPr>
                <w:rFonts w:ascii="Arial" w:hAnsi="Arial" w:cs="Arial"/>
                <w:sz w:val="16"/>
              </w:rPr>
              <w:t>Completed documentation of all functions in the module, along with changes required for the Digital MSB and the fix for anomaly 4713.</w:t>
            </w:r>
          </w:p>
        </w:tc>
        <w:tc>
          <w:tcPr>
            <w:tcW w:w="1080" w:type="dxa"/>
          </w:tcPr>
          <w:p w:rsidR="00CD7A52" w:rsidRDefault="00CD7A52">
            <w:pPr>
              <w:spacing w:before="60"/>
              <w:rPr>
                <w:rFonts w:ascii="Arial" w:hAnsi="Arial" w:cs="Arial"/>
                <w:sz w:val="16"/>
              </w:rPr>
            </w:pPr>
            <w:r>
              <w:rPr>
                <w:rFonts w:ascii="Arial" w:hAnsi="Arial" w:cs="Arial"/>
                <w:sz w:val="16"/>
              </w:rPr>
              <w:t>05-Aug-13</w:t>
            </w:r>
          </w:p>
        </w:tc>
        <w:tc>
          <w:tcPr>
            <w:tcW w:w="1105" w:type="dxa"/>
          </w:tcPr>
          <w:p w:rsidR="00CD7A52" w:rsidRDefault="00CD7A52">
            <w:pPr>
              <w:spacing w:before="60"/>
              <w:rPr>
                <w:rFonts w:ascii="Arial" w:hAnsi="Arial" w:cs="Arial"/>
                <w:sz w:val="16"/>
              </w:rPr>
            </w:pPr>
            <w:r>
              <w:rPr>
                <w:rFonts w:ascii="Arial" w:hAnsi="Arial" w:cs="Arial"/>
                <w:sz w:val="16"/>
              </w:rPr>
              <w:t>KMC</w:t>
            </w:r>
          </w:p>
        </w:tc>
      </w:tr>
      <w:tr w:rsidR="00A8022E">
        <w:trPr>
          <w:ins w:id="308" w:author="Creager, Kathleen" w:date="2014-02-26T16:52:00Z"/>
        </w:trPr>
        <w:tc>
          <w:tcPr>
            <w:tcW w:w="616" w:type="dxa"/>
          </w:tcPr>
          <w:p w:rsidR="00A8022E" w:rsidRDefault="00A8022E">
            <w:pPr>
              <w:spacing w:before="60"/>
              <w:rPr>
                <w:ins w:id="309" w:author="Creager, Kathleen" w:date="2014-02-26T16:52:00Z"/>
                <w:rFonts w:ascii="Arial" w:hAnsi="Arial" w:cs="Arial"/>
                <w:sz w:val="16"/>
              </w:rPr>
            </w:pPr>
            <w:ins w:id="310" w:author="Creager, Kathleen" w:date="2014-02-26T16:52:00Z">
              <w:r>
                <w:rPr>
                  <w:rFonts w:ascii="Arial" w:hAnsi="Arial" w:cs="Arial"/>
                  <w:sz w:val="16"/>
                </w:rPr>
                <w:t>7</w:t>
              </w:r>
            </w:ins>
          </w:p>
        </w:tc>
        <w:tc>
          <w:tcPr>
            <w:tcW w:w="662" w:type="dxa"/>
          </w:tcPr>
          <w:p w:rsidR="00A8022E" w:rsidRDefault="00A8022E">
            <w:pPr>
              <w:spacing w:before="60"/>
              <w:rPr>
                <w:ins w:id="311" w:author="Creager, Kathleen" w:date="2014-02-26T16:52:00Z"/>
                <w:rFonts w:ascii="Arial" w:hAnsi="Arial" w:cs="Arial"/>
                <w:sz w:val="16"/>
              </w:rPr>
            </w:pPr>
            <w:ins w:id="312" w:author="Creager, Kathleen" w:date="2014-02-26T16:52:00Z">
              <w:r>
                <w:rPr>
                  <w:rFonts w:ascii="Arial" w:hAnsi="Arial" w:cs="Arial"/>
                  <w:sz w:val="16"/>
                </w:rPr>
                <w:t>7</w:t>
              </w:r>
            </w:ins>
          </w:p>
        </w:tc>
        <w:tc>
          <w:tcPr>
            <w:tcW w:w="6210" w:type="dxa"/>
          </w:tcPr>
          <w:p w:rsidR="00A8022E" w:rsidRDefault="00A8022E">
            <w:pPr>
              <w:spacing w:before="60"/>
              <w:rPr>
                <w:ins w:id="313" w:author="Creager, Kathleen" w:date="2014-02-26T16:52:00Z"/>
                <w:rFonts w:ascii="Arial" w:hAnsi="Arial" w:cs="Arial"/>
                <w:sz w:val="16"/>
              </w:rPr>
            </w:pPr>
            <w:ins w:id="314" w:author="Creager, Kathleen" w:date="2014-02-26T16:52:00Z">
              <w:r>
                <w:rPr>
                  <w:rFonts w:ascii="Arial" w:hAnsi="Arial" w:cs="Arial"/>
                  <w:sz w:val="16"/>
                </w:rPr>
                <w:t xml:space="preserve">Removed conditionally-compiled </w:t>
              </w:r>
              <w:proofErr w:type="spellStart"/>
              <w:r>
                <w:rPr>
                  <w:rFonts w:ascii="Arial" w:hAnsi="Arial" w:cs="Arial"/>
                  <w:sz w:val="16"/>
                </w:rPr>
                <w:t>mibspiSetData</w:t>
              </w:r>
              <w:proofErr w:type="spellEnd"/>
              <w:r>
                <w:rPr>
                  <w:rFonts w:ascii="Arial" w:hAnsi="Arial" w:cs="Arial"/>
                  <w:sz w:val="16"/>
                </w:rPr>
                <w:t xml:space="preserve">() functionality for digital MSB; modified conditionally-compiled </w:t>
              </w:r>
              <w:proofErr w:type="spellStart"/>
              <w:r>
                <w:rPr>
                  <w:rFonts w:ascii="Arial" w:hAnsi="Arial" w:cs="Arial"/>
                  <w:sz w:val="16"/>
                </w:rPr>
                <w:t>mibspiGetData</w:t>
              </w:r>
            </w:ins>
            <w:proofErr w:type="spellEnd"/>
            <w:ins w:id="315" w:author="Creager, Kathleen" w:date="2014-02-26T16:55:00Z">
              <w:r w:rsidR="00EC3ED9">
                <w:rPr>
                  <w:rFonts w:ascii="Arial" w:hAnsi="Arial" w:cs="Arial"/>
                  <w:sz w:val="16"/>
                </w:rPr>
                <w:t>()</w:t>
              </w:r>
            </w:ins>
            <w:ins w:id="316" w:author="Creager, Kathleen" w:date="2014-02-26T16:52:00Z">
              <w:r>
                <w:rPr>
                  <w:rFonts w:ascii="Arial" w:hAnsi="Arial" w:cs="Arial"/>
                  <w:sz w:val="16"/>
                </w:rPr>
                <w:t xml:space="preserve"> functionality for d</w:t>
              </w:r>
              <w:r w:rsidR="006E7A80">
                <w:rPr>
                  <w:rFonts w:ascii="Arial" w:hAnsi="Arial" w:cs="Arial"/>
                  <w:sz w:val="16"/>
                </w:rPr>
                <w:t>igital MSB per ES-50A v005,</w:t>
              </w:r>
              <w:r>
                <w:rPr>
                  <w:rFonts w:ascii="Arial" w:hAnsi="Arial" w:cs="Arial"/>
                  <w:sz w:val="16"/>
                </w:rPr>
                <w:t>changed initialization constant values</w:t>
              </w:r>
            </w:ins>
            <w:ins w:id="317" w:author="Creager, Kathleen" w:date="2014-04-01T17:56:00Z">
              <w:r w:rsidR="006E7A80">
                <w:rPr>
                  <w:rFonts w:ascii="Arial" w:hAnsi="Arial" w:cs="Arial"/>
                  <w:sz w:val="16"/>
                </w:rPr>
                <w:t>, and added DMA control initialization</w:t>
              </w:r>
            </w:ins>
            <w:ins w:id="318" w:author="Creager, Kathleen" w:date="2014-04-01T18:08:00Z">
              <w:r w:rsidR="004D62FC">
                <w:rPr>
                  <w:rFonts w:ascii="Arial" w:hAnsi="Arial" w:cs="Arial"/>
                  <w:sz w:val="16"/>
                </w:rPr>
                <w:t>, all</w:t>
              </w:r>
            </w:ins>
            <w:ins w:id="319" w:author="Creager, Kathleen" w:date="2014-04-01T17:56:00Z">
              <w:r w:rsidR="006E7A80">
                <w:rPr>
                  <w:rFonts w:ascii="Arial" w:hAnsi="Arial" w:cs="Arial"/>
                  <w:sz w:val="16"/>
                </w:rPr>
                <w:t xml:space="preserve"> </w:t>
              </w:r>
            </w:ins>
            <w:ins w:id="320" w:author="Creager, Kathleen" w:date="2014-02-26T16:52:00Z">
              <w:r>
                <w:rPr>
                  <w:rFonts w:ascii="Arial" w:hAnsi="Arial" w:cs="Arial"/>
                  <w:sz w:val="16"/>
                </w:rPr>
                <w:t>per ES-50A v005 and fix for anomaly 5929.</w:t>
              </w:r>
            </w:ins>
          </w:p>
        </w:tc>
        <w:tc>
          <w:tcPr>
            <w:tcW w:w="1080" w:type="dxa"/>
          </w:tcPr>
          <w:p w:rsidR="00A8022E" w:rsidRDefault="006E7A80">
            <w:pPr>
              <w:spacing w:before="60"/>
              <w:rPr>
                <w:ins w:id="321" w:author="Creager, Kathleen" w:date="2014-02-26T16:52:00Z"/>
                <w:rFonts w:ascii="Arial" w:hAnsi="Arial" w:cs="Arial"/>
                <w:sz w:val="16"/>
              </w:rPr>
            </w:pPr>
            <w:ins w:id="322" w:author="Creager, Kathleen" w:date="2014-04-01T17:56:00Z">
              <w:r>
                <w:rPr>
                  <w:rFonts w:ascii="Arial" w:hAnsi="Arial" w:cs="Arial"/>
                  <w:sz w:val="16"/>
                </w:rPr>
                <w:t>01-Apr</w:t>
              </w:r>
            </w:ins>
            <w:ins w:id="323" w:author="Creager, Kathleen" w:date="2014-02-26T16:54:00Z">
              <w:r w:rsidR="00A8022E">
                <w:rPr>
                  <w:rFonts w:ascii="Arial" w:hAnsi="Arial" w:cs="Arial"/>
                  <w:sz w:val="16"/>
                </w:rPr>
                <w:t>-14</w:t>
              </w:r>
            </w:ins>
          </w:p>
        </w:tc>
        <w:tc>
          <w:tcPr>
            <w:tcW w:w="1105" w:type="dxa"/>
          </w:tcPr>
          <w:p w:rsidR="00A8022E" w:rsidRDefault="00A8022E">
            <w:pPr>
              <w:spacing w:before="60"/>
              <w:rPr>
                <w:ins w:id="324" w:author="Creager, Kathleen" w:date="2014-02-26T16:52:00Z"/>
                <w:rFonts w:ascii="Arial" w:hAnsi="Arial" w:cs="Arial"/>
                <w:sz w:val="16"/>
              </w:rPr>
            </w:pPr>
            <w:ins w:id="325" w:author="Creager, Kathleen" w:date="2014-02-26T16:55:00Z">
              <w:r>
                <w:rPr>
                  <w:rFonts w:ascii="Arial" w:hAnsi="Arial" w:cs="Arial"/>
                  <w:sz w:val="16"/>
                </w:rPr>
                <w:t>KMC</w:t>
              </w:r>
            </w:ins>
          </w:p>
        </w:tc>
      </w:tr>
    </w:tbl>
    <w:p w:rsidR="00107819" w:rsidRDefault="00107819"/>
    <w:sectPr w:rsidR="00107819" w:rsidSect="00937013">
      <w:headerReference w:type="default" r:id="rId50"/>
      <w:footerReference w:type="default" r:id="rId5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CAA" w:rsidRDefault="00CB5CAA">
      <w:r>
        <w:separator/>
      </w:r>
    </w:p>
  </w:endnote>
  <w:endnote w:type="continuationSeparator" w:id="0">
    <w:p w:rsidR="00CB5CAA" w:rsidRDefault="00CB5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D6E" w:rsidRDefault="004F4D6E">
    <w:pPr>
      <w:pStyle w:val="Footer"/>
    </w:pPr>
    <w:r>
      <w:rPr>
        <w:snapToGrid w:val="0"/>
      </w:rPr>
      <w:tab/>
    </w:r>
    <w:fldSimple w:instr=" DOCPROPERTY &quot;Company&quot;  \* MERGEFORMAT ">
      <w:r w:rsidRPr="0079634F">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CAA" w:rsidRDefault="00CB5CAA">
      <w:r>
        <w:separator/>
      </w:r>
    </w:p>
  </w:footnote>
  <w:footnote w:type="continuationSeparator" w:id="0">
    <w:p w:rsidR="00CB5CAA" w:rsidRDefault="00CB5C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D6E" w:rsidRDefault="004F4D6E">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4F4D6E">
      <w:trPr>
        <w:cantSplit/>
      </w:trPr>
      <w:tc>
        <w:tcPr>
          <w:tcW w:w="990" w:type="dxa"/>
        </w:tcPr>
        <w:p w:rsidR="004F4D6E" w:rsidRDefault="004F4D6E">
          <w:pPr>
            <w:pStyle w:val="Header"/>
          </w:pPr>
          <w:r>
            <w:t>Title:</w:t>
          </w:r>
        </w:p>
      </w:tc>
      <w:tc>
        <w:tcPr>
          <w:tcW w:w="5400" w:type="dxa"/>
          <w:gridSpan w:val="3"/>
          <w:vMerge w:val="restart"/>
        </w:tcPr>
        <w:p w:rsidR="004F4D6E" w:rsidRDefault="004F4D6E">
          <w:pPr>
            <w:pStyle w:val="Header"/>
          </w:pPr>
          <w:r>
            <w:fldChar w:fldCharType="begin"/>
          </w:r>
          <w:r>
            <w:instrText xml:space="preserve"> DOCPROPERTY "Document Title"  \* MERGEFORMAT </w:instrText>
          </w:r>
          <w:r>
            <w:fldChar w:fldCharType="separate"/>
          </w:r>
          <w:proofErr w:type="spellStart"/>
          <w:r>
            <w:t>Spi</w:t>
          </w:r>
          <w:proofErr w:type="spellEnd"/>
          <w:r>
            <w:t xml:space="preserve"> Driver</w:t>
          </w:r>
          <w:r>
            <w:fldChar w:fldCharType="end"/>
          </w:r>
        </w:p>
        <w:p w:rsidR="004F4D6E" w:rsidRDefault="00F06E56" w:rsidP="001A574F">
          <w:pPr>
            <w:pStyle w:val="Header"/>
            <w:tabs>
              <w:tab w:val="clear" w:pos="4320"/>
              <w:tab w:val="clear" w:pos="8640"/>
              <w:tab w:val="center" w:pos="2592"/>
            </w:tabs>
          </w:pPr>
          <w:fldSimple w:instr=" DOCPROPERTY &quot;Product Line&quot;  \* MERGEFORMAT ">
            <w:r w:rsidR="004F4D6E">
              <w:t>Gen II+ EPS EA3</w:t>
            </w:r>
          </w:fldSimple>
          <w:r w:rsidR="004F4D6E">
            <w:tab/>
          </w:r>
        </w:p>
      </w:tc>
      <w:tc>
        <w:tcPr>
          <w:tcW w:w="1170" w:type="dxa"/>
        </w:tcPr>
        <w:p w:rsidR="004F4D6E" w:rsidRDefault="004F4D6E">
          <w:pPr>
            <w:pStyle w:val="Header"/>
          </w:pPr>
          <w:r>
            <w:t>Revision:</w:t>
          </w:r>
        </w:p>
      </w:tc>
      <w:tc>
        <w:tcPr>
          <w:tcW w:w="1350" w:type="dxa"/>
        </w:tcPr>
        <w:p w:rsidR="004F4D6E" w:rsidRDefault="0089449B">
          <w:pPr>
            <w:pStyle w:val="Header"/>
          </w:pPr>
          <w:ins w:id="326" w:author="Creager, Kathleen" w:date="2014-02-26T14:25:00Z">
            <w:r>
              <w:t>7</w:t>
            </w:r>
          </w:ins>
          <w:del w:id="327" w:author="Creager, Kathleen" w:date="2014-02-26T14:25:00Z">
            <w:r w:rsidR="004F4D6E" w:rsidDel="0089449B">
              <w:delText>6</w:delText>
            </w:r>
          </w:del>
        </w:p>
      </w:tc>
    </w:tr>
    <w:tr w:rsidR="004F4D6E">
      <w:trPr>
        <w:cantSplit/>
      </w:trPr>
      <w:tc>
        <w:tcPr>
          <w:tcW w:w="990" w:type="dxa"/>
        </w:tcPr>
        <w:p w:rsidR="004F4D6E" w:rsidRDefault="004F4D6E">
          <w:pPr>
            <w:pStyle w:val="Header"/>
          </w:pPr>
          <w:r>
            <w:t xml:space="preserve">Product:     </w:t>
          </w:r>
        </w:p>
      </w:tc>
      <w:tc>
        <w:tcPr>
          <w:tcW w:w="5400" w:type="dxa"/>
          <w:gridSpan w:val="3"/>
          <w:vMerge/>
        </w:tcPr>
        <w:p w:rsidR="004F4D6E" w:rsidRDefault="004F4D6E">
          <w:pPr>
            <w:pStyle w:val="Header"/>
            <w:jc w:val="center"/>
          </w:pPr>
        </w:p>
      </w:tc>
      <w:tc>
        <w:tcPr>
          <w:tcW w:w="1170" w:type="dxa"/>
        </w:tcPr>
        <w:p w:rsidR="004F4D6E" w:rsidRDefault="004F4D6E">
          <w:pPr>
            <w:pStyle w:val="Header"/>
          </w:pPr>
          <w:r>
            <w:t>Rev. Date:</w:t>
          </w:r>
        </w:p>
      </w:tc>
      <w:tc>
        <w:tcPr>
          <w:tcW w:w="1350" w:type="dxa"/>
        </w:tcPr>
        <w:p w:rsidR="004F4D6E" w:rsidRDefault="004F4D6E">
          <w:pPr>
            <w:pStyle w:val="Header"/>
          </w:pPr>
          <w:del w:id="328" w:author="Creager, Kathleen" w:date="2014-02-26T14:25:00Z">
            <w:r w:rsidDel="0089449B">
              <w:delText>2-Aug-13</w:delText>
            </w:r>
          </w:del>
          <w:ins w:id="329" w:author="Creager, Kathleen" w:date="2014-02-26T14:25:00Z">
            <w:r w:rsidR="0089449B">
              <w:t>26-Feb-14</w:t>
            </w:r>
          </w:ins>
        </w:p>
      </w:tc>
    </w:tr>
    <w:tr w:rsidR="004F4D6E">
      <w:trPr>
        <w:cantSplit/>
      </w:trPr>
      <w:tc>
        <w:tcPr>
          <w:tcW w:w="990" w:type="dxa"/>
        </w:tcPr>
        <w:p w:rsidR="004F4D6E" w:rsidRDefault="004F4D6E">
          <w:pPr>
            <w:pStyle w:val="Header"/>
          </w:pPr>
          <w:r>
            <w:t>Group:</w:t>
          </w:r>
        </w:p>
      </w:tc>
      <w:tc>
        <w:tcPr>
          <w:tcW w:w="1530" w:type="dxa"/>
        </w:tcPr>
        <w:p w:rsidR="004F4D6E" w:rsidRDefault="004F4D6E">
          <w:pPr>
            <w:pStyle w:val="Header"/>
          </w:pPr>
          <w:r>
            <w:t>ESG</w:t>
          </w:r>
        </w:p>
      </w:tc>
      <w:tc>
        <w:tcPr>
          <w:tcW w:w="1260" w:type="dxa"/>
        </w:tcPr>
        <w:p w:rsidR="004F4D6E" w:rsidRDefault="004F4D6E">
          <w:pPr>
            <w:pStyle w:val="Header"/>
          </w:pPr>
          <w:r>
            <w:t>Originator:</w:t>
          </w:r>
        </w:p>
      </w:tc>
      <w:tc>
        <w:tcPr>
          <w:tcW w:w="2610" w:type="dxa"/>
        </w:tcPr>
        <w:p w:rsidR="004F4D6E" w:rsidRDefault="004F4D6E">
          <w:pPr>
            <w:pStyle w:val="Header"/>
          </w:pPr>
          <w:del w:id="330" w:author="Creager, Kathleen" w:date="2014-02-26T14:25:00Z">
            <w:r w:rsidDel="0089449B">
              <w:fldChar w:fldCharType="begin"/>
            </w:r>
            <w:r w:rsidDel="0089449B">
              <w:delInstrText xml:space="preserve"> USERNAME  \* MERGEFORMAT </w:delInstrText>
            </w:r>
            <w:r w:rsidDel="0089449B">
              <w:fldChar w:fldCharType="separate"/>
            </w:r>
            <w:r w:rsidDel="0089449B">
              <w:rPr>
                <w:noProof/>
              </w:rPr>
              <w:delText>Blake Latchford (zz4r1x)</w:delText>
            </w:r>
            <w:r w:rsidDel="0089449B">
              <w:rPr>
                <w:noProof/>
              </w:rPr>
              <w:fldChar w:fldCharType="end"/>
            </w:r>
          </w:del>
          <w:ins w:id="331" w:author="Creager, Kathleen" w:date="2014-02-26T14:25:00Z">
            <w:r w:rsidR="0089449B">
              <w:t xml:space="preserve">Kathleen </w:t>
            </w:r>
            <w:proofErr w:type="spellStart"/>
            <w:r w:rsidR="0089449B">
              <w:t>Creager</w:t>
            </w:r>
          </w:ins>
          <w:proofErr w:type="spellEnd"/>
        </w:p>
      </w:tc>
      <w:tc>
        <w:tcPr>
          <w:tcW w:w="1170" w:type="dxa"/>
        </w:tcPr>
        <w:p w:rsidR="004F4D6E" w:rsidRDefault="004F4D6E">
          <w:pPr>
            <w:pStyle w:val="Header"/>
          </w:pPr>
          <w:r>
            <w:t>Page:</w:t>
          </w:r>
        </w:p>
      </w:tc>
      <w:tc>
        <w:tcPr>
          <w:tcW w:w="1350" w:type="dxa"/>
        </w:tcPr>
        <w:p w:rsidR="004F4D6E" w:rsidRDefault="004F4D6E">
          <w:pPr>
            <w:pStyle w:val="Header"/>
          </w:pPr>
          <w:r>
            <w:rPr>
              <w:rStyle w:val="PageNumber"/>
            </w:rPr>
            <w:fldChar w:fldCharType="begin"/>
          </w:r>
          <w:r>
            <w:rPr>
              <w:rStyle w:val="PageNumber"/>
            </w:rPr>
            <w:instrText xml:space="preserve"> PAGE </w:instrText>
          </w:r>
          <w:r>
            <w:rPr>
              <w:rStyle w:val="PageNumber"/>
            </w:rPr>
            <w:fldChar w:fldCharType="separate"/>
          </w:r>
          <w:r w:rsidR="00692F5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92F50">
            <w:rPr>
              <w:rStyle w:val="PageNumber"/>
              <w:noProof/>
            </w:rPr>
            <w:t>42</w:t>
          </w:r>
          <w:r>
            <w:rPr>
              <w:rStyle w:val="PageNumber"/>
            </w:rPr>
            <w:fldChar w:fldCharType="end"/>
          </w:r>
        </w:p>
      </w:tc>
    </w:tr>
  </w:tbl>
  <w:p w:rsidR="004F4D6E" w:rsidRDefault="004F4D6E">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03515EDD"/>
    <w:multiLevelType w:val="hybridMultilevel"/>
    <w:tmpl w:val="3B8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89F19F4"/>
    <w:multiLevelType w:val="hybridMultilevel"/>
    <w:tmpl w:val="DCFEB87A"/>
    <w:lvl w:ilvl="0" w:tplc="9DAAFFA2">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D09539A"/>
    <w:multiLevelType w:val="hybridMultilevel"/>
    <w:tmpl w:val="03C26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9">
    <w:nsid w:val="4C436B17"/>
    <w:multiLevelType w:val="hybridMultilevel"/>
    <w:tmpl w:val="03C26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B740AB5"/>
    <w:multiLevelType w:val="hybridMultilevel"/>
    <w:tmpl w:val="03C26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6F3E2C"/>
    <w:multiLevelType w:val="hybridMultilevel"/>
    <w:tmpl w:val="9E2A1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5">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530"/>
        </w:tabs>
        <w:ind w:left="153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5"/>
  </w:num>
  <w:num w:numId="2">
    <w:abstractNumId w:val="14"/>
  </w:num>
  <w:num w:numId="3">
    <w:abstractNumId w:val="8"/>
  </w:num>
  <w:num w:numId="4">
    <w:abstractNumId w:val="0"/>
  </w:num>
  <w:num w:numId="5">
    <w:abstractNumId w:val="6"/>
  </w:num>
  <w:num w:numId="6">
    <w:abstractNumId w:val="2"/>
  </w:num>
  <w:num w:numId="7">
    <w:abstractNumId w:val="3"/>
  </w:num>
  <w:num w:numId="8">
    <w:abstractNumId w:val="5"/>
  </w:num>
  <w:num w:numId="9">
    <w:abstractNumId w:val="11"/>
  </w:num>
  <w:num w:numId="10">
    <w:abstractNumId w:val="10"/>
  </w:num>
  <w:num w:numId="11">
    <w:abstractNumId w:val="15"/>
  </w:num>
  <w:num w:numId="12">
    <w:abstractNumId w:val="7"/>
  </w:num>
  <w:num w:numId="13">
    <w:abstractNumId w:val="1"/>
  </w:num>
  <w:num w:numId="14">
    <w:abstractNumId w:val="13"/>
  </w:num>
  <w:num w:numId="15">
    <w:abstractNumId w:val="4"/>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57499"/>
    <w:rsid w:val="00012E93"/>
    <w:rsid w:val="000472DA"/>
    <w:rsid w:val="0004766F"/>
    <w:rsid w:val="00067C1A"/>
    <w:rsid w:val="00077E0A"/>
    <w:rsid w:val="000B1C07"/>
    <w:rsid w:val="000D3515"/>
    <w:rsid w:val="000D363C"/>
    <w:rsid w:val="000F5BBB"/>
    <w:rsid w:val="00102680"/>
    <w:rsid w:val="00107819"/>
    <w:rsid w:val="001179A6"/>
    <w:rsid w:val="00137700"/>
    <w:rsid w:val="001554B0"/>
    <w:rsid w:val="00166133"/>
    <w:rsid w:val="00174D3C"/>
    <w:rsid w:val="00175A67"/>
    <w:rsid w:val="00176567"/>
    <w:rsid w:val="001A574F"/>
    <w:rsid w:val="001B60DF"/>
    <w:rsid w:val="001C0302"/>
    <w:rsid w:val="001F09B2"/>
    <w:rsid w:val="001F1D7A"/>
    <w:rsid w:val="001F684F"/>
    <w:rsid w:val="00201010"/>
    <w:rsid w:val="0020722A"/>
    <w:rsid w:val="002265C2"/>
    <w:rsid w:val="002275F7"/>
    <w:rsid w:val="002500EC"/>
    <w:rsid w:val="002516DA"/>
    <w:rsid w:val="00251AC0"/>
    <w:rsid w:val="002612AB"/>
    <w:rsid w:val="00274C23"/>
    <w:rsid w:val="002C03D8"/>
    <w:rsid w:val="002D34E7"/>
    <w:rsid w:val="00315335"/>
    <w:rsid w:val="003328D4"/>
    <w:rsid w:val="003450C4"/>
    <w:rsid w:val="0036172F"/>
    <w:rsid w:val="00364F8E"/>
    <w:rsid w:val="003740BE"/>
    <w:rsid w:val="00377CC8"/>
    <w:rsid w:val="003A6B5C"/>
    <w:rsid w:val="003B6C06"/>
    <w:rsid w:val="003C4D3F"/>
    <w:rsid w:val="003E013C"/>
    <w:rsid w:val="003E3753"/>
    <w:rsid w:val="003F391F"/>
    <w:rsid w:val="003F5934"/>
    <w:rsid w:val="003F6789"/>
    <w:rsid w:val="0042727A"/>
    <w:rsid w:val="00433F11"/>
    <w:rsid w:val="004447FF"/>
    <w:rsid w:val="004456A7"/>
    <w:rsid w:val="00455257"/>
    <w:rsid w:val="004A7346"/>
    <w:rsid w:val="004A781C"/>
    <w:rsid w:val="004D0948"/>
    <w:rsid w:val="004D62FC"/>
    <w:rsid w:val="004E06EA"/>
    <w:rsid w:val="004F3659"/>
    <w:rsid w:val="004F4D6E"/>
    <w:rsid w:val="005031F5"/>
    <w:rsid w:val="00525B63"/>
    <w:rsid w:val="00564301"/>
    <w:rsid w:val="005D5FE4"/>
    <w:rsid w:val="006111CC"/>
    <w:rsid w:val="00612FEB"/>
    <w:rsid w:val="00616853"/>
    <w:rsid w:val="0062356B"/>
    <w:rsid w:val="0063360C"/>
    <w:rsid w:val="00636F3B"/>
    <w:rsid w:val="006371EE"/>
    <w:rsid w:val="00644962"/>
    <w:rsid w:val="00647933"/>
    <w:rsid w:val="006518BA"/>
    <w:rsid w:val="00653876"/>
    <w:rsid w:val="0065598F"/>
    <w:rsid w:val="00661B0C"/>
    <w:rsid w:val="00674ADF"/>
    <w:rsid w:val="00682152"/>
    <w:rsid w:val="006859D5"/>
    <w:rsid w:val="00692F50"/>
    <w:rsid w:val="00693ED1"/>
    <w:rsid w:val="006B4B05"/>
    <w:rsid w:val="006D33CC"/>
    <w:rsid w:val="006E1767"/>
    <w:rsid w:val="006E7A80"/>
    <w:rsid w:val="006F01A3"/>
    <w:rsid w:val="00700E21"/>
    <w:rsid w:val="00706174"/>
    <w:rsid w:val="00714590"/>
    <w:rsid w:val="00720D6B"/>
    <w:rsid w:val="007309D3"/>
    <w:rsid w:val="0075127D"/>
    <w:rsid w:val="00757499"/>
    <w:rsid w:val="00762D80"/>
    <w:rsid w:val="00785E34"/>
    <w:rsid w:val="0079634F"/>
    <w:rsid w:val="007A6437"/>
    <w:rsid w:val="007A69AC"/>
    <w:rsid w:val="007B4345"/>
    <w:rsid w:val="007C3A6B"/>
    <w:rsid w:val="007D604E"/>
    <w:rsid w:val="00814AD5"/>
    <w:rsid w:val="00817B8C"/>
    <w:rsid w:val="00817F61"/>
    <w:rsid w:val="00821B87"/>
    <w:rsid w:val="008228C3"/>
    <w:rsid w:val="008242F0"/>
    <w:rsid w:val="00825EC8"/>
    <w:rsid w:val="0083474D"/>
    <w:rsid w:val="008535B2"/>
    <w:rsid w:val="0085771A"/>
    <w:rsid w:val="00860561"/>
    <w:rsid w:val="0087031B"/>
    <w:rsid w:val="0089449B"/>
    <w:rsid w:val="008B3722"/>
    <w:rsid w:val="008B38F9"/>
    <w:rsid w:val="008B3E94"/>
    <w:rsid w:val="008D7012"/>
    <w:rsid w:val="008F0019"/>
    <w:rsid w:val="008F32AB"/>
    <w:rsid w:val="008F5015"/>
    <w:rsid w:val="008F59A1"/>
    <w:rsid w:val="008F6027"/>
    <w:rsid w:val="008F6DBB"/>
    <w:rsid w:val="00930E5C"/>
    <w:rsid w:val="00937013"/>
    <w:rsid w:val="009374B0"/>
    <w:rsid w:val="00950B18"/>
    <w:rsid w:val="00950D6D"/>
    <w:rsid w:val="00955934"/>
    <w:rsid w:val="00955F6A"/>
    <w:rsid w:val="00957470"/>
    <w:rsid w:val="00967387"/>
    <w:rsid w:val="009766D9"/>
    <w:rsid w:val="009B20B2"/>
    <w:rsid w:val="009B3354"/>
    <w:rsid w:val="009C17DD"/>
    <w:rsid w:val="009E34B8"/>
    <w:rsid w:val="009E37CB"/>
    <w:rsid w:val="009E394E"/>
    <w:rsid w:val="009E56D9"/>
    <w:rsid w:val="00A0491A"/>
    <w:rsid w:val="00A248A5"/>
    <w:rsid w:val="00A31085"/>
    <w:rsid w:val="00A35C9C"/>
    <w:rsid w:val="00A42E42"/>
    <w:rsid w:val="00A60C98"/>
    <w:rsid w:val="00A733BD"/>
    <w:rsid w:val="00A8022E"/>
    <w:rsid w:val="00A87447"/>
    <w:rsid w:val="00A920A4"/>
    <w:rsid w:val="00AA1091"/>
    <w:rsid w:val="00AA29D9"/>
    <w:rsid w:val="00AB6993"/>
    <w:rsid w:val="00AD5F1C"/>
    <w:rsid w:val="00AD6E57"/>
    <w:rsid w:val="00AD731B"/>
    <w:rsid w:val="00B00609"/>
    <w:rsid w:val="00B2440D"/>
    <w:rsid w:val="00B54697"/>
    <w:rsid w:val="00B96B28"/>
    <w:rsid w:val="00BA237A"/>
    <w:rsid w:val="00BB2EBB"/>
    <w:rsid w:val="00BD008B"/>
    <w:rsid w:val="00BD1169"/>
    <w:rsid w:val="00BD15D2"/>
    <w:rsid w:val="00BD3DFF"/>
    <w:rsid w:val="00BE027B"/>
    <w:rsid w:val="00BE1F6C"/>
    <w:rsid w:val="00BF364D"/>
    <w:rsid w:val="00C135D2"/>
    <w:rsid w:val="00C13A51"/>
    <w:rsid w:val="00C35BD3"/>
    <w:rsid w:val="00C72FFA"/>
    <w:rsid w:val="00C9233A"/>
    <w:rsid w:val="00CA0519"/>
    <w:rsid w:val="00CA2544"/>
    <w:rsid w:val="00CB5CAA"/>
    <w:rsid w:val="00CD7A52"/>
    <w:rsid w:val="00CE794F"/>
    <w:rsid w:val="00CF19B4"/>
    <w:rsid w:val="00D06157"/>
    <w:rsid w:val="00D069DC"/>
    <w:rsid w:val="00D10491"/>
    <w:rsid w:val="00D17E64"/>
    <w:rsid w:val="00D3219C"/>
    <w:rsid w:val="00D374B2"/>
    <w:rsid w:val="00D81012"/>
    <w:rsid w:val="00D86485"/>
    <w:rsid w:val="00D90D6D"/>
    <w:rsid w:val="00D94BDD"/>
    <w:rsid w:val="00D95752"/>
    <w:rsid w:val="00D95E7D"/>
    <w:rsid w:val="00DA572F"/>
    <w:rsid w:val="00DB2D03"/>
    <w:rsid w:val="00DC3340"/>
    <w:rsid w:val="00DC7E08"/>
    <w:rsid w:val="00DD0AF9"/>
    <w:rsid w:val="00DD153B"/>
    <w:rsid w:val="00DE38DF"/>
    <w:rsid w:val="00DE4889"/>
    <w:rsid w:val="00DF07CC"/>
    <w:rsid w:val="00E03878"/>
    <w:rsid w:val="00E23D40"/>
    <w:rsid w:val="00E431B3"/>
    <w:rsid w:val="00E44AA9"/>
    <w:rsid w:val="00E5472B"/>
    <w:rsid w:val="00E54AC6"/>
    <w:rsid w:val="00E55D31"/>
    <w:rsid w:val="00E573F0"/>
    <w:rsid w:val="00E57C42"/>
    <w:rsid w:val="00E60001"/>
    <w:rsid w:val="00E6178B"/>
    <w:rsid w:val="00E6272C"/>
    <w:rsid w:val="00E70F1A"/>
    <w:rsid w:val="00E75176"/>
    <w:rsid w:val="00E834A5"/>
    <w:rsid w:val="00E84449"/>
    <w:rsid w:val="00E8749A"/>
    <w:rsid w:val="00EA794F"/>
    <w:rsid w:val="00EC3ED9"/>
    <w:rsid w:val="00EC5E57"/>
    <w:rsid w:val="00ED193D"/>
    <w:rsid w:val="00EE31A1"/>
    <w:rsid w:val="00EE5E0C"/>
    <w:rsid w:val="00EE68A5"/>
    <w:rsid w:val="00F06E56"/>
    <w:rsid w:val="00F17032"/>
    <w:rsid w:val="00F263B2"/>
    <w:rsid w:val="00F2795A"/>
    <w:rsid w:val="00F352D4"/>
    <w:rsid w:val="00F60064"/>
    <w:rsid w:val="00F648ED"/>
    <w:rsid w:val="00F67BF2"/>
    <w:rsid w:val="00F726A3"/>
    <w:rsid w:val="00F82E8E"/>
    <w:rsid w:val="00F957FA"/>
    <w:rsid w:val="00FA5A1E"/>
    <w:rsid w:val="00FB1614"/>
    <w:rsid w:val="00FB2942"/>
    <w:rsid w:val="00FB432D"/>
    <w:rsid w:val="00FD0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tabs>
        <w:tab w:val="clear" w:pos="1530"/>
        <w:tab w:val="num" w:pos="720"/>
      </w:tabs>
      <w:spacing w:before="120" w:after="0"/>
      <w:ind w:left="72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ListParagraph">
    <w:name w:val="List Paragraph"/>
    <w:basedOn w:val="Normal"/>
    <w:uiPriority w:val="34"/>
    <w:qFormat/>
    <w:rsid w:val="00D90D6D"/>
    <w:pPr>
      <w:ind w:left="720"/>
      <w:contextualSpacing/>
    </w:pPr>
  </w:style>
  <w:style w:type="character" w:styleId="Hyperlink">
    <w:name w:val="Hyperlink"/>
    <w:basedOn w:val="DefaultParagraphFont"/>
    <w:rsid w:val="00D069DC"/>
    <w:rPr>
      <w:color w:val="0000FF"/>
      <w:u w:val="single"/>
    </w:rPr>
  </w:style>
  <w:style w:type="paragraph" w:styleId="TOC1">
    <w:name w:val="toc 1"/>
    <w:basedOn w:val="Normal"/>
    <w:next w:val="Normal"/>
    <w:autoRedefine/>
    <w:uiPriority w:val="39"/>
    <w:semiHidden/>
    <w:unhideWhenUsed/>
    <w:rsid w:val="001179A6"/>
    <w:pPr>
      <w:spacing w:after="100"/>
    </w:pPr>
  </w:style>
  <w:style w:type="paragraph" w:styleId="BalloonText">
    <w:name w:val="Balloon Text"/>
    <w:basedOn w:val="Normal"/>
    <w:link w:val="BalloonTextChar"/>
    <w:uiPriority w:val="99"/>
    <w:semiHidden/>
    <w:unhideWhenUsed/>
    <w:rsid w:val="0065598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9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5.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9.bin"/><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w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6.emf"/><Relationship Id="rId45" Type="http://schemas.openxmlformats.org/officeDocument/2006/relationships/oleObject" Target="embeddings/oleObject18.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misagweb01.nexteer.com/eRoomReq/Files/erooms8/NextGeneration/0_138945/FDD%2020C%20Turns%20Counter%20Column%20Position%20Sensor%20(BMW-EA3)%20Rev%20003.doc"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w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xz0btk\LOCALS~1\Tem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B2228-D049-4F9D-AB10-4AA90A62A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2748</TotalTime>
  <Pages>42</Pages>
  <Words>4137</Words>
  <Characters>23582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27664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Jeremy Warmbier</dc:creator>
  <cp:keywords/>
  <dc:description/>
  <cp:lastModifiedBy>Creager, Kathleen</cp:lastModifiedBy>
  <cp:revision>110</cp:revision>
  <cp:lastPrinted>2011-03-21T13:34:00Z</cp:lastPrinted>
  <dcterms:created xsi:type="dcterms:W3CDTF">2012-03-08T18:42:00Z</dcterms:created>
  <dcterms:modified xsi:type="dcterms:W3CDTF">2014-04-07T15:57:00Z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Spi Driver</vt:lpwstr>
  </property>
  <property fmtid="{D5CDD505-2E9C-101B-9397-08002B2CF9AE}" pid="3" name="MDDRevNum">
    <vt:lpwstr>4</vt:lpwstr>
  </property>
  <property fmtid="{D5CDD505-2E9C-101B-9397-08002B2CF9AE}" pid="4" name="Module Layer">
    <vt:lpwstr>0</vt:lpwstr>
  </property>
  <property fmtid="{D5CDD505-2E9C-101B-9397-08002B2CF9AE}" pid="5" name="Module Name">
    <vt:lpwstr>SpiNxt</vt:lpwstr>
  </property>
  <property fmtid="{D5CDD505-2E9C-101B-9397-08002B2CF9AE}" pid="6" name="Product Line">
    <vt:lpwstr>Gen II+ EPS EA3</vt:lpwstr>
  </property>
</Properties>
</file>