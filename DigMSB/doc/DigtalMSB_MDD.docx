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F141E2">
      <w:pPr>
        <w:pStyle w:val="Heading1"/>
        <w:numPr>
          <w:ilvl w:val="0"/>
          <w:numId w:val="0"/>
        </w:numPr>
      </w:pPr>
      <w:r>
        <w:t xml:space="preserve">Module – </w:t>
      </w:r>
      <w:fldSimple w:instr=" DOCPROPERTY &quot;Document Title&quot;  \* MERGEFORMAT ">
        <w:r w:rsidR="00722D2B">
          <w:t>Digital MSB</w:t>
        </w:r>
      </w:fldSimple>
      <w:r w:rsidR="00085AD1">
        <w:t>`</w:t>
      </w:r>
    </w:p>
    <w:p w:rsidR="004A781C" w:rsidRDefault="004A781C">
      <w:pPr>
        <w:pStyle w:val="Heading1"/>
      </w:pPr>
      <w:r>
        <w:t>High-Level Description</w:t>
      </w:r>
    </w:p>
    <w:p w:rsidR="004A322F" w:rsidRDefault="00912DC0">
      <w:r>
        <w:t>The data synchronsiation  between Motor Control ISR and 2 ms Task will be provided at the integration level. But the synchronization between 2 and 100ms is provided by the Module level variable by disabling and enabling interrupts.</w:t>
      </w:r>
      <w:r w:rsidR="004A322F">
        <w:t xml:space="preserve"> </w:t>
      </w:r>
    </w:p>
    <w:p w:rsidR="004A781C" w:rsidRDefault="004A322F">
      <w:r>
        <w:t>Note:  Some variables are used as both input and output.  For the those outputs use the ranges from inputs.</w:t>
      </w:r>
    </w:p>
    <w:p w:rsidR="00912DC0" w:rsidRDefault="00912DC0"/>
    <w:p w:rsidR="00F141E2" w:rsidRPr="00F141E2" w:rsidRDefault="004A781C" w:rsidP="00F141E2">
      <w:pPr>
        <w:pStyle w:val="Heading1"/>
      </w:pPr>
      <w:r>
        <w:t>Figures</w:t>
      </w:r>
    </w:p>
    <w:p w:rsidR="004A781C" w:rsidRDefault="00F141E2" w:rsidP="00F141E2">
      <w:pPr>
        <w:pStyle w:val="Heading2"/>
      </w:pPr>
      <w:r>
        <w:t>Component Diagram</w:t>
      </w:r>
    </w:p>
    <w:p w:rsidR="00F141E2" w:rsidRDefault="00F141E2" w:rsidP="00F141E2">
      <w:pPr>
        <w:jc w:val="center"/>
      </w:pPr>
    </w:p>
    <w:p w:rsidR="004A781C" w:rsidRDefault="0004497D" w:rsidP="0075409E">
      <w:pPr>
        <w:jc w:val="center"/>
      </w:pPr>
      <w:del w:id="0" w:author="Byrski, Krzysztof" w:date="2018-04-19T12:27:00Z">
        <w:r w:rsidDel="00DB1AA5">
          <w:rPr>
            <w:noProof/>
          </w:rPr>
          <w:drawing>
            <wp:inline distT="0" distB="0" distL="0" distR="0" wp14:anchorId="03D9A740" wp14:editId="4FF1F1AE">
              <wp:extent cx="2715256" cy="2665142"/>
              <wp:effectExtent l="0" t="0" r="952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5238" cy="2665124"/>
                      </a:xfrm>
                      <a:prstGeom prst="rect">
                        <a:avLst/>
                      </a:prstGeom>
                      <a:noFill/>
                      <a:ln>
                        <a:noFill/>
                      </a:ln>
                    </pic:spPr>
                  </pic:pic>
                </a:graphicData>
              </a:graphic>
            </wp:inline>
          </w:drawing>
        </w:r>
      </w:del>
      <w:ins w:id="1" w:author="Byrski, Krzysztof" w:date="2018-04-19T12:28:00Z">
        <w:r w:rsidR="00DB1AA5">
          <w:rPr>
            <w:noProof/>
          </w:rPr>
          <w:drawing>
            <wp:inline distT="0" distB="0" distL="0" distR="0" wp14:anchorId="09B0AD12" wp14:editId="5A2E4C1C">
              <wp:extent cx="2736894" cy="339415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37071" cy="3394378"/>
                      </a:xfrm>
                      <a:prstGeom prst="rect">
                        <a:avLst/>
                      </a:prstGeom>
                    </pic:spPr>
                  </pic:pic>
                </a:graphicData>
              </a:graphic>
            </wp:inline>
          </w:drawing>
        </w:r>
      </w:ins>
    </w:p>
    <w:p w:rsidR="00F8149B" w:rsidRDefault="00F8149B" w:rsidP="00F8149B">
      <w:pPr>
        <w:pStyle w:val="Heading1"/>
      </w:pPr>
      <w:r>
        <w:t>Variable Data Dictionary</w:t>
      </w:r>
    </w:p>
    <w:p w:rsidR="00F8149B" w:rsidRDefault="00F8149B" w:rsidP="00F8149B">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F8149B" w:rsidRPr="006D33CC" w:rsidTr="00F8149B">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F8149B" w:rsidRPr="006D33CC" w:rsidRDefault="00F8149B" w:rsidP="00F8149B">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F8149B" w:rsidRPr="006D33CC" w:rsidRDefault="00F8149B" w:rsidP="00F8149B">
            <w:pPr>
              <w:spacing w:before="100" w:beforeAutospacing="1" w:after="100" w:afterAutospacing="1"/>
              <w:rPr>
                <w:rFonts w:ascii="Arial" w:hAnsi="Arial" w:cs="Arial"/>
              </w:rPr>
            </w:pPr>
            <w:r w:rsidRPr="006D33CC">
              <w:rPr>
                <w:rFonts w:ascii="Arial" w:hAnsi="Arial" w:cs="Arial"/>
              </w:rPr>
              <w:t>Module Outputs</w:t>
            </w:r>
          </w:p>
        </w:tc>
      </w:tr>
      <w:tr w:rsidR="00F8149B"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F8149B" w:rsidRPr="004B5BE2"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UncorrMechMtrPos1_Rev_u0p16</w:t>
            </w:r>
          </w:p>
        </w:tc>
        <w:tc>
          <w:tcPr>
            <w:tcW w:w="4455" w:type="dxa"/>
            <w:vAlign w:val="center"/>
          </w:tcPr>
          <w:p w:rsidR="00F8149B" w:rsidRPr="004B5BE2"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UncorrMechMtrPos1_Rev_u0p16</w:t>
            </w:r>
          </w:p>
        </w:tc>
      </w:tr>
      <w:tr w:rsidR="00F8149B"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F8149B"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Die2RxError_Cnt_u16</w:t>
            </w:r>
          </w:p>
        </w:tc>
        <w:tc>
          <w:tcPr>
            <w:tcW w:w="4455" w:type="dxa"/>
            <w:vAlign w:val="center"/>
          </w:tcPr>
          <w:p w:rsidR="00F8149B"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Die2RxError_Cnt_u16</w:t>
            </w:r>
          </w:p>
        </w:tc>
      </w:tr>
      <w:tr w:rsidR="00F8149B"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F8149B"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lastRenderedPageBreak/>
              <w:t>Die2RxRevCtr_Cnt_u16</w:t>
            </w:r>
          </w:p>
        </w:tc>
        <w:tc>
          <w:tcPr>
            <w:tcW w:w="4455" w:type="dxa"/>
            <w:vAlign w:val="center"/>
          </w:tcPr>
          <w:p w:rsidR="00F8149B" w:rsidRPr="0044409E" w:rsidRDefault="007B05B7">
            <w:pPr>
              <w:spacing w:before="100" w:beforeAutospacing="1" w:after="100" w:afterAutospacing="1"/>
              <w:rPr>
                <w:rFonts w:ascii="Arial" w:hAnsi="Arial" w:cs="Arial"/>
                <w:sz w:val="16"/>
                <w:szCs w:val="16"/>
              </w:rPr>
            </w:pPr>
            <w:r w:rsidRPr="007B05B7">
              <w:rPr>
                <w:rFonts w:ascii="Arial" w:hAnsi="Arial" w:cs="Arial"/>
                <w:sz w:val="16"/>
                <w:szCs w:val="16"/>
              </w:rPr>
              <w:t>Die2RxRevCtr_Cnt_u16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Die2RxMtrPos_Cnt_u16</w:t>
            </w:r>
          </w:p>
        </w:tc>
        <w:tc>
          <w:tcPr>
            <w:tcW w:w="4455" w:type="dxa"/>
            <w:vAlign w:val="center"/>
          </w:tcPr>
          <w:p w:rsidR="007B05B7" w:rsidRPr="00F83560" w:rsidDel="003F2084"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Die2RxMtrPos_Cnt_u16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Die1RxError_Cnt_u16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B37">
              <w:rPr>
                <w:rFonts w:ascii="Arial" w:hAnsi="Arial" w:cs="Arial"/>
                <w:sz w:val="16"/>
                <w:szCs w:val="16"/>
              </w:rPr>
              <w:t>Die1RxError_Cnt_u16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Die1RxRevCtr_Cnt_u16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Die1RxRevCtr_Cnt_u16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CumMechMtrPos_Rev_f32</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AlignedCumMechMtrPosCRF_Deg_f32</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RxMtrPosParityAccum_Cnt_u16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CumMechMtrPosCRF_Deg_f32</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MtrPosPolarity_Cnt_s08</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CumMechMtrPosMRF_Deg_f32</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EnergyModeState_Cnt_enum</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MechMtrPos2_Rev_u0p16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CorrectedElecMtrPos_Rev_u0p16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SysCCumMechMtrPosMRF_Deg_f32</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UncorrMechMtrPos1_Rev_u0p16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AlignedCumMechMtrPosStatus_Cnt_u08</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Die1RxError_Cnt_u16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MechMtrPos1_Rev_u0p16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Die1RxRevCtr_Cnt_u16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SysCMechMtrPos1_Rev_u0p16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Die2RxRevCtr_Cnt_u16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SysCorrectedElecMtrPos_Rev_u0p16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r w:rsidRPr="007B05B7">
              <w:rPr>
                <w:rFonts w:ascii="Arial" w:hAnsi="Arial" w:cs="Arial"/>
                <w:sz w:val="16"/>
                <w:szCs w:val="16"/>
              </w:rPr>
              <w:t>Die2RxMtrPos_Cnt_u16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MechMtrPos1TimeStamp_uSec_u32</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AD6D98" w:rsidP="00F8149B">
            <w:pPr>
              <w:spacing w:before="100" w:beforeAutospacing="1" w:after="100" w:afterAutospacing="1"/>
              <w:rPr>
                <w:rFonts w:ascii="Arial" w:hAnsi="Arial" w:cs="Arial"/>
                <w:sz w:val="16"/>
                <w:szCs w:val="16"/>
              </w:rPr>
            </w:pPr>
            <w:r w:rsidRPr="00AD6D98">
              <w:rPr>
                <w:rFonts w:ascii="Arial" w:hAnsi="Arial" w:cs="Arial"/>
                <w:sz w:val="16"/>
                <w:szCs w:val="16"/>
              </w:rPr>
              <w:t>Die1UnderVoltgFltAccum_Cnt_u16</w:t>
            </w: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MechMtrPos2TimeStamp_uSec_u32</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DB1AA5" w:rsidP="00F8149B">
            <w:pPr>
              <w:spacing w:before="100" w:beforeAutospacing="1" w:after="100" w:afterAutospacing="1"/>
              <w:rPr>
                <w:rFonts w:ascii="Arial" w:hAnsi="Arial" w:cs="Arial"/>
                <w:sz w:val="16"/>
                <w:szCs w:val="16"/>
              </w:rPr>
            </w:pPr>
            <w:ins w:id="2" w:author="Byrski, Krzysztof" w:date="2018-04-19T12:28:00Z">
              <w:r w:rsidRPr="00DB1AA5">
                <w:rPr>
                  <w:rFonts w:ascii="Arial" w:hAnsi="Arial" w:cs="Arial"/>
                  <w:sz w:val="16"/>
                  <w:szCs w:val="16"/>
                </w:rPr>
                <w:t>TurnsCounterSelected_Cnt_lgc</w:t>
              </w:r>
            </w:ins>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CorrectedElecMtrPos_Rev_u0p16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UncorrMechMtrPos1_Rev_u0p16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CumMechMtrPos_Rev_s15p16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Die1RxError_Cnt_u16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Die1RxRevCtr_Cnt_u16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Die2RxRevCtr_Cnt_u16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B37">
              <w:rPr>
                <w:rFonts w:ascii="Arial" w:hAnsi="Arial" w:cs="Arial"/>
                <w:sz w:val="16"/>
                <w:szCs w:val="16"/>
              </w:rPr>
              <w:t>Die1RxMtrPos_Cnt_u16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Die2RxMtrPos_Cnt_u16</w:t>
            </w:r>
          </w:p>
        </w:tc>
      </w:tr>
      <w:tr w:rsidR="007B05B7"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7B05B7" w:rsidRPr="007B05B7" w:rsidRDefault="007B05B7" w:rsidP="00F8149B">
            <w:pPr>
              <w:spacing w:before="100" w:beforeAutospacing="1" w:after="100" w:afterAutospacing="1"/>
              <w:rPr>
                <w:rFonts w:ascii="Arial" w:hAnsi="Arial" w:cs="Arial"/>
                <w:sz w:val="16"/>
                <w:szCs w:val="16"/>
              </w:rPr>
            </w:pPr>
          </w:p>
        </w:tc>
        <w:tc>
          <w:tcPr>
            <w:tcW w:w="4455" w:type="dxa"/>
            <w:vAlign w:val="center"/>
          </w:tcPr>
          <w:p w:rsidR="007B05B7" w:rsidRPr="007B05B7" w:rsidRDefault="007B05B7" w:rsidP="007B05B7">
            <w:pPr>
              <w:spacing w:before="100" w:beforeAutospacing="1" w:after="100" w:afterAutospacing="1"/>
              <w:rPr>
                <w:rFonts w:ascii="Arial" w:hAnsi="Arial" w:cs="Arial"/>
                <w:sz w:val="16"/>
                <w:szCs w:val="16"/>
              </w:rPr>
            </w:pPr>
            <w:r w:rsidRPr="007B05B7">
              <w:rPr>
                <w:rFonts w:ascii="Arial" w:hAnsi="Arial" w:cs="Arial"/>
                <w:sz w:val="16"/>
                <w:szCs w:val="16"/>
              </w:rPr>
              <w:t>RxMtrPos1ParityAccum_Cnt_u16</w:t>
            </w:r>
          </w:p>
        </w:tc>
      </w:tr>
      <w:tr w:rsidR="00A71E66" w:rsidRPr="004B5BE2" w:rsidTr="00F8149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A71E66" w:rsidRPr="007B05B7" w:rsidRDefault="00A71E66" w:rsidP="00F8149B">
            <w:pPr>
              <w:spacing w:before="100" w:beforeAutospacing="1" w:after="100" w:afterAutospacing="1"/>
              <w:rPr>
                <w:rFonts w:ascii="Arial" w:hAnsi="Arial" w:cs="Arial"/>
                <w:sz w:val="16"/>
                <w:szCs w:val="16"/>
              </w:rPr>
            </w:pPr>
          </w:p>
        </w:tc>
        <w:tc>
          <w:tcPr>
            <w:tcW w:w="4455" w:type="dxa"/>
            <w:vAlign w:val="center"/>
          </w:tcPr>
          <w:p w:rsidR="00A71E66" w:rsidRPr="007B05B7" w:rsidRDefault="00A71E66" w:rsidP="007B05B7">
            <w:pPr>
              <w:spacing w:before="100" w:beforeAutospacing="1" w:after="100" w:afterAutospacing="1"/>
              <w:rPr>
                <w:rFonts w:ascii="Arial" w:hAnsi="Arial" w:cs="Arial"/>
                <w:sz w:val="16"/>
                <w:szCs w:val="16"/>
              </w:rPr>
            </w:pPr>
            <w:r w:rsidRPr="00A71E66">
              <w:rPr>
                <w:rFonts w:ascii="Arial" w:hAnsi="Arial" w:cs="Arial"/>
                <w:sz w:val="16"/>
                <w:szCs w:val="16"/>
              </w:rPr>
              <w:t>RxMtrPos1UnderVoltgFltAccum_Cnt_u16</w:t>
            </w:r>
          </w:p>
        </w:tc>
      </w:tr>
    </w:tbl>
    <w:p w:rsidR="007B05B7" w:rsidRDefault="007B05B7" w:rsidP="007B0B37">
      <w:pPr>
        <w:pStyle w:val="Heading2"/>
        <w:numPr>
          <w:ilvl w:val="0"/>
          <w:numId w:val="0"/>
        </w:numPr>
        <w:ind w:left="576"/>
      </w:pPr>
    </w:p>
    <w:p w:rsidR="00F8149B" w:rsidRDefault="00F8149B" w:rsidP="00F8149B">
      <w:pPr>
        <w:pStyle w:val="Heading2"/>
      </w:pPr>
      <w:r>
        <w:t xml:space="preserve">  Module Internal Variables</w:t>
      </w:r>
    </w:p>
    <w:p w:rsidR="00F8149B" w:rsidRDefault="00F8149B" w:rsidP="00F8149B">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900"/>
        <w:gridCol w:w="945"/>
        <w:gridCol w:w="945"/>
        <w:gridCol w:w="2520"/>
      </w:tblGrid>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jc w:val="center"/>
              <w:rPr>
                <w:rFonts w:ascii="Arial" w:hAnsi="Arial" w:cs="Arial"/>
                <w:sz w:val="16"/>
              </w:rPr>
            </w:pPr>
            <w:r>
              <w:rPr>
                <w:rFonts w:ascii="Arial" w:hAnsi="Arial" w:cs="Arial"/>
                <w:sz w:val="16"/>
              </w:rPr>
              <w:t>Variable Name</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jc w:val="center"/>
              <w:rPr>
                <w:rFonts w:ascii="Arial" w:hAnsi="Arial" w:cs="Arial"/>
                <w:sz w:val="16"/>
              </w:rPr>
            </w:pPr>
            <w:r>
              <w:rPr>
                <w:rFonts w:ascii="Arial" w:hAnsi="Arial" w:cs="Arial"/>
                <w:sz w:val="16"/>
              </w:rPr>
              <w:t>Resolution</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jc w:val="center"/>
              <w:rPr>
                <w:rFonts w:ascii="Arial" w:hAnsi="Arial" w:cs="Arial"/>
                <w:sz w:val="16"/>
              </w:rPr>
            </w:pPr>
            <w:r>
              <w:rPr>
                <w:rFonts w:ascii="Arial" w:hAnsi="Arial" w:cs="Arial"/>
                <w:sz w:val="16"/>
              </w:rPr>
              <w:t>Legal Range</w:t>
            </w:r>
          </w:p>
          <w:p w:rsidR="00F8149B" w:rsidRDefault="00F8149B" w:rsidP="00F8149B">
            <w:pPr>
              <w:spacing w:before="60"/>
              <w:jc w:val="center"/>
              <w:rPr>
                <w:rFonts w:ascii="Arial" w:hAnsi="Arial" w:cs="Arial"/>
                <w:sz w:val="16"/>
              </w:rPr>
            </w:pPr>
            <w:r>
              <w:rPr>
                <w:rFonts w:ascii="Arial" w:hAnsi="Arial" w:cs="Arial"/>
                <w:sz w:val="16"/>
              </w:rPr>
              <w:t>(min)</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jc w:val="center"/>
              <w:rPr>
                <w:rFonts w:ascii="Arial" w:hAnsi="Arial" w:cs="Arial"/>
                <w:sz w:val="16"/>
              </w:rPr>
            </w:pPr>
            <w:r>
              <w:rPr>
                <w:rFonts w:ascii="Arial" w:hAnsi="Arial" w:cs="Arial"/>
                <w:sz w:val="16"/>
              </w:rPr>
              <w:t>Legal Range</w:t>
            </w:r>
          </w:p>
          <w:p w:rsidR="00F8149B" w:rsidRDefault="00F8149B" w:rsidP="00F8149B">
            <w:pPr>
              <w:spacing w:before="60"/>
              <w:jc w:val="center"/>
              <w:rPr>
                <w:rFonts w:ascii="Arial" w:hAnsi="Arial" w:cs="Arial"/>
                <w:sz w:val="16"/>
              </w:rPr>
            </w:pPr>
            <w:r>
              <w:rPr>
                <w:rFonts w:ascii="Arial" w:hAnsi="Arial" w:cs="Arial"/>
                <w:sz w:val="16"/>
              </w:rPr>
              <w:t>(max)</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jc w:val="center"/>
              <w:rPr>
                <w:rFonts w:ascii="Arial" w:hAnsi="Arial" w:cs="Arial"/>
                <w:sz w:val="16"/>
              </w:rPr>
            </w:pPr>
            <w:r>
              <w:rPr>
                <w:rFonts w:ascii="Arial" w:hAnsi="Arial" w:cs="Arial"/>
                <w:sz w:val="16"/>
              </w:rPr>
              <w:t>Software Segment</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DB1AA5" w:rsidRDefault="00F8149B" w:rsidP="00F8149B">
            <w:pPr>
              <w:spacing w:before="60"/>
              <w:rPr>
                <w:rFonts w:ascii="Arial" w:hAnsi="Arial" w:cs="Arial"/>
                <w:sz w:val="16"/>
                <w:lang w:val="pl-PL"/>
                <w:rPrChange w:id="3" w:author="Byrski, Krzysztof" w:date="2018-04-19T12:27:00Z">
                  <w:rPr>
                    <w:rFonts w:ascii="Arial" w:hAnsi="Arial" w:cs="Arial"/>
                    <w:sz w:val="16"/>
                  </w:rPr>
                </w:rPrChange>
              </w:rPr>
            </w:pPr>
            <w:r w:rsidRPr="00DB1AA5">
              <w:rPr>
                <w:rFonts w:ascii="Arial" w:hAnsi="Arial" w:cs="Arial"/>
                <w:sz w:val="16"/>
                <w:lang w:val="pl-PL"/>
                <w:rPrChange w:id="4" w:author="Byrski, Krzysztof" w:date="2018-04-19T12:27:00Z">
                  <w:rPr>
                    <w:rFonts w:ascii="Arial" w:hAnsi="Arial" w:cs="Arial"/>
                    <w:sz w:val="16"/>
                  </w:rPr>
                </w:rPrChange>
              </w:rPr>
              <w:t>DigMSB_PWMGrpData_Cnt_M_u16[3]</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DigMSB_AsyncConfigGrpDie1_Cnt_M_u16[3]</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5D079E">
              <w:rPr>
                <w:rFonts w:ascii="Arial" w:hAnsi="Arial" w:cs="Arial"/>
                <w:sz w:val="16"/>
              </w:rPr>
              <w:t xml:space="preserve">See Data </w:t>
            </w:r>
            <w:r w:rsidRPr="005D079E">
              <w:rPr>
                <w:rFonts w:ascii="Arial" w:hAnsi="Arial" w:cs="Arial"/>
                <w:sz w:val="16"/>
              </w:rPr>
              <w:lastRenderedPageBreak/>
              <w:t>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lastRenderedPageBreak/>
              <w:t xml:space="preserve">See Data </w:t>
            </w:r>
            <w:r w:rsidRPr="00F54DA4">
              <w:rPr>
                <w:rFonts w:ascii="Arial" w:hAnsi="Arial" w:cs="Arial"/>
                <w:sz w:val="16"/>
              </w:rPr>
              <w:lastRenderedPageBreak/>
              <w:t>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lastRenderedPageBreak/>
              <w:t>DIGMSB_START_SEC_VAR_C</w:t>
            </w:r>
            <w:r w:rsidRPr="00F8149B">
              <w:rPr>
                <w:rFonts w:ascii="Arial" w:hAnsi="Arial" w:cs="Arial"/>
                <w:sz w:val="16"/>
              </w:rPr>
              <w:lastRenderedPageBreak/>
              <w:t>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F8149B" w:rsidP="00F8149B">
            <w:pPr>
              <w:spacing w:before="60"/>
              <w:rPr>
                <w:rFonts w:ascii="Arial" w:hAnsi="Arial" w:cs="Arial"/>
                <w:sz w:val="16"/>
                <w:lang w:val="fr-FR"/>
              </w:rPr>
            </w:pPr>
            <w:r w:rsidRPr="00F8149B">
              <w:rPr>
                <w:rFonts w:ascii="Arial" w:hAnsi="Arial" w:cs="Arial"/>
                <w:sz w:val="16"/>
                <w:lang w:val="fr-FR"/>
              </w:rPr>
              <w:lastRenderedPageBreak/>
              <w:t>DigMSB_AsyncConfigGrpDie2_Cnt_M_u16[3]</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DigMSB_MechMtrPos1UnCorrec_Rev_M_u0p16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1.52588E-05</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F8149B" w:rsidP="00F8149B">
            <w:pPr>
              <w:spacing w:before="60"/>
              <w:rPr>
                <w:rFonts w:ascii="Arial" w:hAnsi="Arial" w:cs="Arial"/>
                <w:sz w:val="16"/>
                <w:lang w:val="fr-FR"/>
              </w:rPr>
            </w:pPr>
            <w:r w:rsidRPr="00F8149B">
              <w:rPr>
                <w:rFonts w:ascii="Arial" w:hAnsi="Arial" w:cs="Arial"/>
                <w:sz w:val="16"/>
                <w:lang w:val="fr-FR"/>
              </w:rPr>
              <w:t>DigMSB_RxMtrPos1ParityAccum_Cnt_M_u16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0A2C4B" w:rsidRDefault="00F8149B" w:rsidP="00F8149B">
            <w:pPr>
              <w:spacing w:before="60"/>
              <w:rPr>
                <w:rFonts w:ascii="Arial" w:hAnsi="Arial" w:cs="Arial"/>
                <w:sz w:val="16"/>
                <w:lang w:val="fr-FR"/>
              </w:rPr>
            </w:pPr>
            <w:r w:rsidRPr="00F8149B">
              <w:rPr>
                <w:rFonts w:ascii="Arial" w:hAnsi="Arial" w:cs="Arial"/>
                <w:sz w:val="16"/>
                <w:lang w:val="fr-FR"/>
              </w:rPr>
              <w:t>DigMSB_Die1R0ParityFault_Cnt_M_u16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5D079E" w:rsidRDefault="00F8149B" w:rsidP="00F8149B">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F54DA4" w:rsidRDefault="00F8149B" w:rsidP="00F8149B">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lang w:val="fr-FR"/>
              </w:rPr>
            </w:pPr>
            <w:r w:rsidRPr="00F8149B">
              <w:rPr>
                <w:rFonts w:ascii="Arial" w:hAnsi="Arial" w:cs="Arial"/>
                <w:sz w:val="16"/>
                <w:lang w:val="fr-FR"/>
              </w:rPr>
              <w:t>DigMSB_Die1R1ParityFault_Cnt_M_u16</w:t>
            </w:r>
          </w:p>
          <w:p w:rsidR="00F8149B" w:rsidRPr="00AD57CD" w:rsidRDefault="00F8149B" w:rsidP="00F8149B">
            <w:pPr>
              <w:spacing w:before="60"/>
              <w:rPr>
                <w:rFonts w:ascii="Arial" w:hAnsi="Arial" w:cs="Arial"/>
                <w:sz w:val="16"/>
                <w:lang w:val="fr-FR"/>
              </w:rPr>
            </w:pP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5D079E" w:rsidRDefault="00F8149B" w:rsidP="00F8149B">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F54DA4" w:rsidRDefault="00F8149B" w:rsidP="00F8149B">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F8149B" w:rsidP="00F8149B">
            <w:pPr>
              <w:spacing w:before="60"/>
              <w:rPr>
                <w:rFonts w:ascii="Arial" w:hAnsi="Arial" w:cs="Arial"/>
                <w:sz w:val="16"/>
                <w:lang w:val="fr-FR"/>
              </w:rPr>
            </w:pPr>
            <w:r w:rsidRPr="00F8149B">
              <w:rPr>
                <w:rFonts w:ascii="Arial" w:hAnsi="Arial" w:cs="Arial"/>
                <w:sz w:val="16"/>
                <w:lang w:val="fr-FR"/>
              </w:rPr>
              <w:t>DigMSB_Die2R2ParityFault_Cnt_M_u16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5D079E" w:rsidRDefault="00F8149B" w:rsidP="00F8149B">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F54DA4" w:rsidRDefault="00F8149B" w:rsidP="00F8149B">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F8149B" w:rsidP="00F8149B">
            <w:pPr>
              <w:spacing w:before="60"/>
              <w:rPr>
                <w:rFonts w:ascii="Arial" w:hAnsi="Arial" w:cs="Arial"/>
                <w:sz w:val="16"/>
                <w:lang w:val="fr-FR"/>
              </w:rPr>
            </w:pPr>
            <w:r w:rsidRPr="00F8149B">
              <w:rPr>
                <w:rFonts w:ascii="Arial" w:hAnsi="Arial" w:cs="Arial"/>
                <w:sz w:val="16"/>
                <w:lang w:val="fr-FR"/>
              </w:rPr>
              <w:t>DigMSB_Die1ErrorOkAcc_Cnt_M_u16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5D079E" w:rsidRDefault="00F8149B" w:rsidP="00F8149B">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F54DA4" w:rsidRDefault="00F8149B" w:rsidP="00F8149B">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F8149B" w:rsidP="00F8149B">
            <w:pPr>
              <w:spacing w:before="60"/>
              <w:rPr>
                <w:rFonts w:ascii="Arial" w:hAnsi="Arial" w:cs="Arial"/>
                <w:sz w:val="16"/>
                <w:lang w:val="fr-FR"/>
              </w:rPr>
            </w:pPr>
            <w:r w:rsidRPr="00F8149B">
              <w:rPr>
                <w:rFonts w:ascii="Arial" w:hAnsi="Arial" w:cs="Arial"/>
                <w:sz w:val="16"/>
                <w:lang w:val="fr-FR"/>
              </w:rPr>
              <w:t>DigMSB_Die2ErrorOkAcc_Cnt_M_u16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5D079E" w:rsidRDefault="00F8149B" w:rsidP="00F8149B">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F54DA4" w:rsidRDefault="00F8149B" w:rsidP="00F8149B">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F8149B" w:rsidP="00F8149B">
            <w:pPr>
              <w:spacing w:before="60"/>
              <w:rPr>
                <w:rFonts w:ascii="Arial" w:hAnsi="Arial" w:cs="Arial"/>
                <w:sz w:val="16"/>
                <w:lang w:val="fr-FR"/>
              </w:rPr>
            </w:pPr>
            <w:r w:rsidRPr="00F8149B">
              <w:rPr>
                <w:rFonts w:ascii="Arial" w:hAnsi="Arial" w:cs="Arial"/>
                <w:sz w:val="16"/>
                <w:lang w:val="fr-FR"/>
              </w:rPr>
              <w:t>DigMSB_MechMtrPos2UnCorrec_Rev_M_u0p16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1.52588E-05</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5D079E" w:rsidRDefault="00F8149B" w:rsidP="00F8149B">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F54DA4" w:rsidRDefault="00F8149B" w:rsidP="00F8149B">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F8149B" w:rsidP="00F8149B">
            <w:pPr>
              <w:spacing w:before="60"/>
              <w:rPr>
                <w:rFonts w:ascii="Arial" w:hAnsi="Arial" w:cs="Arial"/>
                <w:sz w:val="16"/>
                <w:lang w:val="fr-FR"/>
              </w:rPr>
            </w:pPr>
            <w:bookmarkStart w:id="5" w:name="_Hlk364411019"/>
            <w:r w:rsidRPr="00F8149B">
              <w:rPr>
                <w:rFonts w:ascii="Arial" w:hAnsi="Arial" w:cs="Arial"/>
                <w:sz w:val="16"/>
                <w:lang w:val="fr-FR"/>
              </w:rPr>
              <w:t>DigMSB_Die1vsDie2TrnsCntrAcc_Cnt_M_u16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bookmarkEnd w:id="5"/>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DigMSB_ErrorRegTCAcc_Cnt_M_u16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BC0FDF" w:rsidP="00F8149B">
            <w:pPr>
              <w:spacing w:before="60"/>
              <w:rPr>
                <w:rFonts w:ascii="Arial" w:hAnsi="Arial" w:cs="Arial"/>
                <w:sz w:val="16"/>
                <w:lang w:val="fr-FR"/>
              </w:rPr>
            </w:pPr>
            <w:r w:rsidRPr="00BC0FDF">
              <w:rPr>
                <w:rFonts w:ascii="Arial" w:hAnsi="Arial" w:cs="Arial"/>
                <w:sz w:val="16"/>
                <w:lang w:val="fr-FR"/>
              </w:rPr>
              <w:t>DigMSB_ErrorRegVehMaskAcc_Cnt_M_u16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0F389D">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DigMSB_MtrPosErrAcc_Cnt_M_u16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0F389D">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BC0FDF" w:rsidP="00F8149B">
            <w:pPr>
              <w:spacing w:before="60"/>
              <w:rPr>
                <w:rFonts w:ascii="Arial" w:hAnsi="Arial" w:cs="Arial"/>
                <w:sz w:val="16"/>
                <w:lang w:val="fr-FR"/>
              </w:rPr>
            </w:pPr>
            <w:r w:rsidRPr="00BC0FDF">
              <w:rPr>
                <w:rFonts w:ascii="Arial" w:hAnsi="Arial" w:cs="Arial"/>
                <w:sz w:val="16"/>
                <w:lang w:val="fr-FR"/>
              </w:rPr>
              <w:t>DigMSB_PrevMechMtrPos1_Rev_M_u0p16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Pr>
                <w:rFonts w:ascii="Arial" w:hAnsi="Arial" w:cs="Arial"/>
                <w:sz w:val="16"/>
              </w:rPr>
              <w:t>1.52588E-05</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0F389D">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DigMSB_Die2RevCntr_Cnt_M_s16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0F389D">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DigMSB_Die1RevCntr_Cnt_M_s16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DigMSB_Die1R2ParityFault_Cnt_M_u16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BC0FDF" w:rsidP="00F8149B">
            <w:pPr>
              <w:spacing w:before="60"/>
              <w:rPr>
                <w:rFonts w:ascii="Arial" w:hAnsi="Arial" w:cs="Arial"/>
                <w:sz w:val="16"/>
                <w:lang w:val="fr-FR"/>
              </w:rPr>
            </w:pPr>
            <w:r w:rsidRPr="00BC0FDF">
              <w:rPr>
                <w:rFonts w:ascii="Arial" w:hAnsi="Arial" w:cs="Arial"/>
                <w:sz w:val="16"/>
                <w:lang w:val="fr-FR"/>
              </w:rPr>
              <w:t>DigMSB_Die2R1ParityFault_Cnt_M_u16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DigMSB_Die2R0ParityFault_Cnt_M_u16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F8149B">
              <w:rPr>
                <w:rFonts w:ascii="Arial" w:hAnsi="Arial" w:cs="Arial"/>
                <w:sz w:val="16"/>
              </w:rPr>
              <w:t>DIGMSB_START_SEC_VAR_CLEARED_16</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BC0FDF" w:rsidP="00F8149B">
            <w:pPr>
              <w:spacing w:before="60"/>
              <w:rPr>
                <w:rFonts w:ascii="Arial" w:hAnsi="Arial" w:cs="Arial"/>
                <w:sz w:val="16"/>
              </w:rPr>
            </w:pPr>
            <w:r w:rsidRPr="00BC0FDF">
              <w:rPr>
                <w:rFonts w:ascii="Arial" w:hAnsi="Arial" w:cs="Arial"/>
                <w:sz w:val="16"/>
              </w:rPr>
              <w:t>DigMSB_AlignedCumMechMtrPos2CRF_Deg_</w:t>
            </w:r>
            <w:r w:rsidRPr="00BC0FDF">
              <w:rPr>
                <w:rFonts w:ascii="Arial" w:hAnsi="Arial" w:cs="Arial"/>
                <w:sz w:val="16"/>
              </w:rPr>
              <w:lastRenderedPageBreak/>
              <w:t>D_f32</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lastRenderedPageBreak/>
              <w:t xml:space="preserve">Single </w:t>
            </w:r>
            <w:r w:rsidR="003A7633" w:rsidRPr="00BC0FDF">
              <w:rPr>
                <w:rFonts w:ascii="Arial" w:hAnsi="Arial" w:cs="Arial"/>
                <w:sz w:val="16"/>
              </w:rPr>
              <w:lastRenderedPageBreak/>
              <w:t>precision</w:t>
            </w:r>
            <w:r w:rsidRPr="00BC0FDF">
              <w:rPr>
                <w:rFonts w:ascii="Arial" w:hAnsi="Arial" w:cs="Arial"/>
                <w:sz w:val="16"/>
              </w:rPr>
              <w:t xml:space="preserve"> float</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4315BB" w:rsidRDefault="00F8149B" w:rsidP="00F8149B">
            <w:pPr>
              <w:rPr>
                <w:rFonts w:ascii="Arial" w:hAnsi="Arial" w:cs="Arial"/>
                <w:sz w:val="16"/>
              </w:rPr>
            </w:pPr>
            <w:r w:rsidRPr="004315BB">
              <w:rPr>
                <w:rFonts w:ascii="Arial" w:hAnsi="Arial" w:cs="Arial"/>
                <w:sz w:val="16"/>
              </w:rPr>
              <w:lastRenderedPageBreak/>
              <w:t xml:space="preserve">See Data </w:t>
            </w:r>
            <w:r w:rsidRPr="004315BB">
              <w:rPr>
                <w:rFonts w:ascii="Arial" w:hAnsi="Arial" w:cs="Arial"/>
                <w:sz w:val="16"/>
              </w:rPr>
              <w:lastRenderedPageBreak/>
              <w:t>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4315BB" w:rsidRDefault="00F8149B" w:rsidP="00F8149B">
            <w:pPr>
              <w:rPr>
                <w:rFonts w:ascii="Arial" w:hAnsi="Arial" w:cs="Arial"/>
                <w:sz w:val="16"/>
              </w:rPr>
            </w:pPr>
            <w:r w:rsidRPr="004315BB">
              <w:rPr>
                <w:rFonts w:ascii="Arial" w:hAnsi="Arial" w:cs="Arial"/>
                <w:sz w:val="16"/>
              </w:rPr>
              <w:lastRenderedPageBreak/>
              <w:t xml:space="preserve">See Data </w:t>
            </w:r>
            <w:r w:rsidRPr="004315BB">
              <w:rPr>
                <w:rFonts w:ascii="Arial" w:hAnsi="Arial" w:cs="Arial"/>
                <w:sz w:val="16"/>
              </w:rPr>
              <w:lastRenderedPageBreak/>
              <w:t>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lastRenderedPageBreak/>
              <w:t>DIGMSB_START_SEC_VAR_C</w:t>
            </w:r>
            <w:r w:rsidRPr="00BC0FDF">
              <w:rPr>
                <w:rFonts w:ascii="Arial" w:hAnsi="Arial" w:cs="Arial"/>
                <w:sz w:val="16"/>
              </w:rPr>
              <w:lastRenderedPageBreak/>
              <w:t>LEARED_32</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lastRenderedPageBreak/>
              <w:t>DigMSB_AlignedCumMechMtrPos2MRF_Deg_D_f32</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Single preision float</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DIGMSB_START_SEC_VAR_CLEARED_32</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DigMSB_CumMtrPos1MRF_Rev_M_s15p16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Pr>
                <w:rFonts w:ascii="Arial" w:hAnsi="Arial" w:cs="Arial"/>
                <w:sz w:val="16"/>
              </w:rPr>
              <w:t>1.52588E-05</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DIGMSB_START_SEC_VAR_CLEARED_32</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DigMSB_AlignedCumMechMtrPos1_Rev_M_s15p16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Pr>
                <w:rFonts w:ascii="Arial" w:hAnsi="Arial" w:cs="Arial"/>
                <w:sz w:val="16"/>
              </w:rPr>
              <w:t>1.52588E-05</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6B6DDC" w:rsidP="00F8149B">
            <w:pPr>
              <w:spacing w:before="60"/>
              <w:rPr>
                <w:rFonts w:ascii="Arial" w:hAnsi="Arial" w:cs="Arial"/>
                <w:sz w:val="16"/>
              </w:rPr>
            </w:pPr>
            <w:r w:rsidRPr="006B6DDC">
              <w:rPr>
                <w:rFonts w:ascii="Arial" w:hAnsi="Arial" w:cs="Arial"/>
                <w:sz w:val="16"/>
              </w:rPr>
              <w:t>DIGMSB_START_SEC_VAR_CLEARED_32</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DigMSB_AlignedCumMechMtrPos2_Rev_M_s15p16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Pr>
                <w:rFonts w:ascii="Arial" w:hAnsi="Arial" w:cs="Arial"/>
                <w:sz w:val="16"/>
              </w:rPr>
              <w:t>1.52588E-05</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6B6DDC" w:rsidP="00F8149B">
            <w:pPr>
              <w:spacing w:before="60"/>
              <w:rPr>
                <w:rFonts w:ascii="Arial" w:hAnsi="Arial" w:cs="Arial"/>
                <w:sz w:val="16"/>
              </w:rPr>
            </w:pPr>
            <w:r w:rsidRPr="006B6DDC">
              <w:rPr>
                <w:rFonts w:ascii="Arial" w:hAnsi="Arial" w:cs="Arial"/>
                <w:sz w:val="16"/>
              </w:rPr>
              <w:t>DIGMSB_START_SEC_VAR_CLEARED_32</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DigMSB_PrevAlignedCumMechMtrPos2_Rev_M_s15p16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Pr>
                <w:rFonts w:ascii="Arial" w:hAnsi="Arial" w:cs="Arial"/>
                <w:sz w:val="16"/>
              </w:rPr>
              <w:t>1.52588E-05</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6B6DDC" w:rsidP="00F8149B">
            <w:pPr>
              <w:spacing w:before="60"/>
              <w:rPr>
                <w:rFonts w:ascii="Arial" w:hAnsi="Arial" w:cs="Arial"/>
                <w:sz w:val="16"/>
              </w:rPr>
            </w:pPr>
            <w:r w:rsidRPr="006B6DDC">
              <w:rPr>
                <w:rFonts w:ascii="Arial" w:hAnsi="Arial" w:cs="Arial"/>
                <w:sz w:val="16"/>
              </w:rPr>
              <w:t>DIGMSB_START_SEC_VAR_CLEARED_32</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BC0FDF" w:rsidP="00F8149B">
            <w:pPr>
              <w:spacing w:before="60"/>
              <w:rPr>
                <w:rFonts w:ascii="Arial" w:hAnsi="Arial" w:cs="Arial"/>
                <w:sz w:val="16"/>
                <w:lang w:val="fr-FR"/>
              </w:rPr>
            </w:pPr>
            <w:r w:rsidRPr="00BC0FDF">
              <w:rPr>
                <w:rFonts w:ascii="Arial" w:hAnsi="Arial" w:cs="Arial"/>
                <w:sz w:val="16"/>
                <w:lang w:val="fr-FR"/>
              </w:rPr>
              <w:t>DigMSB_PrevAlignedCumMechMtrPos1_Rev_M_s15p16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Pr>
                <w:rFonts w:ascii="Arial" w:hAnsi="Arial" w:cs="Arial"/>
                <w:sz w:val="16"/>
              </w:rPr>
              <w:t>1.52588E-05</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6B6DDC" w:rsidP="00F8149B">
            <w:pPr>
              <w:spacing w:before="60"/>
              <w:rPr>
                <w:rFonts w:ascii="Arial" w:hAnsi="Arial" w:cs="Arial"/>
                <w:sz w:val="16"/>
              </w:rPr>
            </w:pPr>
            <w:r w:rsidRPr="006B6DDC">
              <w:rPr>
                <w:rFonts w:ascii="Arial" w:hAnsi="Arial" w:cs="Arial"/>
                <w:sz w:val="16"/>
              </w:rPr>
              <w:t>DIGMSB_START_SEC_VAR_CLEARED_32</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BC0FDF" w:rsidP="00F8149B">
            <w:pPr>
              <w:spacing w:before="60"/>
              <w:rPr>
                <w:rFonts w:ascii="Arial" w:hAnsi="Arial" w:cs="Arial"/>
                <w:sz w:val="16"/>
              </w:rPr>
            </w:pPr>
            <w:r w:rsidRPr="00BC0FDF">
              <w:rPr>
                <w:rFonts w:ascii="Arial" w:hAnsi="Arial" w:cs="Arial"/>
                <w:sz w:val="16"/>
              </w:rPr>
              <w:t>DigMSB_ResetTC_Cnt_M_lgc</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BC0FDF" w:rsidP="00F8149B">
            <w:pPr>
              <w:spacing w:before="60"/>
              <w:rPr>
                <w:rFonts w:ascii="Arial" w:hAnsi="Arial" w:cs="Arial"/>
                <w:sz w:val="16"/>
              </w:rPr>
            </w:pPr>
            <w:r w:rsidRPr="00BC0FDF">
              <w:rPr>
                <w:rFonts w:ascii="Arial" w:hAnsi="Arial" w:cs="Arial"/>
                <w:sz w:val="16"/>
              </w:rPr>
              <w:t>DIGMSB_START_SEC_VAR_CLEARED_BOOLEAN</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BC0FDF" w:rsidP="00F8149B">
            <w:pPr>
              <w:spacing w:before="60"/>
              <w:rPr>
                <w:rFonts w:ascii="Arial" w:hAnsi="Arial" w:cs="Arial"/>
                <w:sz w:val="16"/>
              </w:rPr>
            </w:pPr>
            <w:r w:rsidRPr="00BC0FDF">
              <w:rPr>
                <w:rFonts w:ascii="Arial" w:hAnsi="Arial" w:cs="Arial"/>
                <w:sz w:val="16"/>
              </w:rPr>
              <w:t>DigMSB_ResetIC_Cnt_M_lgc</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BC0FDF" w:rsidP="00F8149B">
            <w:pPr>
              <w:spacing w:before="60"/>
              <w:rPr>
                <w:rFonts w:ascii="Arial" w:hAnsi="Arial" w:cs="Arial"/>
                <w:sz w:val="16"/>
              </w:rPr>
            </w:pPr>
            <w:r w:rsidRPr="00BC0FDF">
              <w:rPr>
                <w:rFonts w:ascii="Arial" w:hAnsi="Arial" w:cs="Arial"/>
                <w:sz w:val="16"/>
              </w:rPr>
              <w:t>DIGMSB_START_SEC_VAR_CLEARED_BOOLEAN</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BC0FDF" w:rsidP="00F8149B">
            <w:pPr>
              <w:spacing w:before="60"/>
              <w:rPr>
                <w:rFonts w:ascii="Arial" w:hAnsi="Arial" w:cs="Arial"/>
                <w:sz w:val="16"/>
              </w:rPr>
            </w:pPr>
            <w:r w:rsidRPr="00BC0FDF">
              <w:rPr>
                <w:rFonts w:ascii="Arial" w:hAnsi="Arial" w:cs="Arial"/>
                <w:sz w:val="16"/>
              </w:rPr>
              <w:t>DigMSB_Die1ErrorOkAccPassed_Cnt_M_lgc</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DIGMSB_START_SEC_VAR_CLEARED_BOOLEAN</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BC0FDF" w:rsidP="00F8149B">
            <w:pPr>
              <w:spacing w:before="60"/>
              <w:rPr>
                <w:rFonts w:ascii="Arial" w:hAnsi="Arial" w:cs="Arial"/>
                <w:sz w:val="16"/>
              </w:rPr>
            </w:pPr>
            <w:r w:rsidRPr="00BC0FDF">
              <w:rPr>
                <w:rFonts w:ascii="Arial" w:hAnsi="Arial" w:cs="Arial"/>
                <w:sz w:val="16"/>
              </w:rPr>
              <w:t>DigMSB_Die2ErrorOkAccPassed_Cnt_M_lgc</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DIGMSB_START_SEC_VAR_CLEARED_BOOLEAN</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BC0FDF" w:rsidP="00F8149B">
            <w:pPr>
              <w:spacing w:before="60"/>
              <w:rPr>
                <w:rFonts w:ascii="Arial" w:hAnsi="Arial" w:cs="Arial"/>
                <w:sz w:val="16"/>
              </w:rPr>
            </w:pPr>
            <w:r w:rsidRPr="00BC0FDF">
              <w:rPr>
                <w:rFonts w:ascii="Arial" w:hAnsi="Arial" w:cs="Arial"/>
                <w:sz w:val="16"/>
              </w:rPr>
              <w:t>DigMSB_EnableAsyncConfigGrp_Cnt_M_lgc</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DIGMSB_START_SEC_VAR_CLEARED_BOOLEAN</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BC0FDF" w:rsidP="00F8149B">
            <w:pPr>
              <w:spacing w:before="60"/>
              <w:rPr>
                <w:rFonts w:ascii="Arial" w:hAnsi="Arial" w:cs="Arial"/>
                <w:sz w:val="16"/>
              </w:rPr>
            </w:pPr>
            <w:bookmarkStart w:id="6" w:name="_Hlk372726866"/>
            <w:r w:rsidRPr="00BC0FDF">
              <w:rPr>
                <w:rFonts w:ascii="Arial" w:hAnsi="Arial" w:cs="Arial"/>
                <w:sz w:val="16"/>
              </w:rPr>
              <w:t>DigMSB_AlignedCumMtrPos2Init_Cnt_M_lgc</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bookmarkStart w:id="7" w:name="OLE_LINK3"/>
            <w:bookmarkStart w:id="8" w:name="OLE_LINK4"/>
            <w:r>
              <w:rPr>
                <w:rFonts w:ascii="Arial" w:hAnsi="Arial" w:cs="Arial"/>
                <w:sz w:val="16"/>
              </w:rPr>
              <w:t>N/A</w:t>
            </w:r>
            <w:bookmarkEnd w:id="7"/>
            <w:bookmarkEnd w:id="8"/>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DIGMSB_START_SEC_VAR_CLEARED_BOOLEAN</w:t>
            </w:r>
          </w:p>
        </w:tc>
      </w:tr>
      <w:bookmarkEnd w:id="6"/>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206D72" w:rsidRDefault="00BC0FDF" w:rsidP="00F8149B">
            <w:pPr>
              <w:spacing w:before="60"/>
              <w:rPr>
                <w:rFonts w:ascii="Arial" w:hAnsi="Arial" w:cs="Arial"/>
                <w:sz w:val="16"/>
              </w:rPr>
            </w:pPr>
            <w:r w:rsidRPr="00BC0FDF">
              <w:rPr>
                <w:rFonts w:ascii="Arial" w:hAnsi="Arial" w:cs="Arial"/>
                <w:sz w:val="16"/>
              </w:rPr>
              <w:t>DigMSB_AlignedCumMtrPos1Init_Cnt_M_lgc</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Pr="002F7118" w:rsidRDefault="00F8149B" w:rsidP="00F8149B">
            <w:pPr>
              <w:spacing w:before="60"/>
              <w:rPr>
                <w:rFonts w:ascii="Arial" w:hAnsi="Arial" w:cs="Arial"/>
                <w:sz w:val="16"/>
              </w:rPr>
            </w:pPr>
            <w:r w:rsidRPr="002F7118">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2F7118" w:rsidRDefault="00F8149B" w:rsidP="00F8149B">
            <w:pPr>
              <w:rPr>
                <w:rFonts w:ascii="Arial" w:hAnsi="Arial" w:cs="Arial"/>
                <w:sz w:val="16"/>
              </w:rPr>
            </w:pPr>
            <w:r w:rsidRPr="002F7118">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2F7118" w:rsidRDefault="00F8149B" w:rsidP="00F8149B">
            <w:pPr>
              <w:rPr>
                <w:rFonts w:ascii="Arial" w:hAnsi="Arial" w:cs="Arial"/>
                <w:sz w:val="16"/>
              </w:rPr>
            </w:pPr>
            <w:r w:rsidRPr="002F7118">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Pr="002F7118" w:rsidRDefault="00BC0FDF" w:rsidP="00F8149B">
            <w:pPr>
              <w:spacing w:before="60"/>
              <w:rPr>
                <w:rFonts w:ascii="Arial" w:hAnsi="Arial" w:cs="Arial"/>
                <w:sz w:val="16"/>
              </w:rPr>
            </w:pPr>
            <w:r w:rsidRPr="00BC0FDF">
              <w:rPr>
                <w:rFonts w:ascii="Arial" w:hAnsi="Arial" w:cs="Arial"/>
                <w:sz w:val="16"/>
              </w:rPr>
              <w:t>DIGMSB_START_SEC_VAR_CLEARED_BOOLEAN</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206D72" w:rsidRDefault="00BC0FDF" w:rsidP="00F8149B">
            <w:pPr>
              <w:spacing w:before="60"/>
              <w:rPr>
                <w:rFonts w:ascii="Arial" w:hAnsi="Arial" w:cs="Arial"/>
                <w:sz w:val="16"/>
              </w:rPr>
            </w:pPr>
            <w:r w:rsidRPr="00BC0FDF">
              <w:rPr>
                <w:rFonts w:ascii="Arial" w:hAnsi="Arial" w:cs="Arial"/>
                <w:sz w:val="16"/>
              </w:rPr>
              <w:t>DigMSB_Die2Errorflag_Cnt_M_u08</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Pr="002F7118" w:rsidRDefault="007B05B7"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2F7118" w:rsidRDefault="00F8149B" w:rsidP="00F8149B">
            <w:pPr>
              <w:rPr>
                <w:rFonts w:ascii="Arial" w:hAnsi="Arial" w:cs="Arial"/>
                <w:sz w:val="16"/>
              </w:rPr>
            </w:pPr>
            <w:r w:rsidRPr="002F7118">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2F7118" w:rsidRDefault="00F8149B" w:rsidP="00F8149B">
            <w:pPr>
              <w:rPr>
                <w:rFonts w:ascii="Arial" w:hAnsi="Arial" w:cs="Arial"/>
                <w:sz w:val="16"/>
              </w:rPr>
            </w:pPr>
            <w:r w:rsidRPr="002F7118">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Pr="002F7118" w:rsidRDefault="00BC0FDF" w:rsidP="00F8149B">
            <w:pPr>
              <w:spacing w:before="60"/>
              <w:rPr>
                <w:rFonts w:ascii="Arial" w:hAnsi="Arial" w:cs="Arial"/>
                <w:sz w:val="16"/>
              </w:rPr>
            </w:pPr>
            <w:r w:rsidRPr="00BC0FDF">
              <w:rPr>
                <w:rFonts w:ascii="Arial" w:hAnsi="Arial" w:cs="Arial"/>
                <w:sz w:val="16"/>
              </w:rPr>
              <w:t>DIGMSB_START_SEC_VAR_CLEARED_8</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DigMSB_Die1Errorflag_Cnt_M_u08</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7B05B7"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DIGMSB_START_SEC_VAR_CLEARED_8</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BC0FDF" w:rsidP="00F8149B">
            <w:pPr>
              <w:spacing w:before="60"/>
              <w:rPr>
                <w:rFonts w:ascii="Arial" w:hAnsi="Arial" w:cs="Arial"/>
                <w:sz w:val="16"/>
                <w:lang w:val="fr-FR"/>
              </w:rPr>
            </w:pPr>
            <w:r w:rsidRPr="00BC0FDF">
              <w:rPr>
                <w:rFonts w:ascii="Arial" w:hAnsi="Arial" w:cs="Arial"/>
                <w:sz w:val="16"/>
                <w:lang w:val="fr-FR"/>
              </w:rPr>
              <w:t>DigMSB_CumMechMtrPosStatus_Cnt_M_u08</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7B05B7"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DIGMSB_START_SEC_VAR_CLEARED_8</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BC0FDF" w:rsidP="00F8149B">
            <w:pPr>
              <w:spacing w:before="60"/>
              <w:rPr>
                <w:rFonts w:ascii="Arial" w:hAnsi="Arial" w:cs="Arial"/>
                <w:sz w:val="16"/>
              </w:rPr>
            </w:pPr>
            <w:bookmarkStart w:id="9" w:name="_Hlk364411093"/>
            <w:r w:rsidRPr="00BC0FDF">
              <w:rPr>
                <w:rFonts w:ascii="Arial" w:hAnsi="Arial" w:cs="Arial"/>
                <w:sz w:val="16"/>
              </w:rPr>
              <w:t>DigMSB_AlignedCumMechMtrPosStatus_Cnt_M_u08</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7B05B7" w:rsidP="00F8149B">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BC0FDF" w:rsidP="00F8149B">
            <w:pPr>
              <w:spacing w:before="60"/>
              <w:rPr>
                <w:rFonts w:ascii="Arial" w:hAnsi="Arial" w:cs="Arial"/>
                <w:sz w:val="16"/>
              </w:rPr>
            </w:pPr>
            <w:r w:rsidRPr="00BC0FDF">
              <w:rPr>
                <w:rFonts w:ascii="Arial" w:hAnsi="Arial" w:cs="Arial"/>
                <w:sz w:val="16"/>
              </w:rPr>
              <w:t>DIGMSB_START_SEC_VAR_CLEARED_8</w:t>
            </w:r>
          </w:p>
        </w:tc>
      </w:tr>
      <w:bookmarkEnd w:id="9"/>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3164A3" w:rsidRDefault="007B05B7" w:rsidP="00F8149B">
            <w:pPr>
              <w:spacing w:before="60"/>
              <w:rPr>
                <w:rFonts w:ascii="Arial" w:hAnsi="Arial" w:cs="Arial"/>
                <w:sz w:val="16"/>
              </w:rPr>
            </w:pPr>
            <w:r w:rsidRPr="007B05B7">
              <w:rPr>
                <w:rFonts w:ascii="Arial" w:hAnsi="Arial" w:cs="Arial"/>
                <w:sz w:val="16"/>
              </w:rPr>
              <w:t>DigMSB_Die1ErrorOk_Cnt_M_enum</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7B05B7" w:rsidP="00F8149B">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7B05B7" w:rsidP="00F8149B">
            <w:pPr>
              <w:spacing w:before="60"/>
              <w:rPr>
                <w:rFonts w:ascii="Arial" w:hAnsi="Arial" w:cs="Arial"/>
                <w:sz w:val="16"/>
              </w:rPr>
            </w:pPr>
            <w:r w:rsidRPr="007B05B7">
              <w:rPr>
                <w:rFonts w:ascii="Arial" w:hAnsi="Arial" w:cs="Arial"/>
                <w:sz w:val="16"/>
              </w:rPr>
              <w:t>DIGMSB_START_SEC_VAR_CLEARED_UNSPECIFIED</w:t>
            </w:r>
          </w:p>
        </w:tc>
      </w:tr>
      <w:tr w:rsidR="00F8149B"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F8149B" w:rsidRPr="00AD57CD" w:rsidRDefault="007B05B7" w:rsidP="00F8149B">
            <w:pPr>
              <w:spacing w:before="60"/>
              <w:rPr>
                <w:rFonts w:ascii="Arial" w:hAnsi="Arial" w:cs="Arial"/>
                <w:sz w:val="16"/>
              </w:rPr>
            </w:pPr>
            <w:r w:rsidRPr="007B05B7">
              <w:rPr>
                <w:rFonts w:ascii="Arial" w:hAnsi="Arial" w:cs="Arial"/>
                <w:sz w:val="16"/>
              </w:rPr>
              <w:t>DigMSB_Die2ErrorOk_Cnt_M_enum</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F8149B" w:rsidRDefault="00F8149B" w:rsidP="00F8149B">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4315BB" w:rsidRDefault="00F8149B" w:rsidP="00F8149B">
            <w:pPr>
              <w:rPr>
                <w:rFonts w:ascii="Arial" w:hAnsi="Arial" w:cs="Arial"/>
                <w:sz w:val="16"/>
              </w:rPr>
            </w:pPr>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F8149B" w:rsidRPr="004315BB" w:rsidRDefault="00F8149B" w:rsidP="00F8149B">
            <w:pPr>
              <w:rPr>
                <w:rFonts w:ascii="Arial" w:hAnsi="Arial" w:cs="Arial"/>
                <w:sz w:val="16"/>
              </w:rPr>
            </w:pPr>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F8149B" w:rsidRDefault="007B05B7" w:rsidP="00F8149B">
            <w:pPr>
              <w:spacing w:before="60"/>
              <w:rPr>
                <w:rFonts w:ascii="Arial" w:hAnsi="Arial" w:cs="Arial"/>
                <w:sz w:val="16"/>
              </w:rPr>
            </w:pPr>
            <w:r w:rsidRPr="007B05B7">
              <w:rPr>
                <w:rFonts w:ascii="Arial" w:hAnsi="Arial" w:cs="Arial"/>
                <w:sz w:val="16"/>
              </w:rPr>
              <w:t>DIGMSB_START_SEC_VAR_CLEARED_UNSPECIFIED</w:t>
            </w:r>
          </w:p>
        </w:tc>
      </w:tr>
      <w:tr w:rsidR="007B05B7"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7B05B7" w:rsidRPr="00AD57CD" w:rsidRDefault="007B05B7" w:rsidP="007B05B7">
            <w:pPr>
              <w:spacing w:before="60"/>
              <w:rPr>
                <w:rFonts w:ascii="Arial" w:hAnsi="Arial" w:cs="Arial"/>
                <w:sz w:val="16"/>
              </w:rPr>
            </w:pPr>
            <w:r w:rsidRPr="007B05B7">
              <w:rPr>
                <w:rFonts w:ascii="Arial" w:hAnsi="Arial" w:cs="Arial"/>
                <w:sz w:val="16"/>
              </w:rPr>
              <w:lastRenderedPageBreak/>
              <w:t>DigMSB_Die1vsDie2TrnsCntrAcc_Cnt_M_enum</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7B05B7" w:rsidRDefault="007B05B7" w:rsidP="007B05B7">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7B05B7" w:rsidRPr="004315BB" w:rsidRDefault="007B05B7" w:rsidP="007B05B7">
            <w:pPr>
              <w:rPr>
                <w:rFonts w:ascii="Arial" w:hAnsi="Arial" w:cs="Arial"/>
                <w:sz w:val="16"/>
              </w:rPr>
            </w:pPr>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7B05B7" w:rsidRPr="004315BB" w:rsidRDefault="007B05B7" w:rsidP="007B05B7">
            <w:pPr>
              <w:rPr>
                <w:rFonts w:ascii="Arial" w:hAnsi="Arial" w:cs="Arial"/>
                <w:sz w:val="16"/>
              </w:rPr>
            </w:pPr>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7B05B7" w:rsidRPr="007B05B7" w:rsidRDefault="007B05B7" w:rsidP="007B05B7">
            <w:pPr>
              <w:spacing w:before="60"/>
              <w:rPr>
                <w:rFonts w:ascii="Arial" w:hAnsi="Arial" w:cs="Arial"/>
                <w:sz w:val="16"/>
              </w:rPr>
            </w:pPr>
            <w:r w:rsidRPr="007B05B7">
              <w:rPr>
                <w:rFonts w:ascii="Arial" w:hAnsi="Arial" w:cs="Arial"/>
                <w:sz w:val="16"/>
              </w:rPr>
              <w:t>DIGMSB_START_SEC_VAR_CLEARED_UNSPECIFIED</w:t>
            </w:r>
          </w:p>
        </w:tc>
      </w:tr>
      <w:tr w:rsidR="007B05B7"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7B05B7" w:rsidRPr="00AD57CD" w:rsidRDefault="007B05B7" w:rsidP="007B05B7">
            <w:pPr>
              <w:spacing w:before="60"/>
              <w:rPr>
                <w:rFonts w:ascii="Arial" w:hAnsi="Arial" w:cs="Arial"/>
                <w:sz w:val="16"/>
              </w:rPr>
            </w:pPr>
            <w:r w:rsidRPr="007B05B7">
              <w:rPr>
                <w:rFonts w:ascii="Arial" w:hAnsi="Arial" w:cs="Arial"/>
                <w:sz w:val="16"/>
              </w:rPr>
              <w:t>DigMSB_MtrPosErrAcc_Cnt_M_enum</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7B05B7" w:rsidRDefault="007B05B7" w:rsidP="007B05B7">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7B05B7" w:rsidRPr="004315BB" w:rsidRDefault="007B05B7" w:rsidP="007B05B7">
            <w:pPr>
              <w:rPr>
                <w:rFonts w:ascii="Arial" w:hAnsi="Arial" w:cs="Arial"/>
                <w:sz w:val="16"/>
              </w:rPr>
            </w:pPr>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7B05B7" w:rsidRPr="004315BB" w:rsidRDefault="007B05B7" w:rsidP="007B05B7">
            <w:pPr>
              <w:rPr>
                <w:rFonts w:ascii="Arial" w:hAnsi="Arial" w:cs="Arial"/>
                <w:sz w:val="16"/>
              </w:rPr>
            </w:pPr>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7B05B7" w:rsidRPr="007B05B7" w:rsidRDefault="007B05B7" w:rsidP="007B05B7">
            <w:pPr>
              <w:spacing w:before="60"/>
              <w:rPr>
                <w:rFonts w:ascii="Arial" w:hAnsi="Arial" w:cs="Arial"/>
                <w:sz w:val="16"/>
              </w:rPr>
            </w:pPr>
            <w:r w:rsidRPr="007B05B7">
              <w:rPr>
                <w:rFonts w:ascii="Arial" w:hAnsi="Arial" w:cs="Arial"/>
                <w:sz w:val="16"/>
              </w:rPr>
              <w:t>DIGMSB_START_SEC_VAR_CLEARED_UNSPECIFIED</w:t>
            </w:r>
          </w:p>
        </w:tc>
      </w:tr>
      <w:tr w:rsidR="007B05B7"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7B05B7" w:rsidRPr="00AD57CD" w:rsidRDefault="007B05B7" w:rsidP="007B05B7">
            <w:pPr>
              <w:spacing w:before="60"/>
              <w:rPr>
                <w:rFonts w:ascii="Arial" w:hAnsi="Arial" w:cs="Arial"/>
                <w:sz w:val="16"/>
              </w:rPr>
            </w:pPr>
            <w:r w:rsidRPr="007B05B7">
              <w:rPr>
                <w:rFonts w:ascii="Arial" w:hAnsi="Arial" w:cs="Arial"/>
                <w:sz w:val="16"/>
              </w:rPr>
              <w:t>DigMSB_ErrorRegTC_Cnt_M_enum</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7B05B7" w:rsidRDefault="007B05B7" w:rsidP="007B05B7">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7B05B7" w:rsidRPr="004315BB" w:rsidRDefault="007B05B7" w:rsidP="007B05B7">
            <w:pPr>
              <w:rPr>
                <w:rFonts w:ascii="Arial" w:hAnsi="Arial" w:cs="Arial"/>
                <w:sz w:val="16"/>
              </w:rPr>
            </w:pPr>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7B05B7" w:rsidRPr="004315BB" w:rsidRDefault="007B05B7" w:rsidP="007B05B7">
            <w:pPr>
              <w:rPr>
                <w:rFonts w:ascii="Arial" w:hAnsi="Arial" w:cs="Arial"/>
                <w:sz w:val="16"/>
              </w:rPr>
            </w:pPr>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7B05B7" w:rsidRPr="007B05B7" w:rsidRDefault="007B05B7" w:rsidP="007B05B7">
            <w:pPr>
              <w:spacing w:before="60"/>
              <w:rPr>
                <w:rFonts w:ascii="Arial" w:hAnsi="Arial" w:cs="Arial"/>
                <w:sz w:val="16"/>
              </w:rPr>
            </w:pPr>
            <w:r w:rsidRPr="007B05B7">
              <w:rPr>
                <w:rFonts w:ascii="Arial" w:hAnsi="Arial" w:cs="Arial"/>
                <w:sz w:val="16"/>
              </w:rPr>
              <w:t>DIGMSB_START_SEC_VAR_CLEARED_UNSPECIFIED</w:t>
            </w:r>
          </w:p>
        </w:tc>
      </w:tr>
      <w:tr w:rsidR="007B05B7"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7B05B7" w:rsidRPr="00AD57CD" w:rsidRDefault="007B05B7" w:rsidP="007B05B7">
            <w:pPr>
              <w:spacing w:before="60"/>
              <w:rPr>
                <w:rFonts w:ascii="Arial" w:hAnsi="Arial" w:cs="Arial"/>
                <w:sz w:val="16"/>
              </w:rPr>
            </w:pPr>
            <w:r w:rsidRPr="007B05B7">
              <w:rPr>
                <w:rFonts w:ascii="Arial" w:hAnsi="Arial" w:cs="Arial"/>
                <w:sz w:val="16"/>
              </w:rPr>
              <w:t>DigMSB_ErrorRegVehMask_Cnt_M_enum</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7B05B7" w:rsidRDefault="007B05B7" w:rsidP="007B05B7">
            <w:pPr>
              <w:spacing w:before="60"/>
              <w:rPr>
                <w:rFonts w:ascii="Arial" w:hAnsi="Arial" w:cs="Arial"/>
                <w:sz w:val="16"/>
              </w:rPr>
            </w:pPr>
            <w:r>
              <w:rPr>
                <w:rFonts w:ascii="Arial" w:hAnsi="Arial" w:cs="Arial"/>
                <w:sz w:val="16"/>
              </w:rPr>
              <w:t>N/A</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7B05B7" w:rsidRPr="004315BB" w:rsidRDefault="007B05B7" w:rsidP="007B05B7">
            <w:pPr>
              <w:rPr>
                <w:rFonts w:ascii="Arial" w:hAnsi="Arial" w:cs="Arial"/>
                <w:sz w:val="16"/>
              </w:rPr>
            </w:pPr>
            <w:r w:rsidRPr="004315BB">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7B05B7" w:rsidRPr="004315BB" w:rsidRDefault="007B05B7" w:rsidP="007B05B7">
            <w:pPr>
              <w:rPr>
                <w:rFonts w:ascii="Arial" w:hAnsi="Arial" w:cs="Arial"/>
                <w:sz w:val="16"/>
              </w:rPr>
            </w:pPr>
            <w:r w:rsidRPr="004315BB">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7B05B7" w:rsidRPr="007B05B7" w:rsidRDefault="007B05B7" w:rsidP="007B05B7">
            <w:pPr>
              <w:spacing w:before="60"/>
              <w:rPr>
                <w:rFonts w:ascii="Arial" w:hAnsi="Arial" w:cs="Arial"/>
                <w:sz w:val="16"/>
              </w:rPr>
            </w:pPr>
            <w:r w:rsidRPr="007B05B7">
              <w:rPr>
                <w:rFonts w:ascii="Arial" w:hAnsi="Arial" w:cs="Arial"/>
                <w:sz w:val="16"/>
              </w:rPr>
              <w:t>DIGMSB_START_SEC_VAR_CLEARED_UNSPECIFIED</w:t>
            </w:r>
          </w:p>
        </w:tc>
      </w:tr>
      <w:tr w:rsidR="0036249C"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36249C" w:rsidRPr="007B05B7" w:rsidRDefault="0036249C" w:rsidP="007B05B7">
            <w:pPr>
              <w:spacing w:before="60"/>
              <w:rPr>
                <w:rFonts w:ascii="Arial" w:hAnsi="Arial" w:cs="Arial"/>
                <w:sz w:val="16"/>
              </w:rPr>
            </w:pPr>
            <w:r w:rsidRPr="0036249C">
              <w:rPr>
                <w:rFonts w:ascii="Arial" w:hAnsi="Arial" w:cs="Arial"/>
                <w:sz w:val="16"/>
              </w:rPr>
              <w:t>DigMSB_Die1UnderVoltgFltAccum_Cnt_M_u16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36249C" w:rsidRDefault="0036249C" w:rsidP="007B05B7">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36249C" w:rsidRPr="004315BB" w:rsidRDefault="0036249C" w:rsidP="007B05B7">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36249C" w:rsidRPr="004315BB" w:rsidRDefault="0036249C" w:rsidP="007B05B7">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36249C" w:rsidRPr="007B05B7" w:rsidRDefault="0036249C" w:rsidP="007B05B7">
            <w:pPr>
              <w:spacing w:before="60"/>
              <w:rPr>
                <w:rFonts w:ascii="Arial" w:hAnsi="Arial" w:cs="Arial"/>
                <w:sz w:val="16"/>
              </w:rPr>
            </w:pPr>
            <w:r w:rsidRPr="00F8149B">
              <w:rPr>
                <w:rFonts w:ascii="Arial" w:hAnsi="Arial" w:cs="Arial"/>
                <w:sz w:val="16"/>
              </w:rPr>
              <w:t>DIGMSB_START_SEC_VAR_CLEARED_16</w:t>
            </w:r>
          </w:p>
        </w:tc>
      </w:tr>
      <w:tr w:rsidR="0036249C"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36249C" w:rsidRPr="007B05B7" w:rsidRDefault="0036249C" w:rsidP="007B05B7">
            <w:pPr>
              <w:spacing w:before="60"/>
              <w:rPr>
                <w:rFonts w:ascii="Arial" w:hAnsi="Arial" w:cs="Arial"/>
                <w:sz w:val="16"/>
              </w:rPr>
            </w:pPr>
            <w:r w:rsidRPr="0036249C">
              <w:rPr>
                <w:rFonts w:ascii="Arial" w:hAnsi="Arial" w:cs="Arial"/>
                <w:sz w:val="16"/>
              </w:rPr>
              <w:t>DigMSB_Die1UnderVoltgFltAccum2_Cnt_M_u16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36249C" w:rsidRDefault="0036249C" w:rsidP="007B05B7">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36249C" w:rsidRPr="004315BB" w:rsidRDefault="0036249C" w:rsidP="007B05B7">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36249C" w:rsidRPr="004315BB" w:rsidRDefault="0036249C" w:rsidP="007B05B7">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36249C" w:rsidRPr="007B05B7" w:rsidRDefault="0036249C" w:rsidP="007B05B7">
            <w:pPr>
              <w:spacing w:before="60"/>
              <w:rPr>
                <w:rFonts w:ascii="Arial" w:hAnsi="Arial" w:cs="Arial"/>
                <w:sz w:val="16"/>
              </w:rPr>
            </w:pPr>
            <w:r w:rsidRPr="00F8149B">
              <w:rPr>
                <w:rFonts w:ascii="Arial" w:hAnsi="Arial" w:cs="Arial"/>
                <w:sz w:val="16"/>
              </w:rPr>
              <w:t>DIGMSB_START_SEC_VAR_CLEARED_16</w:t>
            </w:r>
          </w:p>
        </w:tc>
      </w:tr>
      <w:tr w:rsidR="0036249C" w:rsidTr="007B0B37">
        <w:tc>
          <w:tcPr>
            <w:tcW w:w="3618" w:type="dxa"/>
            <w:tcBorders>
              <w:top w:val="single" w:sz="6" w:space="0" w:color="auto"/>
              <w:left w:val="single" w:sz="6" w:space="0" w:color="auto"/>
              <w:bottom w:val="single" w:sz="6" w:space="0" w:color="auto"/>
              <w:right w:val="single" w:sz="6" w:space="0" w:color="auto"/>
            </w:tcBorders>
            <w:shd w:val="clear" w:color="auto" w:fill="auto"/>
          </w:tcPr>
          <w:p w:rsidR="0036249C" w:rsidRPr="007B05B7" w:rsidRDefault="0036249C" w:rsidP="007B05B7">
            <w:pPr>
              <w:spacing w:before="60"/>
              <w:rPr>
                <w:rFonts w:ascii="Arial" w:hAnsi="Arial" w:cs="Arial"/>
                <w:sz w:val="16"/>
              </w:rPr>
            </w:pPr>
            <w:r w:rsidRPr="0036249C">
              <w:rPr>
                <w:rFonts w:ascii="Arial" w:hAnsi="Arial" w:cs="Arial"/>
                <w:sz w:val="16"/>
              </w:rPr>
              <w:t>DigMSB_Die2UnderVoltgFltAccum_Cnt_M_u16</w:t>
            </w:r>
          </w:p>
        </w:tc>
        <w:tc>
          <w:tcPr>
            <w:tcW w:w="900" w:type="dxa"/>
            <w:tcBorders>
              <w:top w:val="single" w:sz="6" w:space="0" w:color="auto"/>
              <w:left w:val="single" w:sz="6" w:space="0" w:color="auto"/>
              <w:bottom w:val="single" w:sz="6" w:space="0" w:color="auto"/>
              <w:right w:val="single" w:sz="6" w:space="0" w:color="auto"/>
            </w:tcBorders>
            <w:shd w:val="clear" w:color="auto" w:fill="auto"/>
          </w:tcPr>
          <w:p w:rsidR="0036249C" w:rsidRDefault="0036249C" w:rsidP="007B05B7">
            <w:pPr>
              <w:spacing w:before="60"/>
              <w:rPr>
                <w:rFonts w:ascii="Arial" w:hAnsi="Arial" w:cs="Arial"/>
                <w:sz w:val="16"/>
              </w:rPr>
            </w:pPr>
            <w:r>
              <w:rPr>
                <w:rFonts w:ascii="Arial" w:hAnsi="Arial" w:cs="Arial"/>
                <w:sz w:val="16"/>
              </w:rPr>
              <w:t>1</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36249C" w:rsidRPr="004315BB" w:rsidRDefault="0036249C" w:rsidP="007B05B7">
            <w:pPr>
              <w:rPr>
                <w:rFonts w:ascii="Arial" w:hAnsi="Arial" w:cs="Arial"/>
                <w:sz w:val="16"/>
              </w:rPr>
            </w:pPr>
            <w:r w:rsidRPr="005D079E">
              <w:rPr>
                <w:rFonts w:ascii="Arial" w:hAnsi="Arial" w:cs="Arial"/>
                <w:sz w:val="16"/>
              </w:rPr>
              <w:t>See Data Dictionary</w:t>
            </w:r>
          </w:p>
        </w:tc>
        <w:tc>
          <w:tcPr>
            <w:tcW w:w="945" w:type="dxa"/>
            <w:tcBorders>
              <w:top w:val="single" w:sz="6" w:space="0" w:color="auto"/>
              <w:left w:val="single" w:sz="6" w:space="0" w:color="auto"/>
              <w:bottom w:val="single" w:sz="6" w:space="0" w:color="auto"/>
              <w:right w:val="single" w:sz="6" w:space="0" w:color="auto"/>
            </w:tcBorders>
            <w:shd w:val="clear" w:color="auto" w:fill="auto"/>
          </w:tcPr>
          <w:p w:rsidR="0036249C" w:rsidRPr="004315BB" w:rsidRDefault="0036249C" w:rsidP="007B05B7">
            <w:pPr>
              <w:rPr>
                <w:rFonts w:ascii="Arial" w:hAnsi="Arial" w:cs="Arial"/>
                <w:sz w:val="16"/>
              </w:rPr>
            </w:pPr>
            <w:r w:rsidRPr="00F54DA4">
              <w:rPr>
                <w:rFonts w:ascii="Arial" w:hAnsi="Arial" w:cs="Arial"/>
                <w:sz w:val="16"/>
              </w:rPr>
              <w:t>See Data Dictionary</w:t>
            </w:r>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36249C" w:rsidRPr="007B05B7" w:rsidRDefault="0036249C" w:rsidP="007B05B7">
            <w:pPr>
              <w:spacing w:before="60"/>
              <w:rPr>
                <w:rFonts w:ascii="Arial" w:hAnsi="Arial" w:cs="Arial"/>
                <w:sz w:val="16"/>
              </w:rPr>
            </w:pPr>
            <w:r w:rsidRPr="00F8149B">
              <w:rPr>
                <w:rFonts w:ascii="Arial" w:hAnsi="Arial" w:cs="Arial"/>
                <w:sz w:val="16"/>
              </w:rPr>
              <w:t>DIGMSB_START_SEC_VAR_CLEARED_16</w:t>
            </w:r>
          </w:p>
        </w:tc>
      </w:tr>
      <w:tr w:rsidR="00DB1AA5" w:rsidTr="007B0B37">
        <w:trPr>
          <w:ins w:id="10" w:author="Byrski, Krzysztof" w:date="2018-04-19T12:29:00Z"/>
        </w:trPr>
        <w:tc>
          <w:tcPr>
            <w:tcW w:w="3618" w:type="dxa"/>
            <w:tcBorders>
              <w:top w:val="single" w:sz="6" w:space="0" w:color="auto"/>
              <w:left w:val="single" w:sz="6" w:space="0" w:color="auto"/>
              <w:bottom w:val="single" w:sz="6" w:space="0" w:color="auto"/>
              <w:right w:val="single" w:sz="6" w:space="0" w:color="auto"/>
            </w:tcBorders>
            <w:shd w:val="clear" w:color="auto" w:fill="auto"/>
          </w:tcPr>
          <w:p w:rsidR="00DB1AA5" w:rsidRPr="0036249C" w:rsidRDefault="00DB1AA5">
            <w:pPr>
              <w:tabs>
                <w:tab w:val="left" w:pos="2701"/>
              </w:tabs>
              <w:spacing w:before="60"/>
              <w:rPr>
                <w:ins w:id="11" w:author="Byrski, Krzysztof" w:date="2018-04-19T12:29:00Z"/>
                <w:rFonts w:ascii="Arial" w:hAnsi="Arial" w:cs="Arial"/>
                <w:sz w:val="16"/>
              </w:rPr>
              <w:pPrChange w:id="12" w:author="Byrski, Krzysztof" w:date="2018-04-19T12:29:00Z">
                <w:pPr>
                  <w:spacing w:before="60"/>
                </w:pPr>
              </w:pPrChange>
            </w:pPr>
            <w:ins w:id="13" w:author="Byrski, Krzysztof" w:date="2018-04-19T12:29:00Z">
              <w:r w:rsidRPr="00DB1AA5">
                <w:rPr>
                  <w:rFonts w:ascii="Arial" w:hAnsi="Arial" w:cs="Arial"/>
                  <w:sz w:val="16"/>
                </w:rPr>
                <w:t>DigMSB_TurnCntrSeld_Cnt_M_lgc</w:t>
              </w:r>
            </w:ins>
          </w:p>
        </w:tc>
        <w:tc>
          <w:tcPr>
            <w:tcW w:w="900" w:type="dxa"/>
            <w:tcBorders>
              <w:top w:val="single" w:sz="6" w:space="0" w:color="auto"/>
              <w:left w:val="single" w:sz="6" w:space="0" w:color="auto"/>
              <w:bottom w:val="single" w:sz="6" w:space="0" w:color="auto"/>
              <w:right w:val="single" w:sz="6" w:space="0" w:color="auto"/>
            </w:tcBorders>
            <w:shd w:val="clear" w:color="auto" w:fill="auto"/>
          </w:tcPr>
          <w:p w:rsidR="00DB1AA5" w:rsidRDefault="00DB1AA5" w:rsidP="007B05B7">
            <w:pPr>
              <w:spacing w:before="60"/>
              <w:rPr>
                <w:ins w:id="14" w:author="Byrski, Krzysztof" w:date="2018-04-19T12:29:00Z"/>
                <w:rFonts w:ascii="Arial" w:hAnsi="Arial" w:cs="Arial"/>
                <w:sz w:val="16"/>
              </w:rPr>
            </w:pPr>
            <w:ins w:id="15" w:author="Byrski, Krzysztof" w:date="2018-04-19T12:29:00Z">
              <w:r>
                <w:rPr>
                  <w:rFonts w:ascii="Arial" w:hAnsi="Arial" w:cs="Arial"/>
                  <w:sz w:val="16"/>
                </w:rPr>
                <w:t>1</w:t>
              </w:r>
            </w:ins>
          </w:p>
        </w:tc>
        <w:tc>
          <w:tcPr>
            <w:tcW w:w="945" w:type="dxa"/>
            <w:tcBorders>
              <w:top w:val="single" w:sz="6" w:space="0" w:color="auto"/>
              <w:left w:val="single" w:sz="6" w:space="0" w:color="auto"/>
              <w:bottom w:val="single" w:sz="6" w:space="0" w:color="auto"/>
              <w:right w:val="single" w:sz="6" w:space="0" w:color="auto"/>
            </w:tcBorders>
            <w:shd w:val="clear" w:color="auto" w:fill="auto"/>
          </w:tcPr>
          <w:p w:rsidR="00DB1AA5" w:rsidRPr="005D079E" w:rsidRDefault="00DB1AA5" w:rsidP="007B05B7">
            <w:pPr>
              <w:rPr>
                <w:ins w:id="16" w:author="Byrski, Krzysztof" w:date="2018-04-19T12:29:00Z"/>
                <w:rFonts w:ascii="Arial" w:hAnsi="Arial" w:cs="Arial"/>
                <w:sz w:val="16"/>
              </w:rPr>
            </w:pPr>
            <w:ins w:id="17" w:author="Byrski, Krzysztof" w:date="2018-04-19T12:29:00Z">
              <w:r w:rsidRPr="005D079E">
                <w:rPr>
                  <w:rFonts w:ascii="Arial" w:hAnsi="Arial" w:cs="Arial"/>
                  <w:sz w:val="16"/>
                </w:rPr>
                <w:t>See Data Dictionary</w:t>
              </w:r>
            </w:ins>
          </w:p>
        </w:tc>
        <w:tc>
          <w:tcPr>
            <w:tcW w:w="945" w:type="dxa"/>
            <w:tcBorders>
              <w:top w:val="single" w:sz="6" w:space="0" w:color="auto"/>
              <w:left w:val="single" w:sz="6" w:space="0" w:color="auto"/>
              <w:bottom w:val="single" w:sz="6" w:space="0" w:color="auto"/>
              <w:right w:val="single" w:sz="6" w:space="0" w:color="auto"/>
            </w:tcBorders>
            <w:shd w:val="clear" w:color="auto" w:fill="auto"/>
          </w:tcPr>
          <w:p w:rsidR="00DB1AA5" w:rsidRPr="00F54DA4" w:rsidRDefault="00DB1AA5" w:rsidP="007B05B7">
            <w:pPr>
              <w:rPr>
                <w:ins w:id="18" w:author="Byrski, Krzysztof" w:date="2018-04-19T12:29:00Z"/>
                <w:rFonts w:ascii="Arial" w:hAnsi="Arial" w:cs="Arial"/>
                <w:sz w:val="16"/>
              </w:rPr>
            </w:pPr>
            <w:ins w:id="19" w:author="Byrski, Krzysztof" w:date="2018-04-19T12:29:00Z">
              <w:r w:rsidRPr="00F54DA4">
                <w:rPr>
                  <w:rFonts w:ascii="Arial" w:hAnsi="Arial" w:cs="Arial"/>
                  <w:sz w:val="16"/>
                </w:rPr>
                <w:t>See Data Dictionary</w:t>
              </w:r>
            </w:ins>
          </w:p>
        </w:tc>
        <w:tc>
          <w:tcPr>
            <w:tcW w:w="2520" w:type="dxa"/>
            <w:tcBorders>
              <w:top w:val="single" w:sz="6" w:space="0" w:color="auto"/>
              <w:left w:val="single" w:sz="6" w:space="0" w:color="auto"/>
              <w:bottom w:val="single" w:sz="6" w:space="0" w:color="auto"/>
              <w:right w:val="single" w:sz="6" w:space="0" w:color="auto"/>
            </w:tcBorders>
            <w:shd w:val="clear" w:color="auto" w:fill="auto"/>
          </w:tcPr>
          <w:p w:rsidR="00DB1AA5" w:rsidRPr="00F8149B" w:rsidRDefault="00DB1AA5" w:rsidP="007B05B7">
            <w:pPr>
              <w:spacing w:before="60"/>
              <w:rPr>
                <w:ins w:id="20" w:author="Byrski, Krzysztof" w:date="2018-04-19T12:29:00Z"/>
                <w:rFonts w:ascii="Arial" w:hAnsi="Arial" w:cs="Arial"/>
                <w:sz w:val="16"/>
              </w:rPr>
            </w:pPr>
            <w:ins w:id="21" w:author="Byrski, Krzysztof" w:date="2018-04-19T12:29:00Z">
              <w:r w:rsidRPr="00DB1AA5">
                <w:rPr>
                  <w:rFonts w:ascii="Arial" w:hAnsi="Arial" w:cs="Arial"/>
                  <w:sz w:val="16"/>
                </w:rPr>
                <w:t>DIGMSB_START_SEC_VAR_CLEARED_BOOLEAN</w:t>
              </w:r>
            </w:ins>
          </w:p>
        </w:tc>
      </w:tr>
    </w:tbl>
    <w:p w:rsidR="00F8149B" w:rsidRPr="004E396F" w:rsidRDefault="00F8149B" w:rsidP="007B0B37"/>
    <w:p w:rsidR="0037465C" w:rsidRDefault="0037465C" w:rsidP="007B0B37">
      <w:pPr>
        <w:pStyle w:val="Heading3"/>
      </w:pPr>
      <w:r>
        <w:t xml:space="preserve">User defined typedef definition/declaration </w:t>
      </w:r>
    </w:p>
    <w:p w:rsidR="0037465C" w:rsidRDefault="0037465C" w:rsidP="0037465C">
      <w:r>
        <w:t>This section documents any user types uniquely used for the module.</w:t>
      </w:r>
    </w:p>
    <w:p w:rsidR="0037465C" w:rsidRDefault="0037465C" w:rsidP="0037465C">
      <w:r>
        <w:t>(Refer the included ref for more details of register)</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1440"/>
        <w:gridCol w:w="992"/>
        <w:gridCol w:w="993"/>
      </w:tblGrid>
      <w:tr w:rsidR="0037465C" w:rsidTr="0037465C">
        <w:tc>
          <w:tcPr>
            <w:tcW w:w="3348" w:type="dxa"/>
            <w:shd w:val="pct30" w:color="FFFF00" w:fill="FFFFFF"/>
          </w:tcPr>
          <w:p w:rsidR="0037465C" w:rsidRDefault="0037465C" w:rsidP="0037465C">
            <w:pPr>
              <w:spacing w:before="60"/>
              <w:jc w:val="center"/>
              <w:rPr>
                <w:rFonts w:ascii="Arial" w:hAnsi="Arial" w:cs="Arial"/>
                <w:sz w:val="16"/>
              </w:rPr>
            </w:pPr>
            <w:r>
              <w:rPr>
                <w:rFonts w:ascii="Arial" w:hAnsi="Arial" w:cs="Arial"/>
                <w:sz w:val="16"/>
              </w:rPr>
              <w:t>Typedef Name</w:t>
            </w:r>
          </w:p>
        </w:tc>
        <w:tc>
          <w:tcPr>
            <w:tcW w:w="2160" w:type="dxa"/>
            <w:shd w:val="pct30" w:color="FFFF00" w:fill="FFFFFF"/>
          </w:tcPr>
          <w:p w:rsidR="0037465C" w:rsidRDefault="0037465C" w:rsidP="0037465C">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7465C" w:rsidRDefault="0037465C" w:rsidP="0037465C">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7465C" w:rsidRDefault="0037465C" w:rsidP="0037465C">
            <w:pPr>
              <w:spacing w:before="60"/>
              <w:jc w:val="center"/>
              <w:rPr>
                <w:rFonts w:ascii="Arial" w:hAnsi="Arial" w:cs="Arial"/>
                <w:sz w:val="16"/>
              </w:rPr>
            </w:pPr>
            <w:r>
              <w:rPr>
                <w:rFonts w:ascii="Arial" w:hAnsi="Arial" w:cs="Arial"/>
                <w:sz w:val="16"/>
              </w:rPr>
              <w:t>Legal Range</w:t>
            </w:r>
          </w:p>
          <w:p w:rsidR="0037465C" w:rsidRDefault="0037465C" w:rsidP="0037465C">
            <w:pPr>
              <w:spacing w:before="60"/>
              <w:jc w:val="center"/>
              <w:rPr>
                <w:rFonts w:ascii="Arial" w:hAnsi="Arial" w:cs="Arial"/>
                <w:sz w:val="16"/>
              </w:rPr>
            </w:pPr>
            <w:r>
              <w:rPr>
                <w:rFonts w:ascii="Arial" w:hAnsi="Arial" w:cs="Arial"/>
                <w:sz w:val="16"/>
              </w:rPr>
              <w:t>(min)</w:t>
            </w:r>
          </w:p>
        </w:tc>
        <w:tc>
          <w:tcPr>
            <w:tcW w:w="993" w:type="dxa"/>
            <w:shd w:val="pct30" w:color="FFFF00" w:fill="FFFFFF"/>
          </w:tcPr>
          <w:p w:rsidR="0037465C" w:rsidRDefault="0037465C" w:rsidP="0037465C">
            <w:pPr>
              <w:spacing w:before="60"/>
              <w:jc w:val="center"/>
              <w:rPr>
                <w:rFonts w:ascii="Arial" w:hAnsi="Arial" w:cs="Arial"/>
                <w:sz w:val="16"/>
              </w:rPr>
            </w:pPr>
            <w:r>
              <w:rPr>
                <w:rFonts w:ascii="Arial" w:hAnsi="Arial" w:cs="Arial"/>
                <w:sz w:val="16"/>
              </w:rPr>
              <w:t>Legal Range</w:t>
            </w:r>
          </w:p>
          <w:p w:rsidR="0037465C" w:rsidRDefault="0037465C" w:rsidP="0037465C">
            <w:pPr>
              <w:spacing w:before="60"/>
              <w:jc w:val="center"/>
              <w:rPr>
                <w:rFonts w:ascii="Arial" w:hAnsi="Arial" w:cs="Arial"/>
                <w:sz w:val="16"/>
              </w:rPr>
            </w:pPr>
            <w:r>
              <w:rPr>
                <w:rFonts w:ascii="Arial" w:hAnsi="Arial" w:cs="Arial"/>
                <w:sz w:val="16"/>
              </w:rPr>
              <w:t>(max)</w:t>
            </w:r>
          </w:p>
        </w:tc>
      </w:tr>
      <w:tr w:rsidR="0037465C" w:rsidTr="0037465C">
        <w:tc>
          <w:tcPr>
            <w:tcW w:w="3348" w:type="dxa"/>
            <w:vMerge w:val="restart"/>
          </w:tcPr>
          <w:p w:rsidR="0037465C" w:rsidRDefault="0037465C" w:rsidP="0037465C">
            <w:pPr>
              <w:spacing w:before="60"/>
              <w:rPr>
                <w:rFonts w:ascii="Arial" w:hAnsi="Arial" w:cs="Arial"/>
                <w:sz w:val="16"/>
              </w:rPr>
            </w:pPr>
            <w:r w:rsidRPr="0037465C">
              <w:rPr>
                <w:rFonts w:ascii="Arial" w:hAnsi="Arial" w:cs="Arial"/>
                <w:sz w:val="16"/>
              </w:rPr>
              <w:t>NTCStateType_Enum</w:t>
            </w:r>
          </w:p>
        </w:tc>
        <w:tc>
          <w:tcPr>
            <w:tcW w:w="2160" w:type="dxa"/>
          </w:tcPr>
          <w:p w:rsidR="0037465C" w:rsidRDefault="0037465C" w:rsidP="0037465C">
            <w:pPr>
              <w:spacing w:before="60"/>
              <w:rPr>
                <w:rFonts w:ascii="Arial" w:hAnsi="Arial" w:cs="Arial"/>
                <w:sz w:val="16"/>
              </w:rPr>
            </w:pPr>
            <w:r w:rsidRPr="0037465C">
              <w:rPr>
                <w:rFonts w:ascii="Arial" w:hAnsi="Arial" w:cs="Arial"/>
                <w:sz w:val="16"/>
              </w:rPr>
              <w:t>NTCSTATE_INVALID</w:t>
            </w:r>
          </w:p>
        </w:tc>
        <w:tc>
          <w:tcPr>
            <w:tcW w:w="1440" w:type="dxa"/>
          </w:tcPr>
          <w:p w:rsidR="0037465C" w:rsidRDefault="0037465C" w:rsidP="007B0B37">
            <w:pPr>
              <w:spacing w:before="60"/>
              <w:rPr>
                <w:rFonts w:ascii="Arial" w:hAnsi="Arial" w:cs="Arial"/>
                <w:sz w:val="16"/>
              </w:rPr>
            </w:pPr>
            <w:r>
              <w:rPr>
                <w:rFonts w:ascii="Arial" w:hAnsi="Arial" w:cs="Arial"/>
                <w:sz w:val="16"/>
              </w:rPr>
              <w:t>enum</w:t>
            </w:r>
          </w:p>
        </w:tc>
        <w:tc>
          <w:tcPr>
            <w:tcW w:w="992" w:type="dxa"/>
          </w:tcPr>
          <w:p w:rsidR="0037465C" w:rsidRDefault="0037465C" w:rsidP="0037465C">
            <w:pPr>
              <w:spacing w:before="60"/>
              <w:rPr>
                <w:rFonts w:ascii="Arial" w:hAnsi="Arial" w:cs="Arial"/>
                <w:sz w:val="16"/>
              </w:rPr>
            </w:pPr>
            <w:r>
              <w:rPr>
                <w:rFonts w:ascii="Arial" w:hAnsi="Arial" w:cs="Arial"/>
                <w:sz w:val="16"/>
              </w:rPr>
              <w:t>0u</w:t>
            </w:r>
          </w:p>
        </w:tc>
        <w:tc>
          <w:tcPr>
            <w:tcW w:w="993" w:type="dxa"/>
          </w:tcPr>
          <w:p w:rsidR="0037465C" w:rsidRDefault="0037465C" w:rsidP="0037465C">
            <w:pPr>
              <w:spacing w:before="60"/>
              <w:rPr>
                <w:rFonts w:ascii="Arial" w:hAnsi="Arial" w:cs="Arial"/>
                <w:sz w:val="16"/>
              </w:rPr>
            </w:pPr>
            <w:r>
              <w:rPr>
                <w:rFonts w:ascii="Arial" w:hAnsi="Arial" w:cs="Arial"/>
                <w:sz w:val="16"/>
              </w:rPr>
              <w:t>0u</w:t>
            </w:r>
          </w:p>
        </w:tc>
      </w:tr>
      <w:tr w:rsidR="0037465C" w:rsidTr="0037465C">
        <w:tc>
          <w:tcPr>
            <w:tcW w:w="3348" w:type="dxa"/>
            <w:vMerge/>
          </w:tcPr>
          <w:p w:rsidR="0037465C" w:rsidRDefault="0037465C" w:rsidP="0037465C">
            <w:pPr>
              <w:spacing w:before="60"/>
              <w:rPr>
                <w:rFonts w:ascii="Arial" w:hAnsi="Arial" w:cs="Arial"/>
                <w:sz w:val="16"/>
              </w:rPr>
            </w:pPr>
          </w:p>
        </w:tc>
        <w:tc>
          <w:tcPr>
            <w:tcW w:w="2160" w:type="dxa"/>
          </w:tcPr>
          <w:p w:rsidR="0037465C" w:rsidRDefault="0037465C" w:rsidP="0037465C">
            <w:pPr>
              <w:spacing w:before="60"/>
              <w:rPr>
                <w:rFonts w:ascii="Arial" w:hAnsi="Arial" w:cs="Arial"/>
                <w:sz w:val="16"/>
              </w:rPr>
            </w:pPr>
            <w:r w:rsidRPr="0037465C">
              <w:rPr>
                <w:rFonts w:ascii="Arial" w:hAnsi="Arial" w:cs="Arial"/>
                <w:sz w:val="16"/>
              </w:rPr>
              <w:t>NTCSTAT</w:t>
            </w:r>
            <w:r>
              <w:rPr>
                <w:rFonts w:ascii="Arial" w:hAnsi="Arial" w:cs="Arial"/>
                <w:sz w:val="16"/>
              </w:rPr>
              <w:t>E_FAILED</w:t>
            </w:r>
          </w:p>
        </w:tc>
        <w:tc>
          <w:tcPr>
            <w:tcW w:w="1440" w:type="dxa"/>
          </w:tcPr>
          <w:p w:rsidR="0037465C" w:rsidRDefault="0037465C" w:rsidP="0037465C">
            <w:r w:rsidRPr="00AB392B">
              <w:rPr>
                <w:rFonts w:ascii="Arial" w:hAnsi="Arial" w:cs="Arial"/>
                <w:sz w:val="16"/>
              </w:rPr>
              <w:t>enum</w:t>
            </w:r>
          </w:p>
        </w:tc>
        <w:tc>
          <w:tcPr>
            <w:tcW w:w="992" w:type="dxa"/>
          </w:tcPr>
          <w:p w:rsidR="0037465C" w:rsidRDefault="0037465C" w:rsidP="0037465C">
            <w:pPr>
              <w:spacing w:before="60"/>
              <w:rPr>
                <w:rFonts w:ascii="Arial" w:hAnsi="Arial" w:cs="Arial"/>
                <w:sz w:val="16"/>
              </w:rPr>
            </w:pPr>
            <w:r>
              <w:rPr>
                <w:rFonts w:ascii="Arial" w:hAnsi="Arial" w:cs="Arial"/>
                <w:sz w:val="16"/>
              </w:rPr>
              <w:t>1u</w:t>
            </w:r>
          </w:p>
        </w:tc>
        <w:tc>
          <w:tcPr>
            <w:tcW w:w="993" w:type="dxa"/>
          </w:tcPr>
          <w:p w:rsidR="0037465C" w:rsidRDefault="0037465C" w:rsidP="0037465C">
            <w:pPr>
              <w:spacing w:before="60"/>
              <w:rPr>
                <w:rFonts w:ascii="Arial" w:hAnsi="Arial" w:cs="Arial"/>
                <w:sz w:val="16"/>
              </w:rPr>
            </w:pPr>
            <w:r>
              <w:rPr>
                <w:rFonts w:ascii="Arial" w:hAnsi="Arial" w:cs="Arial"/>
                <w:sz w:val="16"/>
              </w:rPr>
              <w:t>1u</w:t>
            </w:r>
          </w:p>
        </w:tc>
      </w:tr>
      <w:tr w:rsidR="0037465C" w:rsidTr="0037465C">
        <w:tc>
          <w:tcPr>
            <w:tcW w:w="3348" w:type="dxa"/>
            <w:vMerge/>
          </w:tcPr>
          <w:p w:rsidR="0037465C" w:rsidRDefault="0037465C" w:rsidP="0037465C">
            <w:pPr>
              <w:spacing w:before="60"/>
              <w:rPr>
                <w:rFonts w:ascii="Arial" w:hAnsi="Arial" w:cs="Arial"/>
                <w:sz w:val="16"/>
              </w:rPr>
            </w:pPr>
          </w:p>
        </w:tc>
        <w:tc>
          <w:tcPr>
            <w:tcW w:w="2160" w:type="dxa"/>
          </w:tcPr>
          <w:p w:rsidR="0037465C" w:rsidRDefault="0037465C" w:rsidP="0037465C">
            <w:pPr>
              <w:spacing w:before="60"/>
              <w:rPr>
                <w:rFonts w:ascii="Arial" w:hAnsi="Arial" w:cs="Arial"/>
                <w:sz w:val="16"/>
              </w:rPr>
            </w:pPr>
            <w:r>
              <w:rPr>
                <w:rFonts w:ascii="Arial" w:hAnsi="Arial" w:cs="Arial"/>
                <w:sz w:val="16"/>
              </w:rPr>
              <w:t>NTCSTATE_PASSED</w:t>
            </w:r>
          </w:p>
        </w:tc>
        <w:tc>
          <w:tcPr>
            <w:tcW w:w="1440" w:type="dxa"/>
          </w:tcPr>
          <w:p w:rsidR="0037465C" w:rsidRDefault="0037465C" w:rsidP="0037465C">
            <w:r w:rsidRPr="00AB392B">
              <w:rPr>
                <w:rFonts w:ascii="Arial" w:hAnsi="Arial" w:cs="Arial"/>
                <w:sz w:val="16"/>
              </w:rPr>
              <w:t>enum</w:t>
            </w:r>
          </w:p>
        </w:tc>
        <w:tc>
          <w:tcPr>
            <w:tcW w:w="992" w:type="dxa"/>
          </w:tcPr>
          <w:p w:rsidR="0037465C" w:rsidRDefault="0037465C" w:rsidP="0037465C">
            <w:pPr>
              <w:spacing w:before="60"/>
              <w:rPr>
                <w:rFonts w:ascii="Arial" w:hAnsi="Arial" w:cs="Arial"/>
                <w:sz w:val="16"/>
              </w:rPr>
            </w:pPr>
            <w:r>
              <w:rPr>
                <w:rFonts w:ascii="Arial" w:hAnsi="Arial" w:cs="Arial"/>
                <w:sz w:val="16"/>
              </w:rPr>
              <w:t>2u</w:t>
            </w:r>
          </w:p>
        </w:tc>
        <w:tc>
          <w:tcPr>
            <w:tcW w:w="993" w:type="dxa"/>
          </w:tcPr>
          <w:p w:rsidR="0037465C" w:rsidRDefault="0037465C" w:rsidP="0037465C">
            <w:pPr>
              <w:spacing w:before="60"/>
              <w:rPr>
                <w:rFonts w:ascii="Arial" w:hAnsi="Arial" w:cs="Arial"/>
                <w:sz w:val="16"/>
              </w:rPr>
            </w:pPr>
            <w:r>
              <w:rPr>
                <w:rFonts w:ascii="Arial" w:hAnsi="Arial" w:cs="Arial"/>
                <w:sz w:val="16"/>
              </w:rPr>
              <w:t>2u</w:t>
            </w:r>
          </w:p>
        </w:tc>
      </w:tr>
      <w:tr w:rsidR="0037465C" w:rsidTr="0037465C">
        <w:trPr>
          <w:trHeight w:val="822"/>
        </w:trPr>
        <w:tc>
          <w:tcPr>
            <w:tcW w:w="3348" w:type="dxa"/>
            <w:vMerge w:val="restart"/>
          </w:tcPr>
          <w:p w:rsidR="0037465C" w:rsidRDefault="0037465C" w:rsidP="0037465C">
            <w:pPr>
              <w:spacing w:before="60"/>
              <w:rPr>
                <w:rFonts w:ascii="Arial" w:hAnsi="Arial" w:cs="Arial"/>
                <w:sz w:val="16"/>
              </w:rPr>
            </w:pPr>
            <w:r w:rsidRPr="0037465C">
              <w:rPr>
                <w:rFonts w:ascii="Arial" w:hAnsi="Arial" w:cs="Arial"/>
                <w:sz w:val="16"/>
              </w:rPr>
              <w:t>EnergyModeStateType</w:t>
            </w:r>
          </w:p>
        </w:tc>
        <w:tc>
          <w:tcPr>
            <w:tcW w:w="2160" w:type="dxa"/>
          </w:tcPr>
          <w:p w:rsidR="0037465C" w:rsidRDefault="0037465C" w:rsidP="004A322F">
            <w:pPr>
              <w:spacing w:before="60"/>
              <w:rPr>
                <w:rFonts w:ascii="Arial" w:hAnsi="Arial" w:cs="Arial"/>
                <w:sz w:val="16"/>
              </w:rPr>
            </w:pPr>
            <w:r w:rsidRPr="00E71BB5">
              <w:t xml:space="preserve">NORMAL </w:t>
            </w:r>
          </w:p>
        </w:tc>
        <w:tc>
          <w:tcPr>
            <w:tcW w:w="1440" w:type="dxa"/>
          </w:tcPr>
          <w:p w:rsidR="0037465C" w:rsidRPr="00AB392B" w:rsidRDefault="0037465C" w:rsidP="0037465C">
            <w:pPr>
              <w:rPr>
                <w:rFonts w:ascii="Arial" w:hAnsi="Arial" w:cs="Arial"/>
                <w:sz w:val="16"/>
              </w:rPr>
            </w:pPr>
            <w:r w:rsidRPr="00EC1912">
              <w:rPr>
                <w:rFonts w:ascii="Arial" w:hAnsi="Arial" w:cs="Arial"/>
                <w:sz w:val="16"/>
              </w:rPr>
              <w:t>enum</w:t>
            </w:r>
          </w:p>
        </w:tc>
        <w:tc>
          <w:tcPr>
            <w:tcW w:w="992" w:type="dxa"/>
          </w:tcPr>
          <w:p w:rsidR="0037465C" w:rsidRDefault="0037465C" w:rsidP="0037465C">
            <w:pPr>
              <w:spacing w:before="60"/>
              <w:rPr>
                <w:rFonts w:ascii="Arial" w:hAnsi="Arial" w:cs="Arial"/>
                <w:sz w:val="16"/>
              </w:rPr>
            </w:pPr>
            <w:r>
              <w:rPr>
                <w:rFonts w:ascii="Arial" w:hAnsi="Arial" w:cs="Arial"/>
                <w:sz w:val="16"/>
              </w:rPr>
              <w:t>0</w:t>
            </w:r>
          </w:p>
        </w:tc>
        <w:tc>
          <w:tcPr>
            <w:tcW w:w="993" w:type="dxa"/>
          </w:tcPr>
          <w:p w:rsidR="0037465C" w:rsidRDefault="0037465C" w:rsidP="0037465C">
            <w:pPr>
              <w:spacing w:before="60"/>
              <w:rPr>
                <w:rFonts w:ascii="Arial" w:hAnsi="Arial" w:cs="Arial"/>
                <w:sz w:val="16"/>
              </w:rPr>
            </w:pPr>
            <w:r>
              <w:rPr>
                <w:rFonts w:ascii="Arial" w:hAnsi="Arial" w:cs="Arial"/>
                <w:sz w:val="16"/>
              </w:rPr>
              <w:t>0</w:t>
            </w:r>
          </w:p>
        </w:tc>
      </w:tr>
      <w:tr w:rsidR="0037465C" w:rsidTr="0037465C">
        <w:tc>
          <w:tcPr>
            <w:tcW w:w="3348" w:type="dxa"/>
            <w:vMerge/>
          </w:tcPr>
          <w:p w:rsidR="0037465C" w:rsidRDefault="0037465C" w:rsidP="0037465C">
            <w:pPr>
              <w:spacing w:before="60"/>
              <w:rPr>
                <w:rFonts w:ascii="Arial" w:hAnsi="Arial" w:cs="Arial"/>
                <w:sz w:val="16"/>
              </w:rPr>
            </w:pPr>
          </w:p>
        </w:tc>
        <w:tc>
          <w:tcPr>
            <w:tcW w:w="2160" w:type="dxa"/>
          </w:tcPr>
          <w:p w:rsidR="0037465C" w:rsidRDefault="0037465C" w:rsidP="004A322F">
            <w:pPr>
              <w:spacing w:before="60"/>
              <w:rPr>
                <w:rFonts w:ascii="Arial" w:hAnsi="Arial" w:cs="Arial"/>
                <w:sz w:val="16"/>
              </w:rPr>
            </w:pPr>
            <w:r>
              <w:t xml:space="preserve"> </w:t>
            </w:r>
            <w:r w:rsidRPr="00E71BB5">
              <w:t xml:space="preserve">   PRODUCTION</w:t>
            </w:r>
          </w:p>
        </w:tc>
        <w:tc>
          <w:tcPr>
            <w:tcW w:w="1440" w:type="dxa"/>
          </w:tcPr>
          <w:p w:rsidR="0037465C" w:rsidRPr="00AB392B" w:rsidRDefault="0037465C" w:rsidP="0037465C">
            <w:pPr>
              <w:rPr>
                <w:rFonts w:ascii="Arial" w:hAnsi="Arial" w:cs="Arial"/>
                <w:sz w:val="16"/>
              </w:rPr>
            </w:pPr>
            <w:r w:rsidRPr="00EC1912">
              <w:rPr>
                <w:rFonts w:ascii="Arial" w:hAnsi="Arial" w:cs="Arial"/>
                <w:sz w:val="16"/>
              </w:rPr>
              <w:t>enum</w:t>
            </w:r>
          </w:p>
        </w:tc>
        <w:tc>
          <w:tcPr>
            <w:tcW w:w="992" w:type="dxa"/>
          </w:tcPr>
          <w:p w:rsidR="0037465C" w:rsidRDefault="0037465C" w:rsidP="0037465C">
            <w:pPr>
              <w:spacing w:before="60"/>
              <w:rPr>
                <w:rFonts w:ascii="Arial" w:hAnsi="Arial" w:cs="Arial"/>
                <w:sz w:val="16"/>
              </w:rPr>
            </w:pPr>
            <w:r>
              <w:rPr>
                <w:rFonts w:ascii="Arial" w:hAnsi="Arial" w:cs="Arial"/>
                <w:sz w:val="16"/>
              </w:rPr>
              <w:t>1</w:t>
            </w:r>
          </w:p>
        </w:tc>
        <w:tc>
          <w:tcPr>
            <w:tcW w:w="993" w:type="dxa"/>
          </w:tcPr>
          <w:p w:rsidR="0037465C" w:rsidRDefault="0037465C" w:rsidP="0037465C">
            <w:pPr>
              <w:spacing w:before="60"/>
              <w:rPr>
                <w:rFonts w:ascii="Arial" w:hAnsi="Arial" w:cs="Arial"/>
                <w:sz w:val="16"/>
              </w:rPr>
            </w:pPr>
            <w:r>
              <w:rPr>
                <w:rFonts w:ascii="Arial" w:hAnsi="Arial" w:cs="Arial"/>
                <w:sz w:val="16"/>
              </w:rPr>
              <w:t>1</w:t>
            </w:r>
          </w:p>
        </w:tc>
      </w:tr>
      <w:tr w:rsidR="0037465C" w:rsidTr="0037465C">
        <w:tc>
          <w:tcPr>
            <w:tcW w:w="3348" w:type="dxa"/>
            <w:vMerge/>
          </w:tcPr>
          <w:p w:rsidR="0037465C" w:rsidRDefault="0037465C" w:rsidP="0037465C">
            <w:pPr>
              <w:spacing w:before="60"/>
              <w:rPr>
                <w:rFonts w:ascii="Arial" w:hAnsi="Arial" w:cs="Arial"/>
                <w:sz w:val="16"/>
              </w:rPr>
            </w:pPr>
          </w:p>
        </w:tc>
        <w:tc>
          <w:tcPr>
            <w:tcW w:w="2160" w:type="dxa"/>
          </w:tcPr>
          <w:p w:rsidR="0037465C" w:rsidRDefault="0037465C" w:rsidP="004A322F">
            <w:pPr>
              <w:spacing w:before="60"/>
              <w:rPr>
                <w:rFonts w:ascii="Arial" w:hAnsi="Arial" w:cs="Arial"/>
                <w:sz w:val="16"/>
              </w:rPr>
            </w:pPr>
            <w:r>
              <w:t xml:space="preserve"> </w:t>
            </w:r>
            <w:r w:rsidRPr="00E71BB5">
              <w:t xml:space="preserve">  TRANSPORTATION </w:t>
            </w:r>
          </w:p>
        </w:tc>
        <w:tc>
          <w:tcPr>
            <w:tcW w:w="1440" w:type="dxa"/>
          </w:tcPr>
          <w:p w:rsidR="0037465C" w:rsidRPr="00AB392B" w:rsidRDefault="0037465C" w:rsidP="0037465C">
            <w:pPr>
              <w:rPr>
                <w:rFonts w:ascii="Arial" w:hAnsi="Arial" w:cs="Arial"/>
                <w:sz w:val="16"/>
              </w:rPr>
            </w:pPr>
            <w:r w:rsidRPr="00EC1912">
              <w:rPr>
                <w:rFonts w:ascii="Arial" w:hAnsi="Arial" w:cs="Arial"/>
                <w:sz w:val="16"/>
              </w:rPr>
              <w:t>enum</w:t>
            </w:r>
          </w:p>
        </w:tc>
        <w:tc>
          <w:tcPr>
            <w:tcW w:w="992" w:type="dxa"/>
          </w:tcPr>
          <w:p w:rsidR="0037465C" w:rsidRDefault="0037465C" w:rsidP="0037465C">
            <w:pPr>
              <w:spacing w:before="60"/>
              <w:rPr>
                <w:rFonts w:ascii="Arial" w:hAnsi="Arial" w:cs="Arial"/>
                <w:sz w:val="16"/>
              </w:rPr>
            </w:pPr>
            <w:r>
              <w:rPr>
                <w:rFonts w:ascii="Arial" w:hAnsi="Arial" w:cs="Arial"/>
                <w:sz w:val="16"/>
              </w:rPr>
              <w:t>2</w:t>
            </w:r>
          </w:p>
        </w:tc>
        <w:tc>
          <w:tcPr>
            <w:tcW w:w="993" w:type="dxa"/>
          </w:tcPr>
          <w:p w:rsidR="0037465C" w:rsidRDefault="0037465C" w:rsidP="0037465C">
            <w:pPr>
              <w:spacing w:before="60"/>
              <w:rPr>
                <w:rFonts w:ascii="Arial" w:hAnsi="Arial" w:cs="Arial"/>
                <w:sz w:val="16"/>
              </w:rPr>
            </w:pPr>
            <w:r>
              <w:rPr>
                <w:rFonts w:ascii="Arial" w:hAnsi="Arial" w:cs="Arial"/>
                <w:sz w:val="16"/>
              </w:rPr>
              <w:t>2</w:t>
            </w:r>
          </w:p>
        </w:tc>
      </w:tr>
      <w:tr w:rsidR="0037465C" w:rsidTr="0037465C">
        <w:tc>
          <w:tcPr>
            <w:tcW w:w="3348" w:type="dxa"/>
            <w:vMerge/>
          </w:tcPr>
          <w:p w:rsidR="0037465C" w:rsidRDefault="0037465C" w:rsidP="0037465C">
            <w:pPr>
              <w:spacing w:before="60"/>
              <w:rPr>
                <w:rFonts w:ascii="Arial" w:hAnsi="Arial" w:cs="Arial"/>
                <w:sz w:val="16"/>
              </w:rPr>
            </w:pPr>
          </w:p>
        </w:tc>
        <w:tc>
          <w:tcPr>
            <w:tcW w:w="2160" w:type="dxa"/>
          </w:tcPr>
          <w:p w:rsidR="0037465C" w:rsidRDefault="0037465C" w:rsidP="004A322F">
            <w:pPr>
              <w:spacing w:before="60"/>
              <w:rPr>
                <w:rFonts w:ascii="Arial" w:hAnsi="Arial" w:cs="Arial"/>
                <w:sz w:val="16"/>
              </w:rPr>
            </w:pPr>
            <w:r>
              <w:t xml:space="preserve"> </w:t>
            </w:r>
            <w:r w:rsidRPr="00E71BB5">
              <w:t xml:space="preserve">   FLASH </w:t>
            </w:r>
          </w:p>
        </w:tc>
        <w:tc>
          <w:tcPr>
            <w:tcW w:w="1440" w:type="dxa"/>
          </w:tcPr>
          <w:p w:rsidR="0037465C" w:rsidRPr="00AB392B" w:rsidRDefault="0037465C" w:rsidP="0037465C">
            <w:pPr>
              <w:rPr>
                <w:rFonts w:ascii="Arial" w:hAnsi="Arial" w:cs="Arial"/>
                <w:sz w:val="16"/>
              </w:rPr>
            </w:pPr>
            <w:r w:rsidRPr="00EC1912">
              <w:rPr>
                <w:rFonts w:ascii="Arial" w:hAnsi="Arial" w:cs="Arial"/>
                <w:sz w:val="16"/>
              </w:rPr>
              <w:t>enum</w:t>
            </w:r>
          </w:p>
        </w:tc>
        <w:tc>
          <w:tcPr>
            <w:tcW w:w="992" w:type="dxa"/>
          </w:tcPr>
          <w:p w:rsidR="0037465C" w:rsidRDefault="0037465C" w:rsidP="0037465C">
            <w:pPr>
              <w:spacing w:before="60"/>
              <w:rPr>
                <w:rFonts w:ascii="Arial" w:hAnsi="Arial" w:cs="Arial"/>
                <w:sz w:val="16"/>
              </w:rPr>
            </w:pPr>
            <w:r>
              <w:rPr>
                <w:rFonts w:ascii="Arial" w:hAnsi="Arial" w:cs="Arial"/>
                <w:sz w:val="16"/>
              </w:rPr>
              <w:t>3</w:t>
            </w:r>
          </w:p>
        </w:tc>
        <w:tc>
          <w:tcPr>
            <w:tcW w:w="993" w:type="dxa"/>
          </w:tcPr>
          <w:p w:rsidR="0037465C" w:rsidRDefault="0037465C" w:rsidP="0037465C">
            <w:pPr>
              <w:spacing w:before="60"/>
              <w:rPr>
                <w:rFonts w:ascii="Arial" w:hAnsi="Arial" w:cs="Arial"/>
                <w:sz w:val="16"/>
              </w:rPr>
            </w:pPr>
            <w:r>
              <w:rPr>
                <w:rFonts w:ascii="Arial" w:hAnsi="Arial" w:cs="Arial"/>
                <w:sz w:val="16"/>
              </w:rPr>
              <w:t>3</w:t>
            </w:r>
          </w:p>
        </w:tc>
      </w:tr>
      <w:tr w:rsidR="009B4D6A" w:rsidTr="00F66DC0">
        <w:trPr>
          <w:trHeight w:val="822"/>
        </w:trPr>
        <w:tc>
          <w:tcPr>
            <w:tcW w:w="3348" w:type="dxa"/>
            <w:vMerge w:val="restart"/>
          </w:tcPr>
          <w:p w:rsidR="009B4D6A" w:rsidRPr="00F66DC0" w:rsidRDefault="009B4D6A" w:rsidP="009B4D6A">
            <w:pPr>
              <w:spacing w:before="60"/>
              <w:rPr>
                <w:rFonts w:ascii="Arial" w:hAnsi="Arial" w:cs="Arial"/>
                <w:sz w:val="16"/>
              </w:rPr>
            </w:pPr>
          </w:p>
          <w:p w:rsidR="009B4D6A" w:rsidRPr="00366C59" w:rsidRDefault="009B4D6A" w:rsidP="009B4D6A">
            <w:pPr>
              <w:spacing w:before="60"/>
              <w:rPr>
                <w:rFonts w:ascii="Arial" w:hAnsi="Arial" w:cs="Arial"/>
                <w:sz w:val="16"/>
              </w:rPr>
            </w:pPr>
            <w:r w:rsidRPr="00F66DC0">
              <w:rPr>
                <w:rFonts w:ascii="Arial" w:hAnsi="Arial" w:cs="Arial"/>
                <w:sz w:val="16"/>
              </w:rPr>
              <w:t>DigMSBEOLType</w:t>
            </w:r>
          </w:p>
        </w:tc>
        <w:tc>
          <w:tcPr>
            <w:tcW w:w="2160" w:type="dxa"/>
          </w:tcPr>
          <w:p w:rsidR="009B4D6A" w:rsidRPr="00366C59" w:rsidRDefault="009B4D6A" w:rsidP="009B4D6A">
            <w:pPr>
              <w:spacing w:before="60"/>
              <w:rPr>
                <w:rFonts w:ascii="Arial" w:hAnsi="Arial" w:cs="Arial"/>
                <w:sz w:val="16"/>
              </w:rPr>
            </w:pPr>
            <w:r w:rsidRPr="00F66DC0">
              <w:t>MtrPosBEMF_Rev_u0p16</w:t>
            </w:r>
          </w:p>
        </w:tc>
        <w:tc>
          <w:tcPr>
            <w:tcW w:w="1440" w:type="dxa"/>
          </w:tcPr>
          <w:p w:rsidR="009B4D6A" w:rsidRPr="00366C59" w:rsidRDefault="009B4D6A" w:rsidP="009B4D6A">
            <w:pPr>
              <w:rPr>
                <w:rFonts w:ascii="Arial" w:hAnsi="Arial" w:cs="Arial"/>
                <w:sz w:val="16"/>
              </w:rPr>
            </w:pPr>
            <w:r w:rsidRPr="00F66DC0">
              <w:rPr>
                <w:rFonts w:ascii="Arial" w:hAnsi="Arial" w:cs="Arial"/>
                <w:sz w:val="16"/>
              </w:rPr>
              <w:t>UInt16</w:t>
            </w:r>
          </w:p>
        </w:tc>
        <w:tc>
          <w:tcPr>
            <w:tcW w:w="992" w:type="dxa"/>
          </w:tcPr>
          <w:p w:rsidR="009B4D6A" w:rsidRDefault="00F66DC0" w:rsidP="009B4D6A">
            <w:pPr>
              <w:spacing w:before="60"/>
              <w:rPr>
                <w:rFonts w:ascii="Arial" w:hAnsi="Arial" w:cs="Arial"/>
                <w:sz w:val="16"/>
              </w:rPr>
            </w:pPr>
            <w:r>
              <w:rPr>
                <w:rFonts w:ascii="Arial" w:hAnsi="Arial" w:cs="Arial"/>
                <w:sz w:val="16"/>
              </w:rPr>
              <w:t>0</w:t>
            </w:r>
          </w:p>
        </w:tc>
        <w:tc>
          <w:tcPr>
            <w:tcW w:w="993" w:type="dxa"/>
          </w:tcPr>
          <w:p w:rsidR="009B4D6A" w:rsidRDefault="00F66DC0" w:rsidP="009B4D6A">
            <w:pPr>
              <w:spacing w:before="60"/>
              <w:rPr>
                <w:rFonts w:ascii="Arial" w:hAnsi="Arial" w:cs="Arial"/>
                <w:sz w:val="16"/>
              </w:rPr>
            </w:pPr>
            <w:r>
              <w:rPr>
                <w:rFonts w:ascii="Arial" w:hAnsi="Arial" w:cs="Arial"/>
                <w:sz w:val="16"/>
              </w:rPr>
              <w:t>full</w:t>
            </w:r>
          </w:p>
        </w:tc>
      </w:tr>
      <w:tr w:rsidR="009B4D6A" w:rsidTr="00F66DC0">
        <w:tc>
          <w:tcPr>
            <w:tcW w:w="3348" w:type="dxa"/>
            <w:vMerge/>
          </w:tcPr>
          <w:p w:rsidR="009B4D6A" w:rsidRPr="00F66DC0" w:rsidRDefault="009B4D6A" w:rsidP="009B4D6A">
            <w:pPr>
              <w:spacing w:before="60"/>
              <w:rPr>
                <w:rFonts w:ascii="Arial" w:hAnsi="Arial" w:cs="Arial"/>
                <w:sz w:val="16"/>
              </w:rPr>
            </w:pPr>
          </w:p>
        </w:tc>
        <w:tc>
          <w:tcPr>
            <w:tcW w:w="2160" w:type="dxa"/>
          </w:tcPr>
          <w:p w:rsidR="009B4D6A" w:rsidRPr="00366C59" w:rsidRDefault="009B4D6A" w:rsidP="009B4D6A">
            <w:pPr>
              <w:spacing w:before="60"/>
              <w:rPr>
                <w:rFonts w:ascii="Arial" w:hAnsi="Arial" w:cs="Arial"/>
                <w:sz w:val="16"/>
              </w:rPr>
            </w:pPr>
            <w:r w:rsidRPr="00F66DC0">
              <w:t>MtrPosBEMFRedundant_Rev_u0p16</w:t>
            </w:r>
          </w:p>
        </w:tc>
        <w:tc>
          <w:tcPr>
            <w:tcW w:w="1440" w:type="dxa"/>
          </w:tcPr>
          <w:p w:rsidR="009B4D6A" w:rsidRPr="00366C59" w:rsidRDefault="009B4D6A" w:rsidP="009B4D6A">
            <w:pPr>
              <w:rPr>
                <w:rFonts w:ascii="Arial" w:hAnsi="Arial" w:cs="Arial"/>
                <w:sz w:val="16"/>
              </w:rPr>
            </w:pPr>
            <w:r w:rsidRPr="00F66DC0">
              <w:rPr>
                <w:rFonts w:ascii="Arial" w:hAnsi="Arial" w:cs="Arial"/>
                <w:sz w:val="16"/>
              </w:rPr>
              <w:t>UInt16</w:t>
            </w:r>
          </w:p>
        </w:tc>
        <w:tc>
          <w:tcPr>
            <w:tcW w:w="992" w:type="dxa"/>
          </w:tcPr>
          <w:p w:rsidR="009B4D6A" w:rsidRDefault="00F66DC0" w:rsidP="009B4D6A">
            <w:pPr>
              <w:spacing w:before="60"/>
              <w:rPr>
                <w:rFonts w:ascii="Arial" w:hAnsi="Arial" w:cs="Arial"/>
                <w:sz w:val="16"/>
              </w:rPr>
            </w:pPr>
            <w:r>
              <w:rPr>
                <w:rFonts w:ascii="Arial" w:hAnsi="Arial" w:cs="Arial"/>
                <w:sz w:val="16"/>
              </w:rPr>
              <w:t>0</w:t>
            </w:r>
          </w:p>
        </w:tc>
        <w:tc>
          <w:tcPr>
            <w:tcW w:w="993" w:type="dxa"/>
          </w:tcPr>
          <w:p w:rsidR="009B4D6A" w:rsidRDefault="00F66DC0" w:rsidP="009B4D6A">
            <w:pPr>
              <w:spacing w:before="60"/>
              <w:rPr>
                <w:rFonts w:ascii="Arial" w:hAnsi="Arial" w:cs="Arial"/>
                <w:sz w:val="16"/>
              </w:rPr>
            </w:pPr>
            <w:r>
              <w:rPr>
                <w:rFonts w:ascii="Arial" w:hAnsi="Arial" w:cs="Arial"/>
                <w:sz w:val="16"/>
              </w:rPr>
              <w:t>full</w:t>
            </w:r>
          </w:p>
        </w:tc>
      </w:tr>
      <w:tr w:rsidR="009B4D6A" w:rsidTr="00F66DC0">
        <w:tc>
          <w:tcPr>
            <w:tcW w:w="3348" w:type="dxa"/>
            <w:vMerge/>
          </w:tcPr>
          <w:p w:rsidR="009B4D6A" w:rsidRPr="00F66DC0" w:rsidRDefault="009B4D6A" w:rsidP="009B4D6A">
            <w:pPr>
              <w:spacing w:before="60"/>
              <w:rPr>
                <w:rFonts w:ascii="Arial" w:hAnsi="Arial" w:cs="Arial"/>
                <w:sz w:val="16"/>
              </w:rPr>
            </w:pPr>
          </w:p>
        </w:tc>
        <w:tc>
          <w:tcPr>
            <w:tcW w:w="2160" w:type="dxa"/>
          </w:tcPr>
          <w:p w:rsidR="009B4D6A" w:rsidRPr="00366C59" w:rsidRDefault="009B4D6A" w:rsidP="009B4D6A">
            <w:pPr>
              <w:spacing w:before="60"/>
              <w:rPr>
                <w:rFonts w:ascii="Arial" w:hAnsi="Arial" w:cs="Arial"/>
                <w:sz w:val="16"/>
              </w:rPr>
            </w:pPr>
            <w:r w:rsidRPr="00F66DC0">
              <w:t>MtrPos1HarCompTbl_Rev_s2p13</w:t>
            </w:r>
            <w:r w:rsidR="00F66DC0">
              <w:t>[3]</w:t>
            </w:r>
          </w:p>
        </w:tc>
        <w:tc>
          <w:tcPr>
            <w:tcW w:w="1440" w:type="dxa"/>
          </w:tcPr>
          <w:p w:rsidR="009B4D6A" w:rsidRPr="00366C59" w:rsidRDefault="009B4D6A" w:rsidP="009B4D6A">
            <w:pPr>
              <w:rPr>
                <w:rFonts w:ascii="Arial" w:hAnsi="Arial" w:cs="Arial"/>
                <w:sz w:val="16"/>
              </w:rPr>
            </w:pPr>
            <w:r w:rsidRPr="00F66DC0">
              <w:rPr>
                <w:rFonts w:ascii="Arial" w:hAnsi="Arial" w:cs="Arial"/>
                <w:sz w:val="16"/>
              </w:rPr>
              <w:t>SInt16</w:t>
            </w:r>
          </w:p>
        </w:tc>
        <w:tc>
          <w:tcPr>
            <w:tcW w:w="992" w:type="dxa"/>
          </w:tcPr>
          <w:p w:rsidR="009B4D6A" w:rsidRDefault="005B0CC7" w:rsidP="009B4D6A">
            <w:pPr>
              <w:spacing w:before="60"/>
              <w:rPr>
                <w:rFonts w:ascii="Arial" w:hAnsi="Arial" w:cs="Arial"/>
                <w:sz w:val="16"/>
              </w:rPr>
            </w:pPr>
            <w:r>
              <w:rPr>
                <w:rFonts w:ascii="Arial" w:hAnsi="Arial" w:cs="Arial"/>
                <w:sz w:val="16"/>
              </w:rPr>
              <w:t>full</w:t>
            </w:r>
          </w:p>
        </w:tc>
        <w:tc>
          <w:tcPr>
            <w:tcW w:w="993" w:type="dxa"/>
          </w:tcPr>
          <w:p w:rsidR="009B4D6A" w:rsidRDefault="005B0CC7" w:rsidP="009B4D6A">
            <w:pPr>
              <w:spacing w:before="60"/>
              <w:rPr>
                <w:rFonts w:ascii="Arial" w:hAnsi="Arial" w:cs="Arial"/>
                <w:sz w:val="16"/>
              </w:rPr>
            </w:pPr>
            <w:r>
              <w:rPr>
                <w:rFonts w:ascii="Arial" w:hAnsi="Arial" w:cs="Arial"/>
                <w:sz w:val="16"/>
              </w:rPr>
              <w:t>full</w:t>
            </w:r>
          </w:p>
        </w:tc>
      </w:tr>
      <w:tr w:rsidR="009B4D6A" w:rsidTr="00F66DC0">
        <w:tc>
          <w:tcPr>
            <w:tcW w:w="3348" w:type="dxa"/>
            <w:vMerge/>
          </w:tcPr>
          <w:p w:rsidR="009B4D6A" w:rsidRPr="00F66DC0" w:rsidRDefault="009B4D6A" w:rsidP="009B4D6A">
            <w:pPr>
              <w:spacing w:before="60"/>
              <w:rPr>
                <w:rFonts w:ascii="Arial" w:hAnsi="Arial" w:cs="Arial"/>
                <w:sz w:val="16"/>
              </w:rPr>
            </w:pPr>
          </w:p>
        </w:tc>
        <w:tc>
          <w:tcPr>
            <w:tcW w:w="2160" w:type="dxa"/>
          </w:tcPr>
          <w:p w:rsidR="009B4D6A" w:rsidRPr="00F66DC0" w:rsidRDefault="009B4D6A" w:rsidP="009B4D6A">
            <w:pPr>
              <w:spacing w:before="60"/>
            </w:pPr>
            <w:r w:rsidRPr="00F66DC0">
              <w:t>MtrPos2HarCompTbl_Rev_s2p13</w:t>
            </w:r>
            <w:r w:rsidR="00F66DC0">
              <w:t>[3]</w:t>
            </w:r>
          </w:p>
        </w:tc>
        <w:tc>
          <w:tcPr>
            <w:tcW w:w="1440" w:type="dxa"/>
          </w:tcPr>
          <w:p w:rsidR="009B4D6A" w:rsidRPr="00F66DC0" w:rsidRDefault="009B4D6A" w:rsidP="009B4D6A">
            <w:pPr>
              <w:rPr>
                <w:rFonts w:ascii="Arial" w:hAnsi="Arial" w:cs="Arial"/>
                <w:sz w:val="16"/>
              </w:rPr>
            </w:pPr>
            <w:r w:rsidRPr="00F66DC0">
              <w:rPr>
                <w:rFonts w:ascii="Arial" w:hAnsi="Arial" w:cs="Arial"/>
                <w:sz w:val="16"/>
              </w:rPr>
              <w:t>SInt16</w:t>
            </w:r>
          </w:p>
        </w:tc>
        <w:tc>
          <w:tcPr>
            <w:tcW w:w="992" w:type="dxa"/>
          </w:tcPr>
          <w:p w:rsidR="009B4D6A" w:rsidRDefault="005B0CC7" w:rsidP="009B4D6A">
            <w:pPr>
              <w:spacing w:before="60"/>
              <w:rPr>
                <w:rFonts w:ascii="Arial" w:hAnsi="Arial" w:cs="Arial"/>
                <w:sz w:val="16"/>
              </w:rPr>
            </w:pPr>
            <w:r>
              <w:rPr>
                <w:rFonts w:ascii="Arial" w:hAnsi="Arial" w:cs="Arial"/>
                <w:sz w:val="16"/>
              </w:rPr>
              <w:t>full</w:t>
            </w:r>
          </w:p>
        </w:tc>
        <w:tc>
          <w:tcPr>
            <w:tcW w:w="993" w:type="dxa"/>
          </w:tcPr>
          <w:p w:rsidR="009B4D6A" w:rsidRDefault="005B0CC7" w:rsidP="009B4D6A">
            <w:pPr>
              <w:spacing w:before="60"/>
              <w:rPr>
                <w:rFonts w:ascii="Arial" w:hAnsi="Arial" w:cs="Arial"/>
                <w:sz w:val="16"/>
              </w:rPr>
            </w:pPr>
            <w:r>
              <w:rPr>
                <w:rFonts w:ascii="Arial" w:hAnsi="Arial" w:cs="Arial"/>
                <w:sz w:val="16"/>
              </w:rPr>
              <w:t>full</w:t>
            </w:r>
          </w:p>
        </w:tc>
      </w:tr>
    </w:tbl>
    <w:p w:rsidR="004A781C" w:rsidRDefault="004A781C">
      <w:pPr>
        <w:pStyle w:val="Heading1"/>
      </w:pPr>
      <w:r>
        <w:br w:type="page"/>
      </w: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DE3FCE">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DE3FCE" w:rsidRPr="00584FD4" w:rsidRDefault="00DE3FCE" w:rsidP="00386DAF">
            <w:r w:rsidRPr="00584FD4">
              <w:t>Calibration Constants</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k_Die1vsDie2TrnsCntrThresh_Deg_f32</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k_Die2Offset_Rev_u3p13</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k_MtrPos1vsMtrPos2Thresh_Rev_u3p13</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k_DigMSBErrorRegGenMask_Cnt_u08</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B30771" w:rsidP="004573C7">
            <w:r w:rsidRPr="00DC2870">
              <w:t>k_ErrorRegTCMask_Cnt_u08</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k_ErrorRegVehMask_Cnt_u08</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k_TurnsCntrOffset_Rev_f32</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k_Die1RPMMode_Cnt_u08</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k_Die2RPMMode_Cnt_u08</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k_DigMSBParity_Cnt_str</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k_DigMSBTCRunTimeParity_Cnt_str</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k_ErrorRegTCAcc_Cnt_str</w:t>
            </w:r>
          </w:p>
        </w:tc>
      </w:tr>
      <w:tr w:rsidR="00643F34" w:rsidTr="00EA6059">
        <w:trPr>
          <w:jc w:val="center"/>
        </w:trPr>
        <w:tc>
          <w:tcPr>
            <w:tcW w:w="4608" w:type="dxa"/>
            <w:tcBorders>
              <w:top w:val="nil"/>
              <w:left w:val="single" w:sz="6" w:space="0" w:color="auto"/>
              <w:bottom w:val="single" w:sz="6" w:space="0" w:color="auto"/>
              <w:right w:val="single" w:sz="6" w:space="0" w:color="auto"/>
            </w:tcBorders>
          </w:tcPr>
          <w:p w:rsidR="00643F34" w:rsidRPr="00584FD4" w:rsidRDefault="00643F34" w:rsidP="00386DAF">
            <w:r w:rsidRPr="00DC2870">
              <w:t>k_MtrPos1vsMtrPos2Diag_Cnt_str</w:t>
            </w:r>
          </w:p>
        </w:tc>
      </w:tr>
    </w:tbl>
    <w:p w:rsidR="004A781C" w:rsidRDefault="004A781C">
      <w:pPr>
        <w:pStyle w:val="Heading2"/>
      </w:pPr>
      <w:r>
        <w:t>Program(fixed) Constants</w:t>
      </w:r>
    </w:p>
    <w:p w:rsidR="004A781C" w:rsidRDefault="004A781C">
      <w:pPr>
        <w:pStyle w:val="Heading3"/>
      </w:pPr>
      <w:r>
        <w:t>Embedded Constants</w:t>
      </w:r>
    </w:p>
    <w:p w:rsidR="004A781C" w:rsidRDefault="004A781C">
      <w:r>
        <w:t xml:space="preserve">All embedded constants whose values are provided in Eng units will be evaluated to the equivalent counts by using the FPM_InitFixedPoint_m() macro within the #define statement.  </w:t>
      </w:r>
    </w:p>
    <w:p w:rsidR="004A781C" w:rsidRDefault="004A781C">
      <w:pPr>
        <w:pStyle w:val="Heading4"/>
      </w:pPr>
      <w:r>
        <w:t>Local</w:t>
      </w:r>
    </w:p>
    <w:tbl>
      <w:tblPr>
        <w:tblW w:w="9020"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16"/>
        <w:gridCol w:w="1183"/>
        <w:gridCol w:w="750"/>
        <w:gridCol w:w="3271"/>
      </w:tblGrid>
      <w:tr w:rsidR="00F60312" w:rsidTr="00F60312">
        <w:tc>
          <w:tcPr>
            <w:tcW w:w="3816" w:type="dxa"/>
            <w:tcBorders>
              <w:top w:val="single" w:sz="6" w:space="0" w:color="auto"/>
              <w:left w:val="single" w:sz="6" w:space="0" w:color="auto"/>
              <w:bottom w:val="single" w:sz="6" w:space="0" w:color="auto"/>
              <w:right w:val="single" w:sz="6" w:space="0" w:color="auto"/>
            </w:tcBorders>
            <w:shd w:val="pct30" w:color="FFFF00" w:fill="FFFFFF"/>
          </w:tcPr>
          <w:p w:rsidR="00F60312" w:rsidRPr="00BE2CAD" w:rsidRDefault="00F60312" w:rsidP="00386DAF">
            <w:r w:rsidRPr="00BE2CAD">
              <w:t>Constant Name</w:t>
            </w:r>
          </w:p>
        </w:tc>
        <w:tc>
          <w:tcPr>
            <w:tcW w:w="1183" w:type="dxa"/>
            <w:tcBorders>
              <w:top w:val="single" w:sz="6" w:space="0" w:color="auto"/>
              <w:left w:val="single" w:sz="6" w:space="0" w:color="auto"/>
              <w:bottom w:val="single" w:sz="6" w:space="0" w:color="auto"/>
              <w:right w:val="single" w:sz="6" w:space="0" w:color="auto"/>
            </w:tcBorders>
            <w:shd w:val="pct30" w:color="FFFF00" w:fill="FFFFFF"/>
          </w:tcPr>
          <w:p w:rsidR="00F60312" w:rsidRPr="00BE2CAD" w:rsidRDefault="00F60312" w:rsidP="00386DAF">
            <w:r w:rsidRPr="00BE2CAD">
              <w:t>Resolution</w:t>
            </w:r>
          </w:p>
        </w:tc>
        <w:tc>
          <w:tcPr>
            <w:tcW w:w="750" w:type="dxa"/>
            <w:tcBorders>
              <w:top w:val="single" w:sz="6" w:space="0" w:color="auto"/>
              <w:left w:val="single" w:sz="6" w:space="0" w:color="auto"/>
              <w:bottom w:val="single" w:sz="6" w:space="0" w:color="auto"/>
              <w:right w:val="single" w:sz="6" w:space="0" w:color="auto"/>
            </w:tcBorders>
            <w:shd w:val="pct30" w:color="FFFF00" w:fill="FFFFFF"/>
          </w:tcPr>
          <w:p w:rsidR="00F60312" w:rsidRPr="00BE2CAD" w:rsidRDefault="00F60312" w:rsidP="00386DAF">
            <w:r w:rsidRPr="00BE2CAD">
              <w:t>Units</w:t>
            </w:r>
          </w:p>
        </w:tc>
        <w:tc>
          <w:tcPr>
            <w:tcW w:w="3271" w:type="dxa"/>
            <w:tcBorders>
              <w:top w:val="single" w:sz="6" w:space="0" w:color="auto"/>
              <w:left w:val="single" w:sz="6" w:space="0" w:color="auto"/>
              <w:bottom w:val="single" w:sz="6" w:space="0" w:color="auto"/>
              <w:right w:val="single" w:sz="6" w:space="0" w:color="auto"/>
            </w:tcBorders>
            <w:shd w:val="pct30" w:color="FFFF00" w:fill="FFFFFF"/>
          </w:tcPr>
          <w:p w:rsidR="00F60312" w:rsidRPr="00BE2CAD" w:rsidRDefault="00F60312" w:rsidP="00386DAF">
            <w:r w:rsidRPr="00BE2CAD">
              <w:t>Value</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454B04">
              <w:t>D_PIREVQUATER_REV_S15P16</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Rev</w:t>
            </w:r>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980936">
              <w:t>(FPM_InitFixedPoint_m( 0.25, s15p16_T))</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454B04">
              <w:t xml:space="preserve">D_PIREVQUATER_REV_U16    </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Rev</w:t>
            </w:r>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980936">
              <w:t>(FPM_InitFixedPoint_m( 0.25, u0p16_T))</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454B04">
              <w:t>D_MASK16BITS_CNT_U16</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Cnt</w:t>
            </w:r>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980936">
              <w:t>0xFFFFu</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454B04">
              <w:t xml:space="preserve"> D_HALFREV_REV_U0P16 </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Rev</w:t>
            </w:r>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980936">
              <w:t>32768U</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454B04">
              <w:t xml:space="preserve"> D_REVTODEG_DEG_F32      </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Deg</w:t>
            </w:r>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980936">
              <w:t>360.0F</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9E3044">
              <w:t xml:space="preserve">D_PWMGRPWRD0_CNT_U16   </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Cnt</w:t>
            </w:r>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6C6727">
              <w:t xml:space="preserve">0x200U   </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rsidRPr="009E3044">
              <w:lastRenderedPageBreak/>
              <w:t xml:space="preserve">D_PWMGRPWRD1_CNT_U16  </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rsidRPr="00A30B8E">
              <w:t>Cnt</w:t>
            </w:r>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rsidRPr="006C6727">
              <w:t xml:space="preserve">0U       </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rsidRPr="009E3044">
              <w:t xml:space="preserve">D_PWMGRPWRD2_CNT_U16  </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rsidRPr="00A30B8E">
              <w:t>Cnt</w:t>
            </w:r>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rsidRPr="006C6727">
              <w:t xml:space="preserve">0x400U   </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9E3044">
              <w:t>D_ASYNCCONFIGGRPWRD0_CNT_U16</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A30B8E">
              <w:t>Cnt</w:t>
            </w:r>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6C6727">
              <w:t xml:space="preserve">0x8800U  </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9E3044">
              <w:t>D_ASYNCCONFIGGRPWRD1_CNT_U16</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A30B8E">
              <w:t>Cnt</w:t>
            </w:r>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6C6727">
              <w:t xml:space="preserve">0x800U   </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9E3044">
              <w:t>D_ASYNCCONFIGGRPWRD2_CNT_U16</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A30B8E">
              <w:t>Cnt</w:t>
            </w:r>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RDefault="00643F34" w:rsidP="00F60312">
            <w:r w:rsidRPr="006C6727">
              <w:t xml:space="preserve">0x400U   </w:t>
            </w:r>
          </w:p>
        </w:tc>
      </w:tr>
      <w:tr w:rsidR="00643F34" w:rsidRPr="00F60312" w:rsidTr="00F60312">
        <w:tc>
          <w:tcPr>
            <w:tcW w:w="3816"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rsidRPr="009E3044">
              <w:t xml:space="preserve">D_INITCUMPOS_REV_S15P16     </w:t>
            </w:r>
          </w:p>
        </w:tc>
        <w:tc>
          <w:tcPr>
            <w:tcW w:w="1183"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t>1</w:t>
            </w:r>
          </w:p>
        </w:tc>
        <w:tc>
          <w:tcPr>
            <w:tcW w:w="750"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t>Rev</w:t>
            </w:r>
          </w:p>
        </w:tc>
        <w:tc>
          <w:tcPr>
            <w:tcW w:w="3271" w:type="dxa"/>
            <w:tcBorders>
              <w:top w:val="single" w:sz="6" w:space="0" w:color="auto"/>
              <w:left w:val="single" w:sz="6" w:space="0" w:color="auto"/>
              <w:bottom w:val="single" w:sz="6" w:space="0" w:color="auto"/>
              <w:right w:val="single" w:sz="6" w:space="0" w:color="auto"/>
            </w:tcBorders>
            <w:shd w:val="clear" w:color="auto" w:fill="auto"/>
          </w:tcPr>
          <w:p w:rsidR="00643F34" w:rsidRPr="00F60312" w:rsidDel="00643F34" w:rsidRDefault="00643F34" w:rsidP="00F60312">
            <w:r w:rsidRPr="006C6727">
              <w:t xml:space="preserve">78643200 </w:t>
            </w: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p w:rsidR="00C1131A" w:rsidRDefault="00C1131A"/>
    <w:tbl>
      <w:tblPr>
        <w:tblW w:w="5212"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715"/>
        <w:gridCol w:w="1497"/>
      </w:tblGrid>
      <w:tr w:rsidR="00C1131A" w:rsidTr="00C1131A">
        <w:trPr>
          <w:jc w:val="center"/>
        </w:trPr>
        <w:tc>
          <w:tcPr>
            <w:tcW w:w="3715" w:type="dxa"/>
            <w:tcBorders>
              <w:top w:val="single" w:sz="6" w:space="0" w:color="auto"/>
              <w:left w:val="single" w:sz="6" w:space="0" w:color="auto"/>
              <w:bottom w:val="single" w:sz="6" w:space="0" w:color="auto"/>
              <w:right w:val="single" w:sz="6" w:space="0" w:color="auto"/>
            </w:tcBorders>
            <w:shd w:val="pct30" w:color="FFFF00" w:fill="FFFFFF"/>
          </w:tcPr>
          <w:p w:rsidR="00C1131A" w:rsidRDefault="00C1131A">
            <w:pPr>
              <w:spacing w:before="60"/>
              <w:jc w:val="center"/>
              <w:rPr>
                <w:rFonts w:ascii="Arial" w:hAnsi="Arial" w:cs="Arial"/>
                <w:sz w:val="16"/>
              </w:rPr>
            </w:pPr>
            <w:r>
              <w:rPr>
                <w:rFonts w:ascii="Arial" w:hAnsi="Arial" w:cs="Arial"/>
                <w:sz w:val="16"/>
              </w:rPr>
              <w:t>Constant Name</w:t>
            </w:r>
          </w:p>
        </w:tc>
        <w:tc>
          <w:tcPr>
            <w:tcW w:w="1497" w:type="dxa"/>
            <w:tcBorders>
              <w:top w:val="single" w:sz="6" w:space="0" w:color="auto"/>
              <w:left w:val="single" w:sz="6" w:space="0" w:color="auto"/>
              <w:bottom w:val="single" w:sz="6" w:space="0" w:color="auto"/>
              <w:right w:val="single" w:sz="6" w:space="0" w:color="auto"/>
            </w:tcBorders>
            <w:shd w:val="pct30" w:color="FFFF00" w:fill="FFFFFF"/>
          </w:tcPr>
          <w:p w:rsidR="00C1131A" w:rsidRDefault="00C1131A" w:rsidP="00C1131A">
            <w:pPr>
              <w:spacing w:before="60"/>
              <w:rPr>
                <w:rFonts w:ascii="Arial" w:hAnsi="Arial" w:cs="Arial"/>
                <w:sz w:val="16"/>
              </w:rPr>
            </w:pPr>
            <w:r>
              <w:rPr>
                <w:rFonts w:ascii="Arial" w:hAnsi="Arial" w:cs="Arial"/>
                <w:sz w:val="16"/>
              </w:rPr>
              <w:t>Value</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D_ONE_ULS_F32</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D_ZERO_ULS_F32</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0</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D_NEGONE_CNT_S16</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D_ONE_CNT_S16</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D_ZERO_CNT_S16</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0</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D_NEGONE_CNT_S32</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D_ONE_CNT_S32</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D_ZERO_CNT_S32</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0</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D_NEGONE_CNT_S8</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D_ONE_CNT_S8</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D_ZERO_CNT_S8</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0</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D_ONE_CNT_U16</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1u</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D_ZERO_CNT_U16</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0u</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D_ONE_CNT_U32</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1u</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D_ZERO_CNT_U32</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0u</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D_ONE_CNT_U8</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1u</w:t>
            </w:r>
          </w:p>
        </w:tc>
      </w:tr>
      <w:tr w:rsidR="00C1131A" w:rsidTr="00C1131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0"/>
          <w:jc w:val="center"/>
        </w:trPr>
        <w:tc>
          <w:tcPr>
            <w:tcW w:w="37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131A" w:rsidRDefault="00C1131A">
            <w:pPr>
              <w:rPr>
                <w:rFonts w:ascii="Calibri" w:hAnsi="Calibri"/>
                <w:color w:val="000000"/>
                <w:sz w:val="22"/>
                <w:szCs w:val="22"/>
              </w:rPr>
            </w:pPr>
            <w:r>
              <w:rPr>
                <w:rFonts w:ascii="Calibri" w:hAnsi="Calibri"/>
                <w:color w:val="000000"/>
                <w:sz w:val="22"/>
                <w:szCs w:val="22"/>
              </w:rPr>
              <w:t>D_ZERO_CNT_U8</w:t>
            </w:r>
          </w:p>
        </w:tc>
        <w:tc>
          <w:tcPr>
            <w:tcW w:w="1497" w:type="dxa"/>
            <w:tcBorders>
              <w:top w:val="single" w:sz="4" w:space="0" w:color="auto"/>
              <w:left w:val="single" w:sz="4" w:space="0" w:color="auto"/>
              <w:bottom w:val="single" w:sz="4" w:space="0" w:color="auto"/>
              <w:right w:val="single" w:sz="4" w:space="0" w:color="auto"/>
            </w:tcBorders>
            <w:vAlign w:val="bottom"/>
          </w:tcPr>
          <w:p w:rsidR="00C1131A" w:rsidRDefault="00C1131A" w:rsidP="00C1131A">
            <w:pPr>
              <w:rPr>
                <w:rFonts w:ascii="Calibri" w:hAnsi="Calibri"/>
                <w:color w:val="000000"/>
                <w:sz w:val="22"/>
                <w:szCs w:val="22"/>
              </w:rPr>
            </w:pPr>
            <w:r>
              <w:rPr>
                <w:rFonts w:ascii="Calibri" w:hAnsi="Calibri"/>
                <w:color w:val="000000"/>
                <w:sz w:val="22"/>
                <w:szCs w:val="22"/>
              </w:rPr>
              <w:t>0u</w:t>
            </w:r>
          </w:p>
        </w:tc>
      </w:tr>
    </w:tbl>
    <w:p w:rsidR="004A781C" w:rsidRDefault="004A781C"/>
    <w:p w:rsidR="004A781C" w:rsidRDefault="004A781C">
      <w:pPr>
        <w:pStyle w:val="Heading3"/>
      </w:pPr>
      <w:r>
        <w:t>Module specific Lookup Tables Constants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5D5A6D" w:rsidP="0049436F">
            <w:pPr>
              <w:spacing w:before="60"/>
              <w:jc w:val="center"/>
              <w:rPr>
                <w:rFonts w:ascii="Arial" w:hAnsi="Arial" w:cs="Arial"/>
                <w:sz w:val="16"/>
              </w:rPr>
            </w:pPr>
            <w:r w:rsidRPr="005D5A6D">
              <w:rPr>
                <w:rFonts w:ascii="Arial" w:hAnsi="Arial" w:cs="Arial"/>
                <w:sz w:val="16"/>
              </w:rPr>
              <w:t>T_PARITYTABLE_CNT_U8</w:t>
            </w:r>
          </w:p>
        </w:tc>
        <w:tc>
          <w:tcPr>
            <w:tcW w:w="990" w:type="dxa"/>
            <w:tcBorders>
              <w:top w:val="single" w:sz="6" w:space="0" w:color="auto"/>
              <w:left w:val="single" w:sz="6" w:space="0" w:color="auto"/>
              <w:bottom w:val="single" w:sz="6" w:space="0" w:color="auto"/>
              <w:right w:val="single" w:sz="6" w:space="0" w:color="auto"/>
            </w:tcBorders>
          </w:tcPr>
          <w:p w:rsidR="008B3E94" w:rsidRDefault="0049436F" w:rsidP="00F957FA">
            <w:pPr>
              <w:spacing w:before="60"/>
              <w:rPr>
                <w:rFonts w:ascii="Arial" w:hAnsi="Arial" w:cs="Arial"/>
                <w:sz w:val="16"/>
              </w:rPr>
            </w:pPr>
            <w:r>
              <w:rPr>
                <w:rFonts w:ascii="Arial" w:hAnsi="Arial" w:cs="Arial"/>
                <w:sz w:val="16"/>
              </w:rPr>
              <w:t>Uint8</w:t>
            </w:r>
          </w:p>
        </w:tc>
        <w:tc>
          <w:tcPr>
            <w:tcW w:w="3600" w:type="dxa"/>
            <w:tcBorders>
              <w:top w:val="single" w:sz="6" w:space="0" w:color="auto"/>
              <w:left w:val="single" w:sz="6" w:space="0" w:color="auto"/>
              <w:bottom w:val="single" w:sz="6" w:space="0" w:color="auto"/>
              <w:right w:val="single" w:sz="6" w:space="0" w:color="auto"/>
            </w:tcBorders>
          </w:tcPr>
          <w:p w:rsidR="008B3E94" w:rsidRPr="005D2CF9" w:rsidRDefault="00296BAA" w:rsidP="00F957FA">
            <w:pPr>
              <w:spacing w:before="60"/>
              <w:rPr>
                <w:rFonts w:ascii="Arial" w:hAnsi="Arial" w:cs="Arial"/>
                <w:sz w:val="16"/>
                <w:lang w:val="es-ES"/>
              </w:rPr>
            </w:pPr>
            <w:r w:rsidRPr="00296BAA">
              <w:rPr>
                <w:rFonts w:ascii="Arial" w:hAnsi="Arial" w:cs="Arial"/>
                <w:sz w:val="16"/>
                <w:lang w:val="es-ES"/>
              </w:rPr>
              <w:t>{ 0U, 1U, 1U, 0U, 1U, 0U, 0U, 1U, 1U, 0U, 0U, 1U, 0U, 1U, 1U, 0U, 1U, 0U, 0U, 1U, 0U, 1U, 1U, 0U, 0U, 1U, 1U, 0U, 1U, 0U, 0U, 1U, 1U, 0U, 0U, 1U, 0U, 1U, 1U, 0U, 0U, 1U, 1U, 0U, 1U, 0U, 0U, 1U, 0U, 1U, 1U, 0U, 1U, 0U, 0U, 1U, 1U, 0U, 0U, 1U, 0U, 1U, 1U, 0U, 1U, 0U, 0U, 1U, 0U, 1U, 1U, 0U, 0U, 1U, 1U, 0U, 1U, 0U, 0U, 1U, 0U, 1U, 1U, 0U, 1U, 0U, 0U, 1U, 1U, 0U, 0U, 1U, 0U, 1U, 1U, 0U, 0U, 1U, 1U, 0U, 1U, 0U, 0U, 1U, 1U, 0U, 0U, 1U, 0U, 1U, 1U, 0U, 1U, 0U, 0U, 1U, 0U, 1U, 1U, 0U, 0U, 1U, 1U, 0U, 1U, 0U, 0U, 1U, 1U, 0U, 0U, 1U, 0U, 1U, 1U, 0U, 0U, 1U, 1U, 0U, 1U, 0U, 0U, 1U, 0U, 1U, 1U, 0U, 1U, 0U, 0U, 1U, 1U, 0U, 0U, 1U, 0U, 1U, 1U, 0U, 0U, 1U, 1U, 0U, 1U, 0U, 0U, 1U, 1U, 0U, 0U, 1U, 0U, 1U, 1U, 0U, 1U, 0U, 0U, 1U, 0U, 1U, 1U, 0U, 0U, 1U, 1U, 0U, 1U, 0U, 0U, 1U, 0U, 1U, 1U, 0U, 1U, 0U, 0U, 1U, 1U, 0U, 0U, 1U, 0U, 1U, 1U, 0U, 1U, 0U, 0U, 1U, 0U, 1U, 1U, 0U, 0U, 1U, 1U, 0U, 1U, 0U, 0U, 1U, 1U, 0U, 0U, 1U, 0U, 1U, 1U, 0U, 0U, 1U, 1U, 0U, 1U, 0U, 0U, 1U, 0U, 1U, 1U, 0U, 1U, 0U, 0U, 1U, 1U, 0U, 0U, 1U, 0U, 1U, 1U, 0U}</w:t>
            </w:r>
          </w:p>
        </w:tc>
        <w:tc>
          <w:tcPr>
            <w:tcW w:w="1440" w:type="dxa"/>
            <w:tcBorders>
              <w:top w:val="single" w:sz="6" w:space="0" w:color="auto"/>
              <w:left w:val="single" w:sz="6" w:space="0" w:color="auto"/>
              <w:bottom w:val="single" w:sz="6" w:space="0" w:color="auto"/>
              <w:right w:val="single" w:sz="6" w:space="0" w:color="auto"/>
            </w:tcBorders>
          </w:tcPr>
          <w:p w:rsidR="008B3E94" w:rsidRDefault="00EF211F" w:rsidP="00F957FA">
            <w:pPr>
              <w:spacing w:before="60"/>
              <w:rPr>
                <w:rFonts w:ascii="Arial" w:hAnsi="Arial" w:cs="Arial"/>
                <w:sz w:val="16"/>
              </w:rPr>
            </w:pPr>
            <w:r w:rsidRPr="00EF211F">
              <w:rPr>
                <w:rFonts w:ascii="Arial" w:hAnsi="Arial" w:cs="Arial"/>
                <w:sz w:val="16"/>
              </w:rPr>
              <w:t>DIGMSB_START_SEC_CONST_8</w:t>
            </w: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EA6059" w:rsidRDefault="00EA6059" w:rsidP="00EA6059">
      <w:pPr>
        <w:numPr>
          <w:ilvl w:val="0"/>
          <w:numId w:val="5"/>
        </w:numPr>
        <w:spacing w:after="0"/>
      </w:pPr>
      <w:r w:rsidRPr="00E94891">
        <w:t>FPM_FixedToFloat_m</w:t>
      </w:r>
      <w:r>
        <w:t>()</w:t>
      </w:r>
    </w:p>
    <w:p w:rsidR="00EA6059" w:rsidRDefault="00EA6059" w:rsidP="00EA6059">
      <w:pPr>
        <w:numPr>
          <w:ilvl w:val="0"/>
          <w:numId w:val="5"/>
        </w:numPr>
        <w:spacing w:after="0"/>
      </w:pPr>
      <w:r>
        <w:t>Abs_f32_m()</w:t>
      </w:r>
    </w:p>
    <w:p w:rsidR="00EA6059" w:rsidRDefault="00EA6059" w:rsidP="00EA6059">
      <w:pPr>
        <w:numPr>
          <w:ilvl w:val="0"/>
          <w:numId w:val="5"/>
        </w:numPr>
        <w:spacing w:after="0"/>
      </w:pPr>
      <w:r w:rsidRPr="00BE4EDC">
        <w:t>Rte_Call_NxtrDiagMgr_SetNTCStatus</w:t>
      </w:r>
    </w:p>
    <w:p w:rsidR="00225FC6" w:rsidRDefault="00225FC6" w:rsidP="00225FC6">
      <w:pPr>
        <w:numPr>
          <w:ilvl w:val="0"/>
          <w:numId w:val="5"/>
        </w:numPr>
        <w:spacing w:after="0"/>
      </w:pPr>
      <w:r w:rsidRPr="00225FC6">
        <w:t>FPM_Fix_m</w:t>
      </w:r>
    </w:p>
    <w:p w:rsidR="00225FC6" w:rsidRDefault="00225FC6" w:rsidP="00225FC6">
      <w:pPr>
        <w:numPr>
          <w:ilvl w:val="0"/>
          <w:numId w:val="5"/>
        </w:numPr>
        <w:spacing w:after="0"/>
      </w:pPr>
      <w:r w:rsidRPr="00225FC6">
        <w:t>DiagNStep_m</w:t>
      </w:r>
    </w:p>
    <w:p w:rsidR="00225FC6" w:rsidRDefault="00225FC6" w:rsidP="00225FC6">
      <w:pPr>
        <w:numPr>
          <w:ilvl w:val="0"/>
          <w:numId w:val="5"/>
        </w:numPr>
        <w:spacing w:after="0"/>
      </w:pPr>
      <w:r w:rsidRPr="00225FC6">
        <w:t>DiagPStep_m</w:t>
      </w:r>
    </w:p>
    <w:p w:rsidR="00442817" w:rsidRDefault="00225FC6" w:rsidP="00225FC6">
      <w:pPr>
        <w:numPr>
          <w:ilvl w:val="0"/>
          <w:numId w:val="5"/>
        </w:numPr>
        <w:spacing w:after="0"/>
      </w:pPr>
      <w:r w:rsidRPr="00225FC6">
        <w:t>DiagFailed_m</w:t>
      </w:r>
    </w:p>
    <w:p w:rsidR="008B3E94" w:rsidRDefault="008B3E94" w:rsidP="0075409E">
      <w:pPr>
        <w:spacing w:after="0"/>
        <w:ind w:left="360"/>
      </w:pPr>
    </w:p>
    <w:p w:rsidR="008B3E94" w:rsidRDefault="008B3E94" w:rsidP="008B3E94">
      <w:pPr>
        <w:pStyle w:val="Heading2"/>
      </w:pPr>
      <w:r>
        <w:t>Data Hiding Functions</w:t>
      </w:r>
    </w:p>
    <w:p w:rsidR="00A57636" w:rsidRDefault="00A57636" w:rsidP="00A57636">
      <w:pPr>
        <w:pStyle w:val="ListParagraph"/>
        <w:numPr>
          <w:ilvl w:val="0"/>
          <w:numId w:val="10"/>
        </w:numPr>
        <w:spacing w:after="0"/>
      </w:pPr>
      <w:r>
        <w:t>MSB1G</w:t>
      </w:r>
      <w:r w:rsidR="00FB1EF7">
        <w:t>et</w:t>
      </w:r>
      <w:r>
        <w:t>D</w:t>
      </w:r>
      <w:r w:rsidR="00FB1EF7">
        <w:t>ata</w:t>
      </w:r>
      <w:r>
        <w:t>()</w:t>
      </w:r>
    </w:p>
    <w:p w:rsidR="00A57636" w:rsidRDefault="00A57636" w:rsidP="00A57636">
      <w:pPr>
        <w:pStyle w:val="ListParagraph"/>
        <w:numPr>
          <w:ilvl w:val="0"/>
          <w:numId w:val="10"/>
        </w:numPr>
        <w:spacing w:after="0"/>
      </w:pPr>
      <w:r>
        <w:t>MSB1S</w:t>
      </w:r>
      <w:r w:rsidR="00FB1EF7">
        <w:t>et</w:t>
      </w:r>
      <w:r>
        <w:t>D</w:t>
      </w:r>
      <w:r w:rsidR="00FB1EF7">
        <w:t>ata</w:t>
      </w:r>
      <w:r>
        <w:t>()</w:t>
      </w:r>
    </w:p>
    <w:p w:rsidR="00A57636" w:rsidRDefault="00A57636" w:rsidP="00A57636">
      <w:pPr>
        <w:pStyle w:val="ListParagraph"/>
        <w:numPr>
          <w:ilvl w:val="0"/>
          <w:numId w:val="10"/>
        </w:numPr>
        <w:spacing w:after="0"/>
      </w:pPr>
      <w:r>
        <w:t>MSB2G</w:t>
      </w:r>
      <w:r w:rsidR="00FB1EF7">
        <w:t>et</w:t>
      </w:r>
      <w:r>
        <w:t>D</w:t>
      </w:r>
      <w:r w:rsidR="00FB1EF7">
        <w:t>ata</w:t>
      </w:r>
      <w:r>
        <w:t>()</w:t>
      </w:r>
    </w:p>
    <w:p w:rsidR="00A57636" w:rsidRDefault="00A57636" w:rsidP="00A57636">
      <w:pPr>
        <w:pStyle w:val="ListParagraph"/>
        <w:numPr>
          <w:ilvl w:val="0"/>
          <w:numId w:val="10"/>
        </w:numPr>
        <w:spacing w:after="0"/>
      </w:pPr>
      <w:r>
        <w:t>MSB2S</w:t>
      </w:r>
      <w:r w:rsidR="00FB1EF7">
        <w:t>et</w:t>
      </w:r>
      <w:r>
        <w:t>D</w:t>
      </w:r>
      <w:r w:rsidR="00FB1EF7">
        <w:t>ata</w:t>
      </w:r>
      <w:r>
        <w:t>()</w:t>
      </w:r>
    </w:p>
    <w:p w:rsidR="00A57636" w:rsidRDefault="00A57636" w:rsidP="00A57636">
      <w:pPr>
        <w:pStyle w:val="ListParagraph"/>
        <w:numPr>
          <w:ilvl w:val="0"/>
          <w:numId w:val="10"/>
        </w:numPr>
        <w:spacing w:after="0"/>
      </w:pPr>
      <w:r>
        <w:t>MSB1EnableDataTransfer()</w:t>
      </w:r>
    </w:p>
    <w:p w:rsidR="00A57636" w:rsidRDefault="00A57636" w:rsidP="00A57636">
      <w:pPr>
        <w:pStyle w:val="ListParagraph"/>
        <w:numPr>
          <w:ilvl w:val="0"/>
          <w:numId w:val="10"/>
        </w:numPr>
        <w:spacing w:after="0"/>
      </w:pPr>
      <w:r>
        <w:t>MSB2EnableDataTransfer()</w:t>
      </w:r>
    </w:p>
    <w:p w:rsidR="00A57636" w:rsidRDefault="00A57636" w:rsidP="00A57636">
      <w:pPr>
        <w:pStyle w:val="ListParagraph"/>
        <w:numPr>
          <w:ilvl w:val="0"/>
          <w:numId w:val="10"/>
        </w:numPr>
        <w:spacing w:after="0"/>
      </w:pPr>
      <w:r>
        <w:t>MSB1EnableConfigTransfer()</w:t>
      </w:r>
    </w:p>
    <w:p w:rsidR="00A57636" w:rsidRDefault="00A57636" w:rsidP="00A57636">
      <w:pPr>
        <w:pStyle w:val="ListParagraph"/>
        <w:numPr>
          <w:ilvl w:val="0"/>
          <w:numId w:val="10"/>
        </w:numPr>
        <w:spacing w:after="0"/>
      </w:pPr>
      <w:r>
        <w:t>MSB2EnableConfigTransfer()</w:t>
      </w:r>
    </w:p>
    <w:p w:rsidR="00AA2B02" w:rsidRDefault="00AA2B02" w:rsidP="0075409E">
      <w:pPr>
        <w:spacing w:after="0"/>
        <w:ind w:left="360"/>
      </w:pPr>
    </w:p>
    <w:p w:rsidR="001B60DF" w:rsidRDefault="001B60DF" w:rsidP="001B60DF">
      <w:pPr>
        <w:pStyle w:val="Heading2"/>
      </w:pPr>
      <w:bookmarkStart w:id="22" w:name="OLE_LINK29"/>
      <w:bookmarkStart w:id="23" w:name="OLE_LINK30"/>
      <w:r>
        <w:t xml:space="preserve">Global Functions/Macros Defined by this </w:t>
      </w:r>
      <w:r w:rsidR="00674ADF">
        <w:t>Module</w:t>
      </w:r>
    </w:p>
    <w:p w:rsidR="001B60DF" w:rsidRDefault="00F648ED" w:rsidP="001B60DF">
      <w:pPr>
        <w:pStyle w:val="Heading3"/>
      </w:pPr>
      <w:bookmarkStart w:id="24" w:name="OLE_LINK27"/>
      <w:bookmarkStart w:id="25" w:name="OLE_LINK28"/>
      <w:r>
        <w:t>Global</w:t>
      </w:r>
      <w:r w:rsidR="001B60DF">
        <w:t xml:space="preserve"> Function #1</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5"/>
        <w:gridCol w:w="3923"/>
        <w:gridCol w:w="1132"/>
        <w:gridCol w:w="658"/>
        <w:gridCol w:w="658"/>
        <w:gridCol w:w="658"/>
      </w:tblGrid>
      <w:tr w:rsidR="00F957FA" w:rsidTr="00F957FA">
        <w:tc>
          <w:tcPr>
            <w:tcW w:w="2035" w:type="dxa"/>
          </w:tcPr>
          <w:p w:rsidR="00F957FA" w:rsidRDefault="00F957FA" w:rsidP="00F957FA">
            <w:pPr>
              <w:spacing w:before="60"/>
              <w:rPr>
                <w:rFonts w:ascii="Arial" w:hAnsi="Arial" w:cs="Arial"/>
                <w:b/>
                <w:bCs/>
                <w:sz w:val="16"/>
              </w:rPr>
            </w:pPr>
            <w:r>
              <w:rPr>
                <w:rFonts w:ascii="Arial" w:hAnsi="Arial" w:cs="Arial"/>
                <w:b/>
                <w:bCs/>
                <w:sz w:val="16"/>
              </w:rPr>
              <w:t>Function Name</w:t>
            </w:r>
          </w:p>
        </w:tc>
        <w:tc>
          <w:tcPr>
            <w:tcW w:w="3923" w:type="dxa"/>
          </w:tcPr>
          <w:p w:rsidR="00F957FA" w:rsidRDefault="00EA6059" w:rsidP="00F957FA">
            <w:pPr>
              <w:spacing w:before="60"/>
              <w:rPr>
                <w:rFonts w:ascii="Arial" w:hAnsi="Arial" w:cs="Arial"/>
                <w:sz w:val="16"/>
              </w:rPr>
            </w:pPr>
            <w:bookmarkStart w:id="26" w:name="OLE_LINK31"/>
            <w:bookmarkStart w:id="27" w:name="OLE_LINK32"/>
            <w:r w:rsidRPr="00EA6059">
              <w:rPr>
                <w:rFonts w:ascii="Arial" w:hAnsi="Arial" w:cs="Arial"/>
                <w:sz w:val="16"/>
              </w:rPr>
              <w:t>DigMSB_Per</w:t>
            </w:r>
            <w:r>
              <w:rPr>
                <w:rFonts w:ascii="Arial" w:hAnsi="Arial" w:cs="Arial"/>
                <w:sz w:val="16"/>
              </w:rPr>
              <w:t>1</w:t>
            </w:r>
            <w:bookmarkEnd w:id="26"/>
            <w:bookmarkEnd w:id="27"/>
          </w:p>
        </w:tc>
        <w:tc>
          <w:tcPr>
            <w:tcW w:w="1132"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Type</w:t>
            </w:r>
          </w:p>
        </w:tc>
        <w:tc>
          <w:tcPr>
            <w:tcW w:w="65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Min</w:t>
            </w:r>
          </w:p>
        </w:tc>
        <w:tc>
          <w:tcPr>
            <w:tcW w:w="65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Max</w:t>
            </w:r>
          </w:p>
        </w:tc>
        <w:tc>
          <w:tcPr>
            <w:tcW w:w="658" w:type="dxa"/>
            <w:tcBorders>
              <w:bottom w:val="single" w:sz="4" w:space="0" w:color="auto"/>
            </w:tcBorders>
            <w:shd w:val="pct30" w:color="FFFF00" w:fill="auto"/>
          </w:tcPr>
          <w:p w:rsidR="00F957FA" w:rsidRDefault="00F957FA" w:rsidP="00F957FA">
            <w:pPr>
              <w:spacing w:before="60"/>
              <w:jc w:val="center"/>
              <w:rPr>
                <w:rFonts w:ascii="Arial" w:hAnsi="Arial" w:cs="Arial"/>
                <w:sz w:val="16"/>
              </w:rPr>
            </w:pPr>
            <w:r>
              <w:rPr>
                <w:rFonts w:ascii="Arial" w:hAnsi="Arial" w:cs="Arial"/>
                <w:sz w:val="16"/>
              </w:rPr>
              <w:t>UTP Tol.</w:t>
            </w:r>
          </w:p>
        </w:tc>
      </w:tr>
      <w:tr w:rsidR="00F957FA" w:rsidTr="00F957FA">
        <w:tc>
          <w:tcPr>
            <w:tcW w:w="2035" w:type="dxa"/>
          </w:tcPr>
          <w:p w:rsidR="00F957FA" w:rsidRDefault="00F957FA" w:rsidP="00F957FA">
            <w:pPr>
              <w:spacing w:before="60"/>
              <w:rPr>
                <w:rFonts w:ascii="Arial" w:hAnsi="Arial" w:cs="Arial"/>
                <w:b/>
                <w:bCs/>
                <w:sz w:val="16"/>
              </w:rPr>
            </w:pPr>
            <w:r>
              <w:rPr>
                <w:rFonts w:ascii="Arial" w:hAnsi="Arial" w:cs="Arial"/>
                <w:b/>
                <w:bCs/>
                <w:sz w:val="16"/>
              </w:rPr>
              <w:t xml:space="preserve">Arguments Passed </w:t>
            </w:r>
          </w:p>
        </w:tc>
        <w:tc>
          <w:tcPr>
            <w:tcW w:w="3923" w:type="dxa"/>
          </w:tcPr>
          <w:p w:rsidR="00F957FA" w:rsidRDefault="00EA6059" w:rsidP="00F957FA">
            <w:pPr>
              <w:spacing w:before="60"/>
              <w:rPr>
                <w:rFonts w:ascii="Arial" w:hAnsi="Arial" w:cs="Arial"/>
                <w:sz w:val="16"/>
              </w:rPr>
            </w:pPr>
            <w:r>
              <w:rPr>
                <w:rFonts w:ascii="Arial" w:hAnsi="Arial" w:cs="Arial"/>
                <w:sz w:val="16"/>
              </w:rPr>
              <w:t>None</w:t>
            </w:r>
          </w:p>
        </w:tc>
        <w:tc>
          <w:tcPr>
            <w:tcW w:w="1132"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shd w:val="pct15" w:color="auto" w:fill="auto"/>
          </w:tcPr>
          <w:p w:rsidR="00F957FA" w:rsidRDefault="00F957FA" w:rsidP="00F957FA">
            <w:pPr>
              <w:spacing w:before="60"/>
              <w:rPr>
                <w:rFonts w:ascii="Arial" w:hAnsi="Arial" w:cs="Arial"/>
                <w:sz w:val="16"/>
              </w:rPr>
            </w:pPr>
          </w:p>
        </w:tc>
      </w:tr>
      <w:tr w:rsidR="00F957FA" w:rsidTr="00F957FA">
        <w:tc>
          <w:tcPr>
            <w:tcW w:w="2035" w:type="dxa"/>
          </w:tcPr>
          <w:p w:rsidR="00F957FA" w:rsidRDefault="00F957FA" w:rsidP="00F957FA">
            <w:pPr>
              <w:spacing w:before="60"/>
              <w:rPr>
                <w:rFonts w:ascii="Arial" w:hAnsi="Arial" w:cs="Arial"/>
                <w:b/>
                <w:bCs/>
                <w:sz w:val="16"/>
              </w:rPr>
            </w:pPr>
          </w:p>
        </w:tc>
        <w:tc>
          <w:tcPr>
            <w:tcW w:w="3923" w:type="dxa"/>
          </w:tcPr>
          <w:p w:rsidR="00F957FA" w:rsidRDefault="00F957FA" w:rsidP="00F957FA">
            <w:pPr>
              <w:spacing w:before="60"/>
              <w:rPr>
                <w:rFonts w:ascii="Arial" w:hAnsi="Arial" w:cs="Arial"/>
                <w:sz w:val="16"/>
              </w:rPr>
            </w:pPr>
          </w:p>
        </w:tc>
        <w:tc>
          <w:tcPr>
            <w:tcW w:w="1132"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shd w:val="pct15" w:color="auto" w:fill="auto"/>
          </w:tcPr>
          <w:p w:rsidR="00F957FA" w:rsidRDefault="00F957FA" w:rsidP="00F957FA">
            <w:pPr>
              <w:spacing w:before="60"/>
              <w:rPr>
                <w:rFonts w:ascii="Arial" w:hAnsi="Arial" w:cs="Arial"/>
                <w:sz w:val="16"/>
              </w:rPr>
            </w:pPr>
          </w:p>
        </w:tc>
      </w:tr>
      <w:tr w:rsidR="00F957FA" w:rsidTr="00F957FA">
        <w:tc>
          <w:tcPr>
            <w:tcW w:w="2035" w:type="dxa"/>
          </w:tcPr>
          <w:p w:rsidR="00F957FA" w:rsidRDefault="00F957FA" w:rsidP="00F957FA">
            <w:pPr>
              <w:spacing w:before="60"/>
              <w:rPr>
                <w:rFonts w:ascii="Arial" w:hAnsi="Arial" w:cs="Arial"/>
                <w:b/>
                <w:bCs/>
                <w:sz w:val="16"/>
              </w:rPr>
            </w:pPr>
            <w:r>
              <w:rPr>
                <w:rFonts w:ascii="Arial" w:hAnsi="Arial" w:cs="Arial"/>
                <w:b/>
                <w:bCs/>
                <w:sz w:val="16"/>
              </w:rPr>
              <w:t>Return Value</w:t>
            </w:r>
          </w:p>
        </w:tc>
        <w:tc>
          <w:tcPr>
            <w:tcW w:w="3923" w:type="dxa"/>
          </w:tcPr>
          <w:p w:rsidR="00F957FA" w:rsidRDefault="00D91BEA" w:rsidP="00F957FA">
            <w:pPr>
              <w:spacing w:before="60"/>
              <w:rPr>
                <w:rFonts w:ascii="Arial" w:hAnsi="Arial" w:cs="Arial"/>
                <w:sz w:val="16"/>
              </w:rPr>
            </w:pPr>
            <w:r>
              <w:rPr>
                <w:rFonts w:ascii="Arial" w:hAnsi="Arial" w:cs="Arial"/>
                <w:sz w:val="16"/>
              </w:rPr>
              <w:t>None</w:t>
            </w:r>
          </w:p>
        </w:tc>
        <w:tc>
          <w:tcPr>
            <w:tcW w:w="1132"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r>
    </w:tbl>
    <w:bookmarkEnd w:id="24"/>
    <w:bookmarkEnd w:id="25"/>
    <w:p w:rsidR="001B60DF" w:rsidRDefault="001B60DF" w:rsidP="001B60DF">
      <w:pPr>
        <w:pStyle w:val="Heading4"/>
      </w:pPr>
      <w:r>
        <w:t>Description</w:t>
      </w:r>
    </w:p>
    <w:p w:rsidR="00751D98" w:rsidRDefault="00751D98" w:rsidP="00751D98">
      <w:pPr>
        <w:pStyle w:val="Heading4"/>
      </w:pPr>
      <w:r>
        <w:t>Store Module Inputs to Local copies</w:t>
      </w:r>
    </w:p>
    <w:p w:rsidR="005979C0" w:rsidRDefault="005979C0" w:rsidP="00D91BEA"/>
    <w:p w:rsidR="005979C0" w:rsidRDefault="005979C0" w:rsidP="00D91BEA"/>
    <w:p w:rsidR="005E2033" w:rsidRDefault="005E2033" w:rsidP="00D91BEA"/>
    <w:p w:rsidR="005E2033" w:rsidRDefault="005E2033" w:rsidP="00D91BEA"/>
    <w:p w:rsidR="005979C0" w:rsidRDefault="002B6B04" w:rsidP="00D91BEA">
      <w:r>
        <w:object w:dxaOrig="23805" w:dyaOrig="20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698.75pt;height:593.9pt" o:ole="">
            <v:imagedata r:id="rId11" o:title=""/>
          </v:shape>
          <o:OLEObject Type="Embed" ProgID="Visio.Drawing.11" ShapeID="_x0000_i1035" DrawAspect="Content" ObjectID="_1585723875" r:id="rId12"/>
        </w:object>
      </w:r>
    </w:p>
    <w:p w:rsidR="0083451B" w:rsidRDefault="0083451B" w:rsidP="00D91BEA"/>
    <w:p w:rsidR="00D91BEA" w:rsidRDefault="0083451B" w:rsidP="005E2033">
      <w:pPr>
        <w:pStyle w:val="Heading4"/>
      </w:pPr>
      <w:r w:rsidRPr="00396970">
        <w:t>Store Local copy of outputs into Module Outputs</w:t>
      </w:r>
    </w:p>
    <w:p w:rsidR="005E2033" w:rsidRPr="005E2033" w:rsidRDefault="005E2033" w:rsidP="005E2033"/>
    <w:bookmarkEnd w:id="22"/>
    <w:bookmarkEnd w:id="23"/>
    <w:p w:rsidR="00C23D41" w:rsidRDefault="00C23D41" w:rsidP="00C23D41">
      <w:pPr>
        <w:spacing w:after="0"/>
      </w:pPr>
      <w:r>
        <w:t>DigMSB_Write_UncorrMechMtrPos1_Rev_u0p16(DigMSB_M</w:t>
      </w:r>
      <w:r w:rsidR="0037465C">
        <w:t>echMtrPos1UnCorrec_Rev_M_u0p16)</w:t>
      </w:r>
    </w:p>
    <w:p w:rsidR="00C23D41" w:rsidRDefault="00C23D41" w:rsidP="00C23D41">
      <w:pPr>
        <w:spacing w:after="0"/>
      </w:pPr>
      <w:r>
        <w:tab/>
        <w:t>DigMSB_Write_CumMechMtrPos_Rev_s15p16(Dig</w:t>
      </w:r>
      <w:r w:rsidR="0037465C">
        <w:t>MSB_CumMtrPos1MRF_Rev_M_s15p16)</w:t>
      </w:r>
    </w:p>
    <w:p w:rsidR="00C23D41" w:rsidRDefault="00C23D41" w:rsidP="00C23D41">
      <w:pPr>
        <w:spacing w:after="0"/>
      </w:pPr>
      <w:r>
        <w:tab/>
        <w:t>DigMSB_Write_MechMtrPos1_Rev</w:t>
      </w:r>
      <w:r w:rsidR="0037465C">
        <w:t>_u0p16(MechMtrPos1_Rev_T_u0p16)</w:t>
      </w:r>
    </w:p>
    <w:p w:rsidR="00C23D41" w:rsidRDefault="00C23D41" w:rsidP="00C23D41">
      <w:pPr>
        <w:spacing w:after="0"/>
      </w:pPr>
      <w:r>
        <w:tab/>
        <w:t>DigMSB_Write_SysCMechMtrPos1_Rev</w:t>
      </w:r>
      <w:r w:rsidR="0037465C">
        <w:t>_u0p16(MechMtrPos1_Rev_T_u0p16)</w:t>
      </w:r>
    </w:p>
    <w:p w:rsidR="00C23D41" w:rsidRDefault="00C23D41" w:rsidP="00C23D41">
      <w:pPr>
        <w:spacing w:after="0"/>
      </w:pPr>
      <w:r>
        <w:tab/>
        <w:t>DigMSB_Write_CorrectedElecMtrPos_Rev_u0p16(C</w:t>
      </w:r>
      <w:r w:rsidR="0037465C">
        <w:t>orrectedElecMtrPos_Rev_T_u0p16)</w:t>
      </w:r>
    </w:p>
    <w:p w:rsidR="00C23D41" w:rsidRDefault="00C23D41" w:rsidP="00C23D41">
      <w:pPr>
        <w:spacing w:after="0"/>
      </w:pPr>
      <w:r>
        <w:tab/>
        <w:t>DigMSB_Write_SysCorrectedElecMtrPos_Rev_u0p16(C</w:t>
      </w:r>
      <w:r w:rsidR="0037465C">
        <w:t>orrectedElecMtrPos_Rev_T_u0p16)</w:t>
      </w:r>
    </w:p>
    <w:p w:rsidR="00C23D41" w:rsidRDefault="00C23D41" w:rsidP="00C23D41">
      <w:pPr>
        <w:spacing w:after="0"/>
      </w:pPr>
      <w:r>
        <w:tab/>
        <w:t>DigMSB_Write_MechMtrPos1TimeStamp_u</w:t>
      </w:r>
      <w:r w:rsidR="0037465C">
        <w:t>Sec_u32(SampleTime1_uSec_T_u32)</w:t>
      </w:r>
    </w:p>
    <w:p w:rsidR="00C23D41" w:rsidRDefault="00C23D41" w:rsidP="00C23D41">
      <w:pPr>
        <w:spacing w:after="0"/>
      </w:pPr>
      <w:r>
        <w:tab/>
        <w:t>DigMSB_Write_MechMtrPos2TimeStamp_u</w:t>
      </w:r>
      <w:r w:rsidR="0037465C">
        <w:t>Sec_u32(SampleTime1_uSec_T_u32)</w:t>
      </w:r>
    </w:p>
    <w:p w:rsidR="00C23D41" w:rsidRDefault="00C23D41" w:rsidP="00C23D41">
      <w:pPr>
        <w:spacing w:after="0"/>
      </w:pPr>
      <w:r>
        <w:tab/>
        <w:t>DigMSB_Write_RxMtrPos1ParityAccum_Cnt_u16(DigMSB_RxMtrPos1ParityAccum_Cnt_M_u16)</w:t>
      </w:r>
    </w:p>
    <w:p w:rsidR="008309D2" w:rsidRDefault="008309D2" w:rsidP="00C23D41">
      <w:pPr>
        <w:spacing w:after="0"/>
      </w:pPr>
      <w:r w:rsidRPr="008309D2">
        <w:t>DigMSB_Write_RxMtrPos1UnderVoltgFltAccum_Cnt_u16(DigMSB_Die1UnderVoltgFltAccum_Cnt_M_u16)</w:t>
      </w:r>
    </w:p>
    <w:p w:rsidR="00C23D41" w:rsidRDefault="00C23D41" w:rsidP="00C23D41">
      <w:pPr>
        <w:spacing w:after="0"/>
      </w:pPr>
      <w:r>
        <w:tab/>
        <w:t>DigMSB_Write_Die1RxError_Cnt</w:t>
      </w:r>
      <w:r w:rsidR="0037465C">
        <w:t>_u16((MSB1RxData_Cnt_T_u16[0]))</w:t>
      </w:r>
    </w:p>
    <w:p w:rsidR="00C23D41" w:rsidRDefault="00C23D41" w:rsidP="00C23D41">
      <w:pPr>
        <w:spacing w:after="0"/>
      </w:pPr>
      <w:r>
        <w:tab/>
        <w:t>DigMSB_Write_Die1RxRevCtr_Cnt</w:t>
      </w:r>
      <w:r w:rsidR="0037465C">
        <w:t>_u16((MSB1RxData_Cnt_T_u16[1]))</w:t>
      </w:r>
    </w:p>
    <w:p w:rsidR="00C23D41" w:rsidRDefault="00C23D41" w:rsidP="00C23D41">
      <w:pPr>
        <w:spacing w:after="0"/>
      </w:pPr>
      <w:r>
        <w:tab/>
        <w:t>DigMSB_Write_Die1RxMtrPos_Cnt</w:t>
      </w:r>
      <w:r w:rsidR="0037465C">
        <w:t>_u16((MSB1RxData_Cnt_T_u16[2]))</w:t>
      </w:r>
    </w:p>
    <w:p w:rsidR="00C23D41" w:rsidRDefault="00C23D41" w:rsidP="00C23D41">
      <w:pPr>
        <w:spacing w:after="0"/>
      </w:pPr>
      <w:r>
        <w:tab/>
        <w:t>DigMSB_Write_Die2RxError_Cnt_u16(</w:t>
      </w:r>
      <w:r w:rsidR="0037465C">
        <w:t>(MSB2RxData_Cnt_T_u16[0]))</w:t>
      </w:r>
    </w:p>
    <w:p w:rsidR="00C23D41" w:rsidRDefault="00C23D41" w:rsidP="00C23D41">
      <w:pPr>
        <w:spacing w:after="0"/>
      </w:pPr>
      <w:r>
        <w:tab/>
        <w:t>DigMSB_Write_Die2RxRevCtr_Cnt</w:t>
      </w:r>
      <w:r w:rsidR="0037465C">
        <w:t>_u16((MSB2RxData_Cnt_T_u16[1]))</w:t>
      </w:r>
    </w:p>
    <w:p w:rsidR="003901B6" w:rsidRDefault="00C23D41" w:rsidP="003901B6">
      <w:pPr>
        <w:spacing w:after="0"/>
      </w:pPr>
      <w:r>
        <w:tab/>
        <w:t>DigMSB_Write_Die2RxMtrPos_Cnt</w:t>
      </w:r>
      <w:r w:rsidR="0037465C">
        <w:t>_u16((MSB2RxData_Cnt_T_u16[2]))</w:t>
      </w:r>
    </w:p>
    <w:p w:rsidR="0038719B" w:rsidRDefault="0038719B" w:rsidP="0038719B">
      <w:pPr>
        <w:pStyle w:val="Heading2"/>
      </w:pPr>
      <w:r>
        <w:t>Local Functions/Macros Used by this MDD only</w:t>
      </w:r>
    </w:p>
    <w:p w:rsidR="00EA6059" w:rsidRDefault="0038719B" w:rsidP="00EA6059">
      <w:pPr>
        <w:pStyle w:val="Heading3"/>
      </w:pPr>
      <w:bookmarkStart w:id="28" w:name="OLE_LINK95"/>
      <w:bookmarkStart w:id="29" w:name="OLE_LINK96"/>
      <w:r>
        <w:t>Local</w:t>
      </w:r>
      <w:r w:rsidR="00EA6059">
        <w:t xml:space="preserve"> </w:t>
      </w:r>
      <w:r w:rsidR="00A12170">
        <w:t>Marco</w:t>
      </w:r>
      <w:r w:rsidR="00EA6059">
        <w:t xml:space="preserve"> #</w:t>
      </w:r>
      <w:r w:rsidR="00702B1B">
        <w:t>1</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7"/>
        <w:gridCol w:w="3848"/>
        <w:gridCol w:w="1151"/>
        <w:gridCol w:w="605"/>
        <w:gridCol w:w="661"/>
        <w:gridCol w:w="606"/>
      </w:tblGrid>
      <w:tr w:rsidR="00A12170" w:rsidTr="00386DAF">
        <w:tc>
          <w:tcPr>
            <w:tcW w:w="2067" w:type="dxa"/>
          </w:tcPr>
          <w:p w:rsidR="00A12170" w:rsidRDefault="00A12170" w:rsidP="00386DAF">
            <w:pPr>
              <w:spacing w:before="60"/>
              <w:rPr>
                <w:rFonts w:ascii="Arial" w:hAnsi="Arial" w:cs="Arial"/>
                <w:b/>
                <w:bCs/>
                <w:sz w:val="16"/>
              </w:rPr>
            </w:pPr>
            <w:r>
              <w:rPr>
                <w:rFonts w:ascii="Arial" w:hAnsi="Arial" w:cs="Arial"/>
                <w:b/>
                <w:bCs/>
                <w:sz w:val="16"/>
              </w:rPr>
              <w:t>Function Name</w:t>
            </w:r>
          </w:p>
        </w:tc>
        <w:tc>
          <w:tcPr>
            <w:tcW w:w="3848" w:type="dxa"/>
          </w:tcPr>
          <w:p w:rsidR="00A12170" w:rsidRDefault="00A12170" w:rsidP="00386DAF">
            <w:pPr>
              <w:spacing w:before="60"/>
              <w:rPr>
                <w:rFonts w:ascii="Arial" w:hAnsi="Arial" w:cs="Arial"/>
                <w:sz w:val="16"/>
              </w:rPr>
            </w:pPr>
            <w:r w:rsidRPr="00A12170">
              <w:rPr>
                <w:rFonts w:ascii="Arial" w:hAnsi="Arial" w:cs="Arial"/>
                <w:sz w:val="16"/>
              </w:rPr>
              <w:t>ParityCalculation_m</w:t>
            </w:r>
          </w:p>
        </w:tc>
        <w:tc>
          <w:tcPr>
            <w:tcW w:w="1151" w:type="dxa"/>
            <w:shd w:val="pct30" w:color="FFFF00" w:fill="auto"/>
          </w:tcPr>
          <w:p w:rsidR="00A12170" w:rsidRDefault="00A12170" w:rsidP="00386DAF">
            <w:pPr>
              <w:spacing w:before="60"/>
              <w:jc w:val="center"/>
              <w:rPr>
                <w:rFonts w:ascii="Arial" w:hAnsi="Arial" w:cs="Arial"/>
                <w:sz w:val="16"/>
              </w:rPr>
            </w:pPr>
            <w:r>
              <w:rPr>
                <w:rFonts w:ascii="Arial" w:hAnsi="Arial" w:cs="Arial"/>
                <w:sz w:val="16"/>
              </w:rPr>
              <w:t>Type</w:t>
            </w:r>
          </w:p>
        </w:tc>
        <w:tc>
          <w:tcPr>
            <w:tcW w:w="605" w:type="dxa"/>
            <w:shd w:val="pct30" w:color="FFFF00" w:fill="auto"/>
          </w:tcPr>
          <w:p w:rsidR="00A12170" w:rsidRDefault="00A12170" w:rsidP="00386DAF">
            <w:pPr>
              <w:spacing w:before="60"/>
              <w:jc w:val="center"/>
              <w:rPr>
                <w:rFonts w:ascii="Arial" w:hAnsi="Arial" w:cs="Arial"/>
                <w:sz w:val="16"/>
              </w:rPr>
            </w:pPr>
            <w:r>
              <w:rPr>
                <w:rFonts w:ascii="Arial" w:hAnsi="Arial" w:cs="Arial"/>
                <w:sz w:val="16"/>
              </w:rPr>
              <w:t>Min</w:t>
            </w:r>
          </w:p>
        </w:tc>
        <w:tc>
          <w:tcPr>
            <w:tcW w:w="661" w:type="dxa"/>
            <w:shd w:val="pct30" w:color="FFFF00" w:fill="auto"/>
          </w:tcPr>
          <w:p w:rsidR="00A12170" w:rsidRDefault="00A12170" w:rsidP="00386DAF">
            <w:pPr>
              <w:spacing w:before="60"/>
              <w:jc w:val="center"/>
              <w:rPr>
                <w:rFonts w:ascii="Arial" w:hAnsi="Arial" w:cs="Arial"/>
                <w:sz w:val="16"/>
              </w:rPr>
            </w:pPr>
            <w:r>
              <w:rPr>
                <w:rFonts w:ascii="Arial" w:hAnsi="Arial" w:cs="Arial"/>
                <w:sz w:val="16"/>
              </w:rPr>
              <w:t>Max</w:t>
            </w:r>
          </w:p>
        </w:tc>
        <w:tc>
          <w:tcPr>
            <w:tcW w:w="606" w:type="dxa"/>
            <w:tcBorders>
              <w:bottom w:val="single" w:sz="4" w:space="0" w:color="auto"/>
            </w:tcBorders>
            <w:shd w:val="pct30" w:color="FFFF00" w:fill="auto"/>
          </w:tcPr>
          <w:p w:rsidR="00A12170" w:rsidRDefault="00A12170" w:rsidP="00386DAF">
            <w:pPr>
              <w:spacing w:before="60"/>
              <w:jc w:val="center"/>
              <w:rPr>
                <w:rFonts w:ascii="Arial" w:hAnsi="Arial" w:cs="Arial"/>
                <w:sz w:val="16"/>
              </w:rPr>
            </w:pPr>
            <w:r>
              <w:rPr>
                <w:rFonts w:ascii="Arial" w:hAnsi="Arial" w:cs="Arial"/>
                <w:sz w:val="16"/>
              </w:rPr>
              <w:t>UTP Tol.</w:t>
            </w:r>
          </w:p>
        </w:tc>
      </w:tr>
      <w:tr w:rsidR="00A12170" w:rsidTr="00386DAF">
        <w:tc>
          <w:tcPr>
            <w:tcW w:w="2067" w:type="dxa"/>
          </w:tcPr>
          <w:p w:rsidR="00A12170" w:rsidRDefault="00A12170" w:rsidP="00386DAF">
            <w:pPr>
              <w:spacing w:before="60"/>
              <w:rPr>
                <w:rFonts w:ascii="Arial" w:hAnsi="Arial" w:cs="Arial"/>
                <w:b/>
                <w:bCs/>
                <w:sz w:val="16"/>
              </w:rPr>
            </w:pPr>
            <w:r>
              <w:rPr>
                <w:rFonts w:ascii="Arial" w:hAnsi="Arial" w:cs="Arial"/>
                <w:b/>
                <w:bCs/>
                <w:sz w:val="16"/>
              </w:rPr>
              <w:t xml:space="preserve">Arguments Passed </w:t>
            </w:r>
          </w:p>
        </w:tc>
        <w:tc>
          <w:tcPr>
            <w:tcW w:w="3848" w:type="dxa"/>
          </w:tcPr>
          <w:p w:rsidR="00A12170" w:rsidRDefault="00A12170" w:rsidP="00386DAF">
            <w:pPr>
              <w:spacing w:before="60"/>
              <w:rPr>
                <w:rFonts w:ascii="Arial" w:hAnsi="Arial" w:cs="Arial"/>
                <w:sz w:val="16"/>
              </w:rPr>
            </w:pPr>
            <w:r w:rsidRPr="00A12170">
              <w:rPr>
                <w:rFonts w:ascii="Arial" w:hAnsi="Arial" w:cs="Arial"/>
                <w:sz w:val="16"/>
              </w:rPr>
              <w:t>data</w:t>
            </w:r>
          </w:p>
        </w:tc>
        <w:tc>
          <w:tcPr>
            <w:tcW w:w="1151" w:type="dxa"/>
          </w:tcPr>
          <w:p w:rsidR="00A12170" w:rsidRDefault="00A12170" w:rsidP="00386DAF">
            <w:pPr>
              <w:spacing w:before="60"/>
              <w:rPr>
                <w:rFonts w:ascii="Arial" w:hAnsi="Arial" w:cs="Arial"/>
                <w:sz w:val="16"/>
              </w:rPr>
            </w:pPr>
            <w:r>
              <w:rPr>
                <w:rFonts w:ascii="Arial" w:hAnsi="Arial" w:cs="Arial"/>
                <w:sz w:val="16"/>
              </w:rPr>
              <w:t>Uint16</w:t>
            </w:r>
          </w:p>
        </w:tc>
        <w:tc>
          <w:tcPr>
            <w:tcW w:w="605" w:type="dxa"/>
          </w:tcPr>
          <w:p w:rsidR="00A12170" w:rsidRDefault="00A12170" w:rsidP="00386DAF">
            <w:pPr>
              <w:spacing w:before="60"/>
              <w:rPr>
                <w:rFonts w:ascii="Arial" w:hAnsi="Arial" w:cs="Arial"/>
                <w:sz w:val="16"/>
              </w:rPr>
            </w:pPr>
            <w:r>
              <w:rPr>
                <w:rFonts w:ascii="Arial" w:hAnsi="Arial" w:cs="Arial"/>
                <w:sz w:val="16"/>
              </w:rPr>
              <w:t>0</w:t>
            </w:r>
          </w:p>
        </w:tc>
        <w:tc>
          <w:tcPr>
            <w:tcW w:w="661" w:type="dxa"/>
          </w:tcPr>
          <w:p w:rsidR="00A12170" w:rsidRDefault="00A12170" w:rsidP="00386DAF">
            <w:pPr>
              <w:spacing w:before="60"/>
              <w:rPr>
                <w:rFonts w:ascii="Arial" w:hAnsi="Arial" w:cs="Arial"/>
                <w:sz w:val="16"/>
              </w:rPr>
            </w:pPr>
            <w:r>
              <w:rPr>
                <w:rFonts w:ascii="Arial" w:hAnsi="Arial" w:cs="Arial"/>
                <w:sz w:val="16"/>
              </w:rPr>
              <w:t>65535</w:t>
            </w:r>
          </w:p>
        </w:tc>
        <w:tc>
          <w:tcPr>
            <w:tcW w:w="606" w:type="dxa"/>
            <w:shd w:val="pct15" w:color="auto" w:fill="auto"/>
          </w:tcPr>
          <w:p w:rsidR="00A12170" w:rsidRDefault="00A12170" w:rsidP="00386DAF">
            <w:pPr>
              <w:spacing w:before="60"/>
              <w:rPr>
                <w:rFonts w:ascii="Arial" w:hAnsi="Arial" w:cs="Arial"/>
                <w:sz w:val="16"/>
              </w:rPr>
            </w:pPr>
          </w:p>
        </w:tc>
      </w:tr>
      <w:tr w:rsidR="00A12170" w:rsidTr="00386DAF">
        <w:tc>
          <w:tcPr>
            <w:tcW w:w="2067" w:type="dxa"/>
          </w:tcPr>
          <w:p w:rsidR="00A12170" w:rsidRDefault="00A12170" w:rsidP="00386DAF">
            <w:pPr>
              <w:spacing w:before="60"/>
              <w:rPr>
                <w:rFonts w:ascii="Arial" w:hAnsi="Arial" w:cs="Arial"/>
                <w:b/>
                <w:bCs/>
                <w:sz w:val="16"/>
              </w:rPr>
            </w:pPr>
          </w:p>
        </w:tc>
        <w:tc>
          <w:tcPr>
            <w:tcW w:w="3848" w:type="dxa"/>
          </w:tcPr>
          <w:p w:rsidR="00A12170" w:rsidRDefault="00A12170" w:rsidP="00386DAF">
            <w:pPr>
              <w:spacing w:before="60"/>
              <w:rPr>
                <w:rFonts w:ascii="Arial" w:hAnsi="Arial" w:cs="Arial"/>
                <w:sz w:val="16"/>
              </w:rPr>
            </w:pPr>
          </w:p>
        </w:tc>
        <w:tc>
          <w:tcPr>
            <w:tcW w:w="1151" w:type="dxa"/>
          </w:tcPr>
          <w:p w:rsidR="00A12170" w:rsidRDefault="00A12170" w:rsidP="00386DAF">
            <w:pPr>
              <w:spacing w:before="60"/>
              <w:rPr>
                <w:rFonts w:ascii="Arial" w:hAnsi="Arial" w:cs="Arial"/>
                <w:sz w:val="16"/>
              </w:rPr>
            </w:pPr>
          </w:p>
        </w:tc>
        <w:tc>
          <w:tcPr>
            <w:tcW w:w="605" w:type="dxa"/>
          </w:tcPr>
          <w:p w:rsidR="00A12170" w:rsidRDefault="00A12170" w:rsidP="00386DAF">
            <w:pPr>
              <w:spacing w:before="60"/>
              <w:rPr>
                <w:rFonts w:ascii="Arial" w:hAnsi="Arial" w:cs="Arial"/>
                <w:sz w:val="16"/>
              </w:rPr>
            </w:pPr>
          </w:p>
        </w:tc>
        <w:tc>
          <w:tcPr>
            <w:tcW w:w="661" w:type="dxa"/>
          </w:tcPr>
          <w:p w:rsidR="00A12170" w:rsidRDefault="00A12170" w:rsidP="00386DAF">
            <w:pPr>
              <w:spacing w:before="60"/>
              <w:rPr>
                <w:rFonts w:ascii="Arial" w:hAnsi="Arial" w:cs="Arial"/>
                <w:sz w:val="16"/>
              </w:rPr>
            </w:pPr>
          </w:p>
        </w:tc>
        <w:tc>
          <w:tcPr>
            <w:tcW w:w="606" w:type="dxa"/>
            <w:shd w:val="pct15" w:color="auto" w:fill="auto"/>
          </w:tcPr>
          <w:p w:rsidR="00A12170" w:rsidRDefault="00A12170" w:rsidP="00386DAF">
            <w:pPr>
              <w:spacing w:before="60"/>
              <w:rPr>
                <w:rFonts w:ascii="Arial" w:hAnsi="Arial" w:cs="Arial"/>
                <w:sz w:val="16"/>
              </w:rPr>
            </w:pPr>
          </w:p>
        </w:tc>
      </w:tr>
      <w:tr w:rsidR="00A12170" w:rsidTr="00386DAF">
        <w:tc>
          <w:tcPr>
            <w:tcW w:w="2067" w:type="dxa"/>
          </w:tcPr>
          <w:p w:rsidR="00A12170" w:rsidRDefault="00A12170" w:rsidP="00386DAF">
            <w:pPr>
              <w:spacing w:before="60"/>
              <w:rPr>
                <w:rFonts w:ascii="Arial" w:hAnsi="Arial" w:cs="Arial"/>
                <w:b/>
                <w:bCs/>
                <w:sz w:val="16"/>
              </w:rPr>
            </w:pPr>
            <w:r>
              <w:rPr>
                <w:rFonts w:ascii="Arial" w:hAnsi="Arial" w:cs="Arial"/>
                <w:b/>
                <w:bCs/>
                <w:sz w:val="16"/>
              </w:rPr>
              <w:t>Return Value</w:t>
            </w:r>
          </w:p>
        </w:tc>
        <w:tc>
          <w:tcPr>
            <w:tcW w:w="3848" w:type="dxa"/>
          </w:tcPr>
          <w:p w:rsidR="00A12170" w:rsidRDefault="0092296D" w:rsidP="00386DAF">
            <w:pPr>
              <w:spacing w:before="60"/>
              <w:rPr>
                <w:rFonts w:ascii="Arial" w:hAnsi="Arial" w:cs="Arial"/>
                <w:sz w:val="16"/>
              </w:rPr>
            </w:pPr>
            <w:r>
              <w:rPr>
                <w:rFonts w:ascii="Arial" w:hAnsi="Arial" w:cs="Arial"/>
                <w:sz w:val="16"/>
              </w:rPr>
              <w:t>Output</w:t>
            </w:r>
          </w:p>
        </w:tc>
        <w:tc>
          <w:tcPr>
            <w:tcW w:w="1151" w:type="dxa"/>
          </w:tcPr>
          <w:p w:rsidR="00A12170" w:rsidRDefault="00A12170" w:rsidP="00386DAF">
            <w:pPr>
              <w:spacing w:before="60"/>
              <w:rPr>
                <w:rFonts w:ascii="Arial" w:hAnsi="Arial" w:cs="Arial"/>
                <w:sz w:val="16"/>
              </w:rPr>
            </w:pPr>
            <w:r>
              <w:rPr>
                <w:rFonts w:ascii="Arial" w:hAnsi="Arial" w:cs="Arial"/>
                <w:sz w:val="16"/>
              </w:rPr>
              <w:t>Uint16</w:t>
            </w:r>
          </w:p>
        </w:tc>
        <w:tc>
          <w:tcPr>
            <w:tcW w:w="605" w:type="dxa"/>
          </w:tcPr>
          <w:p w:rsidR="00A12170" w:rsidRDefault="00A12170" w:rsidP="00386DAF">
            <w:pPr>
              <w:spacing w:before="60"/>
              <w:rPr>
                <w:rFonts w:ascii="Arial" w:hAnsi="Arial" w:cs="Arial"/>
                <w:sz w:val="16"/>
              </w:rPr>
            </w:pPr>
            <w:r>
              <w:rPr>
                <w:rFonts w:ascii="Arial" w:hAnsi="Arial" w:cs="Arial"/>
                <w:sz w:val="16"/>
              </w:rPr>
              <w:t>0</w:t>
            </w:r>
          </w:p>
        </w:tc>
        <w:tc>
          <w:tcPr>
            <w:tcW w:w="661" w:type="dxa"/>
          </w:tcPr>
          <w:p w:rsidR="00A12170" w:rsidRDefault="00A12170" w:rsidP="00386DAF">
            <w:pPr>
              <w:spacing w:before="60"/>
              <w:rPr>
                <w:rFonts w:ascii="Arial" w:hAnsi="Arial" w:cs="Arial"/>
                <w:sz w:val="16"/>
              </w:rPr>
            </w:pPr>
            <w:r>
              <w:rPr>
                <w:rFonts w:ascii="Arial" w:hAnsi="Arial" w:cs="Arial"/>
                <w:sz w:val="16"/>
              </w:rPr>
              <w:t>1</w:t>
            </w:r>
          </w:p>
        </w:tc>
        <w:tc>
          <w:tcPr>
            <w:tcW w:w="606" w:type="dxa"/>
          </w:tcPr>
          <w:p w:rsidR="00A12170" w:rsidRDefault="00A12170" w:rsidP="00386DAF">
            <w:pPr>
              <w:spacing w:before="60"/>
              <w:rPr>
                <w:rFonts w:ascii="Arial" w:hAnsi="Arial" w:cs="Arial"/>
                <w:sz w:val="16"/>
              </w:rPr>
            </w:pPr>
          </w:p>
        </w:tc>
      </w:tr>
    </w:tbl>
    <w:p w:rsidR="00A12170" w:rsidRPr="00A12170" w:rsidRDefault="00A12170" w:rsidP="00A12170"/>
    <w:bookmarkEnd w:id="28"/>
    <w:bookmarkEnd w:id="29"/>
    <w:p w:rsidR="00EA6059" w:rsidRDefault="00EA6059" w:rsidP="003901B6">
      <w:pPr>
        <w:pStyle w:val="Heading3"/>
      </w:pPr>
      <w:r>
        <w:t>Local Function #</w:t>
      </w:r>
      <w:r w:rsidR="00103FB7">
        <w:t>1</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7"/>
        <w:gridCol w:w="3848"/>
        <w:gridCol w:w="1151"/>
        <w:gridCol w:w="605"/>
        <w:gridCol w:w="661"/>
        <w:gridCol w:w="606"/>
      </w:tblGrid>
      <w:tr w:rsidR="00EA6059" w:rsidTr="00CE1429">
        <w:tc>
          <w:tcPr>
            <w:tcW w:w="2067" w:type="dxa"/>
          </w:tcPr>
          <w:p w:rsidR="00EA6059" w:rsidRDefault="00EA6059" w:rsidP="00EA6059">
            <w:pPr>
              <w:spacing w:before="60"/>
              <w:rPr>
                <w:rFonts w:ascii="Arial" w:hAnsi="Arial" w:cs="Arial"/>
                <w:b/>
                <w:bCs/>
                <w:sz w:val="16"/>
              </w:rPr>
            </w:pPr>
            <w:r>
              <w:rPr>
                <w:rFonts w:ascii="Arial" w:hAnsi="Arial" w:cs="Arial"/>
                <w:b/>
                <w:bCs/>
                <w:sz w:val="16"/>
              </w:rPr>
              <w:t>Function Name</w:t>
            </w:r>
          </w:p>
        </w:tc>
        <w:tc>
          <w:tcPr>
            <w:tcW w:w="3848" w:type="dxa"/>
          </w:tcPr>
          <w:p w:rsidR="00EA6059" w:rsidRDefault="00C110D9" w:rsidP="00EA6059">
            <w:pPr>
              <w:spacing w:before="60"/>
              <w:rPr>
                <w:rFonts w:ascii="Arial" w:hAnsi="Arial" w:cs="Arial"/>
                <w:sz w:val="16"/>
              </w:rPr>
            </w:pPr>
            <w:r w:rsidRPr="00C110D9">
              <w:rPr>
                <w:rFonts w:ascii="Arial" w:hAnsi="Arial" w:cs="Arial"/>
                <w:sz w:val="16"/>
              </w:rPr>
              <w:t>MtrPosProcessing</w:t>
            </w:r>
          </w:p>
        </w:tc>
        <w:tc>
          <w:tcPr>
            <w:tcW w:w="1151" w:type="dxa"/>
            <w:shd w:val="pct30" w:color="FFFF00" w:fill="auto"/>
          </w:tcPr>
          <w:p w:rsidR="00EA6059" w:rsidRDefault="00EA6059" w:rsidP="00EA6059">
            <w:pPr>
              <w:spacing w:before="60"/>
              <w:jc w:val="center"/>
              <w:rPr>
                <w:rFonts w:ascii="Arial" w:hAnsi="Arial" w:cs="Arial"/>
                <w:sz w:val="16"/>
              </w:rPr>
            </w:pPr>
            <w:r>
              <w:rPr>
                <w:rFonts w:ascii="Arial" w:hAnsi="Arial" w:cs="Arial"/>
                <w:sz w:val="16"/>
              </w:rPr>
              <w:t>Type</w:t>
            </w:r>
          </w:p>
        </w:tc>
        <w:tc>
          <w:tcPr>
            <w:tcW w:w="605" w:type="dxa"/>
            <w:shd w:val="pct30" w:color="FFFF00" w:fill="auto"/>
          </w:tcPr>
          <w:p w:rsidR="00EA6059" w:rsidRDefault="00EA6059" w:rsidP="00EA6059">
            <w:pPr>
              <w:spacing w:before="60"/>
              <w:jc w:val="center"/>
              <w:rPr>
                <w:rFonts w:ascii="Arial" w:hAnsi="Arial" w:cs="Arial"/>
                <w:sz w:val="16"/>
              </w:rPr>
            </w:pPr>
            <w:r>
              <w:rPr>
                <w:rFonts w:ascii="Arial" w:hAnsi="Arial" w:cs="Arial"/>
                <w:sz w:val="16"/>
              </w:rPr>
              <w:t>Min</w:t>
            </w:r>
          </w:p>
        </w:tc>
        <w:tc>
          <w:tcPr>
            <w:tcW w:w="661" w:type="dxa"/>
            <w:shd w:val="pct30" w:color="FFFF00" w:fill="auto"/>
          </w:tcPr>
          <w:p w:rsidR="00EA6059" w:rsidRDefault="00EA6059" w:rsidP="00EA6059">
            <w:pPr>
              <w:spacing w:before="60"/>
              <w:jc w:val="center"/>
              <w:rPr>
                <w:rFonts w:ascii="Arial" w:hAnsi="Arial" w:cs="Arial"/>
                <w:sz w:val="16"/>
              </w:rPr>
            </w:pPr>
            <w:r>
              <w:rPr>
                <w:rFonts w:ascii="Arial" w:hAnsi="Arial" w:cs="Arial"/>
                <w:sz w:val="16"/>
              </w:rPr>
              <w:t>Max</w:t>
            </w:r>
          </w:p>
        </w:tc>
        <w:tc>
          <w:tcPr>
            <w:tcW w:w="606" w:type="dxa"/>
            <w:tcBorders>
              <w:bottom w:val="single" w:sz="4" w:space="0" w:color="auto"/>
            </w:tcBorders>
            <w:shd w:val="pct30" w:color="FFFF00" w:fill="auto"/>
          </w:tcPr>
          <w:p w:rsidR="00EA6059" w:rsidRDefault="00EA6059" w:rsidP="00EA6059">
            <w:pPr>
              <w:spacing w:before="60"/>
              <w:jc w:val="center"/>
              <w:rPr>
                <w:rFonts w:ascii="Arial" w:hAnsi="Arial" w:cs="Arial"/>
                <w:sz w:val="16"/>
              </w:rPr>
            </w:pPr>
            <w:r>
              <w:rPr>
                <w:rFonts w:ascii="Arial" w:hAnsi="Arial" w:cs="Arial"/>
                <w:sz w:val="16"/>
              </w:rPr>
              <w:t>UTP Tol.</w:t>
            </w:r>
          </w:p>
        </w:tc>
      </w:tr>
      <w:tr w:rsidR="00EA6059" w:rsidTr="00CE1429">
        <w:tc>
          <w:tcPr>
            <w:tcW w:w="2067" w:type="dxa"/>
          </w:tcPr>
          <w:p w:rsidR="00EA6059" w:rsidRDefault="00EA6059" w:rsidP="00EA6059">
            <w:pPr>
              <w:spacing w:before="60"/>
              <w:rPr>
                <w:rFonts w:ascii="Arial" w:hAnsi="Arial" w:cs="Arial"/>
                <w:b/>
                <w:bCs/>
                <w:sz w:val="16"/>
              </w:rPr>
            </w:pPr>
            <w:bookmarkStart w:id="30" w:name="OLE_LINK49"/>
            <w:bookmarkStart w:id="31" w:name="OLE_LINK50"/>
            <w:r>
              <w:rPr>
                <w:rFonts w:ascii="Arial" w:hAnsi="Arial" w:cs="Arial"/>
                <w:b/>
                <w:bCs/>
                <w:sz w:val="16"/>
              </w:rPr>
              <w:t xml:space="preserve">Arguments Passed </w:t>
            </w:r>
          </w:p>
        </w:tc>
        <w:tc>
          <w:tcPr>
            <w:tcW w:w="3848" w:type="dxa"/>
          </w:tcPr>
          <w:p w:rsidR="00EA6059" w:rsidRDefault="00CE1429" w:rsidP="00EA6059">
            <w:pPr>
              <w:spacing w:before="60"/>
              <w:rPr>
                <w:rFonts w:ascii="Arial" w:hAnsi="Arial" w:cs="Arial"/>
                <w:sz w:val="16"/>
              </w:rPr>
            </w:pPr>
            <w:r w:rsidRPr="00CE1429">
              <w:rPr>
                <w:rFonts w:ascii="Arial" w:hAnsi="Arial" w:cs="Arial"/>
                <w:sz w:val="16"/>
              </w:rPr>
              <w:t>RxData_Cnt_T_u16</w:t>
            </w:r>
          </w:p>
        </w:tc>
        <w:tc>
          <w:tcPr>
            <w:tcW w:w="1151" w:type="dxa"/>
          </w:tcPr>
          <w:p w:rsidR="00EA6059" w:rsidRDefault="00CE1429" w:rsidP="00EA6059">
            <w:pPr>
              <w:spacing w:before="60"/>
              <w:rPr>
                <w:rFonts w:ascii="Arial" w:hAnsi="Arial" w:cs="Arial"/>
                <w:sz w:val="16"/>
              </w:rPr>
            </w:pPr>
            <w:bookmarkStart w:id="32" w:name="OLE_LINK41"/>
            <w:bookmarkStart w:id="33" w:name="OLE_LINK42"/>
            <w:r>
              <w:rPr>
                <w:rFonts w:ascii="Arial" w:hAnsi="Arial" w:cs="Arial"/>
                <w:sz w:val="16"/>
              </w:rPr>
              <w:t>Uint16</w:t>
            </w:r>
            <w:bookmarkEnd w:id="32"/>
            <w:bookmarkEnd w:id="33"/>
          </w:p>
        </w:tc>
        <w:tc>
          <w:tcPr>
            <w:tcW w:w="605" w:type="dxa"/>
          </w:tcPr>
          <w:p w:rsidR="00EA6059" w:rsidRDefault="00CE1429" w:rsidP="00EA6059">
            <w:pPr>
              <w:spacing w:before="60"/>
              <w:rPr>
                <w:rFonts w:ascii="Arial" w:hAnsi="Arial" w:cs="Arial"/>
                <w:sz w:val="16"/>
              </w:rPr>
            </w:pPr>
            <w:r>
              <w:rPr>
                <w:rFonts w:ascii="Arial" w:hAnsi="Arial" w:cs="Arial"/>
                <w:sz w:val="16"/>
              </w:rPr>
              <w:t>0</w:t>
            </w:r>
          </w:p>
        </w:tc>
        <w:tc>
          <w:tcPr>
            <w:tcW w:w="661" w:type="dxa"/>
          </w:tcPr>
          <w:p w:rsidR="00EA6059" w:rsidRDefault="00CE1429" w:rsidP="00EA6059">
            <w:pPr>
              <w:spacing w:before="60"/>
              <w:rPr>
                <w:rFonts w:ascii="Arial" w:hAnsi="Arial" w:cs="Arial"/>
                <w:sz w:val="16"/>
              </w:rPr>
            </w:pPr>
            <w:r>
              <w:rPr>
                <w:rFonts w:ascii="Arial" w:hAnsi="Arial" w:cs="Arial"/>
                <w:sz w:val="16"/>
              </w:rPr>
              <w:t>65535</w:t>
            </w:r>
          </w:p>
        </w:tc>
        <w:tc>
          <w:tcPr>
            <w:tcW w:w="606" w:type="dxa"/>
            <w:shd w:val="pct15" w:color="auto" w:fill="auto"/>
          </w:tcPr>
          <w:p w:rsidR="00EA6059" w:rsidRDefault="00EA6059" w:rsidP="00EA6059">
            <w:pPr>
              <w:spacing w:before="60"/>
              <w:rPr>
                <w:rFonts w:ascii="Arial" w:hAnsi="Arial" w:cs="Arial"/>
                <w:sz w:val="16"/>
              </w:rPr>
            </w:pPr>
          </w:p>
        </w:tc>
      </w:tr>
      <w:tr w:rsidR="00CE1429" w:rsidTr="00CE1429">
        <w:tc>
          <w:tcPr>
            <w:tcW w:w="2067" w:type="dxa"/>
          </w:tcPr>
          <w:p w:rsidR="00CE1429" w:rsidRDefault="00CE1429" w:rsidP="00EA6059">
            <w:pPr>
              <w:spacing w:before="60"/>
              <w:rPr>
                <w:rFonts w:ascii="Arial" w:hAnsi="Arial" w:cs="Arial"/>
                <w:b/>
                <w:bCs/>
                <w:sz w:val="16"/>
              </w:rPr>
            </w:pPr>
          </w:p>
        </w:tc>
        <w:tc>
          <w:tcPr>
            <w:tcW w:w="3848" w:type="dxa"/>
          </w:tcPr>
          <w:p w:rsidR="00CE1429" w:rsidRDefault="00CE1429" w:rsidP="00EA6059">
            <w:pPr>
              <w:spacing w:before="60"/>
              <w:rPr>
                <w:rFonts w:ascii="Arial" w:hAnsi="Arial" w:cs="Arial"/>
                <w:sz w:val="16"/>
              </w:rPr>
            </w:pPr>
            <w:r>
              <w:rPr>
                <w:rFonts w:ascii="Arial" w:hAnsi="Arial" w:cs="Arial"/>
                <w:sz w:val="16"/>
              </w:rPr>
              <w:t>*</w:t>
            </w:r>
            <w:r w:rsidRPr="00CE1429">
              <w:rPr>
                <w:rFonts w:ascii="Arial" w:hAnsi="Arial" w:cs="Arial"/>
                <w:sz w:val="16"/>
              </w:rPr>
              <w:t>DiexRx2Parity_Cnt_T_u</w:t>
            </w:r>
            <w:r w:rsidR="006B6DDC">
              <w:rPr>
                <w:rFonts w:ascii="Arial" w:hAnsi="Arial" w:cs="Arial"/>
                <w:sz w:val="16"/>
              </w:rPr>
              <w:t>0</w:t>
            </w:r>
            <w:r w:rsidRPr="00CE1429">
              <w:rPr>
                <w:rFonts w:ascii="Arial" w:hAnsi="Arial" w:cs="Arial"/>
                <w:sz w:val="16"/>
              </w:rPr>
              <w:t>8</w:t>
            </w:r>
          </w:p>
        </w:tc>
        <w:tc>
          <w:tcPr>
            <w:tcW w:w="1151" w:type="dxa"/>
          </w:tcPr>
          <w:p w:rsidR="00CE1429" w:rsidRDefault="00137522">
            <w:pPr>
              <w:spacing w:before="60"/>
              <w:rPr>
                <w:rFonts w:ascii="Arial" w:hAnsi="Arial" w:cs="Arial"/>
                <w:sz w:val="16"/>
              </w:rPr>
            </w:pPr>
            <w:r>
              <w:rPr>
                <w:rFonts w:ascii="Arial" w:hAnsi="Arial" w:cs="Arial"/>
                <w:sz w:val="16"/>
              </w:rPr>
              <w:t>Uint</w:t>
            </w:r>
            <w:r w:rsidR="006B6DDC">
              <w:rPr>
                <w:rFonts w:ascii="Arial" w:hAnsi="Arial" w:cs="Arial"/>
                <w:sz w:val="16"/>
              </w:rPr>
              <w:t>8</w:t>
            </w:r>
          </w:p>
        </w:tc>
        <w:tc>
          <w:tcPr>
            <w:tcW w:w="605" w:type="dxa"/>
          </w:tcPr>
          <w:p w:rsidR="00CE1429" w:rsidRDefault="00CE1429" w:rsidP="00EA6059">
            <w:pPr>
              <w:spacing w:before="60"/>
              <w:rPr>
                <w:rFonts w:ascii="Arial" w:hAnsi="Arial" w:cs="Arial"/>
                <w:sz w:val="16"/>
              </w:rPr>
            </w:pPr>
            <w:r>
              <w:rPr>
                <w:rFonts w:ascii="Arial" w:hAnsi="Arial" w:cs="Arial"/>
                <w:sz w:val="16"/>
              </w:rPr>
              <w:t>0</w:t>
            </w:r>
          </w:p>
        </w:tc>
        <w:tc>
          <w:tcPr>
            <w:tcW w:w="661" w:type="dxa"/>
          </w:tcPr>
          <w:p w:rsidR="00CE1429" w:rsidRDefault="00CE1429" w:rsidP="00EA6059">
            <w:pPr>
              <w:spacing w:before="60"/>
              <w:rPr>
                <w:rFonts w:ascii="Arial" w:hAnsi="Arial" w:cs="Arial"/>
                <w:sz w:val="16"/>
              </w:rPr>
            </w:pPr>
            <w:r>
              <w:rPr>
                <w:rFonts w:ascii="Arial" w:hAnsi="Arial" w:cs="Arial"/>
                <w:sz w:val="16"/>
              </w:rPr>
              <w:t>1</w:t>
            </w:r>
          </w:p>
        </w:tc>
        <w:tc>
          <w:tcPr>
            <w:tcW w:w="606" w:type="dxa"/>
            <w:shd w:val="pct15" w:color="auto" w:fill="auto"/>
          </w:tcPr>
          <w:p w:rsidR="00CE1429" w:rsidRDefault="00CE1429" w:rsidP="00EA6059">
            <w:pPr>
              <w:spacing w:before="60"/>
              <w:rPr>
                <w:rFonts w:ascii="Arial" w:hAnsi="Arial" w:cs="Arial"/>
                <w:sz w:val="16"/>
              </w:rPr>
            </w:pPr>
          </w:p>
        </w:tc>
      </w:tr>
      <w:bookmarkEnd w:id="30"/>
      <w:bookmarkEnd w:id="31"/>
      <w:tr w:rsidR="00AF1C3E" w:rsidTr="00CE1429">
        <w:tc>
          <w:tcPr>
            <w:tcW w:w="2067" w:type="dxa"/>
          </w:tcPr>
          <w:p w:rsidR="00AF1C3E" w:rsidRDefault="00AF1C3E" w:rsidP="00EA6059">
            <w:pPr>
              <w:spacing w:before="60"/>
              <w:rPr>
                <w:rFonts w:ascii="Arial" w:hAnsi="Arial" w:cs="Arial"/>
                <w:b/>
                <w:bCs/>
                <w:sz w:val="16"/>
              </w:rPr>
            </w:pPr>
          </w:p>
        </w:tc>
        <w:tc>
          <w:tcPr>
            <w:tcW w:w="3848" w:type="dxa"/>
          </w:tcPr>
          <w:p w:rsidR="00AF1C3E" w:rsidRDefault="00AF1C3E" w:rsidP="00EA6059">
            <w:pPr>
              <w:spacing w:before="60"/>
              <w:rPr>
                <w:rFonts w:ascii="Arial" w:hAnsi="Arial" w:cs="Arial"/>
                <w:sz w:val="16"/>
              </w:rPr>
            </w:pPr>
            <w:r>
              <w:rPr>
                <w:rFonts w:ascii="Arial" w:hAnsi="Arial" w:cs="Arial"/>
                <w:sz w:val="16"/>
              </w:rPr>
              <w:t>*</w:t>
            </w:r>
            <w:r w:rsidRPr="00AF1C3E">
              <w:rPr>
                <w:rFonts w:ascii="Arial" w:hAnsi="Arial" w:cs="Arial"/>
                <w:sz w:val="16"/>
              </w:rPr>
              <w:t>DiexUnderVoltgFault_Cnt_T_u08</w:t>
            </w:r>
          </w:p>
        </w:tc>
        <w:tc>
          <w:tcPr>
            <w:tcW w:w="1151" w:type="dxa"/>
          </w:tcPr>
          <w:p w:rsidR="00AF1C3E" w:rsidRDefault="00AF1C3E">
            <w:pPr>
              <w:spacing w:before="60"/>
              <w:rPr>
                <w:rFonts w:ascii="Arial" w:hAnsi="Arial" w:cs="Arial"/>
                <w:sz w:val="16"/>
              </w:rPr>
            </w:pPr>
            <w:r>
              <w:rPr>
                <w:rFonts w:ascii="Arial" w:hAnsi="Arial" w:cs="Arial"/>
                <w:sz w:val="16"/>
              </w:rPr>
              <w:t>Uint8</w:t>
            </w:r>
          </w:p>
        </w:tc>
        <w:tc>
          <w:tcPr>
            <w:tcW w:w="605" w:type="dxa"/>
          </w:tcPr>
          <w:p w:rsidR="00AF1C3E" w:rsidRDefault="00AF1C3E" w:rsidP="00EA6059">
            <w:pPr>
              <w:spacing w:before="60"/>
              <w:rPr>
                <w:rFonts w:ascii="Arial" w:hAnsi="Arial" w:cs="Arial"/>
                <w:sz w:val="16"/>
              </w:rPr>
            </w:pPr>
            <w:r>
              <w:rPr>
                <w:rFonts w:ascii="Arial" w:hAnsi="Arial" w:cs="Arial"/>
                <w:sz w:val="16"/>
              </w:rPr>
              <w:t>0</w:t>
            </w:r>
          </w:p>
        </w:tc>
        <w:tc>
          <w:tcPr>
            <w:tcW w:w="661" w:type="dxa"/>
          </w:tcPr>
          <w:p w:rsidR="00AF1C3E" w:rsidRDefault="00AF1C3E" w:rsidP="00EA6059">
            <w:pPr>
              <w:spacing w:before="60"/>
              <w:rPr>
                <w:rFonts w:ascii="Arial" w:hAnsi="Arial" w:cs="Arial"/>
                <w:sz w:val="16"/>
              </w:rPr>
            </w:pPr>
            <w:r>
              <w:rPr>
                <w:rFonts w:ascii="Arial" w:hAnsi="Arial" w:cs="Arial"/>
                <w:sz w:val="16"/>
              </w:rPr>
              <w:t>1</w:t>
            </w:r>
          </w:p>
        </w:tc>
        <w:tc>
          <w:tcPr>
            <w:tcW w:w="606" w:type="dxa"/>
            <w:shd w:val="pct15" w:color="auto" w:fill="auto"/>
          </w:tcPr>
          <w:p w:rsidR="00AF1C3E" w:rsidRDefault="00AF1C3E" w:rsidP="00EA6059">
            <w:pPr>
              <w:spacing w:before="60"/>
              <w:rPr>
                <w:rFonts w:ascii="Arial" w:hAnsi="Arial" w:cs="Arial"/>
                <w:sz w:val="16"/>
              </w:rPr>
            </w:pPr>
          </w:p>
        </w:tc>
      </w:tr>
      <w:tr w:rsidR="00AF1C3E" w:rsidTr="00CE1429">
        <w:tc>
          <w:tcPr>
            <w:tcW w:w="2067" w:type="dxa"/>
          </w:tcPr>
          <w:p w:rsidR="00AF1C3E" w:rsidRDefault="00AF1C3E" w:rsidP="00EA6059">
            <w:pPr>
              <w:spacing w:before="60"/>
              <w:rPr>
                <w:rFonts w:ascii="Arial" w:hAnsi="Arial" w:cs="Arial"/>
                <w:b/>
                <w:bCs/>
                <w:sz w:val="16"/>
              </w:rPr>
            </w:pPr>
            <w:r>
              <w:rPr>
                <w:rFonts w:ascii="Arial" w:hAnsi="Arial" w:cs="Arial"/>
                <w:b/>
                <w:bCs/>
                <w:sz w:val="16"/>
              </w:rPr>
              <w:t>Return Value</w:t>
            </w:r>
          </w:p>
        </w:tc>
        <w:tc>
          <w:tcPr>
            <w:tcW w:w="3848" w:type="dxa"/>
          </w:tcPr>
          <w:p w:rsidR="00AF1C3E" w:rsidRDefault="00AF1C3E" w:rsidP="00EA6059">
            <w:pPr>
              <w:spacing w:before="60"/>
              <w:rPr>
                <w:rFonts w:ascii="Arial" w:hAnsi="Arial" w:cs="Arial"/>
                <w:sz w:val="16"/>
              </w:rPr>
            </w:pPr>
            <w:r w:rsidRPr="00CE1429">
              <w:rPr>
                <w:rFonts w:ascii="Arial" w:hAnsi="Arial" w:cs="Arial"/>
                <w:sz w:val="16"/>
              </w:rPr>
              <w:t>MechMtrPos_Rev_T_u0p16</w:t>
            </w:r>
          </w:p>
        </w:tc>
        <w:tc>
          <w:tcPr>
            <w:tcW w:w="1151" w:type="dxa"/>
          </w:tcPr>
          <w:p w:rsidR="00AF1C3E" w:rsidRDefault="00AF1C3E" w:rsidP="00EA6059">
            <w:pPr>
              <w:spacing w:before="60"/>
              <w:rPr>
                <w:rFonts w:ascii="Arial" w:hAnsi="Arial" w:cs="Arial"/>
                <w:sz w:val="16"/>
              </w:rPr>
            </w:pPr>
            <w:r>
              <w:rPr>
                <w:rFonts w:ascii="Arial" w:hAnsi="Arial" w:cs="Arial"/>
                <w:sz w:val="16"/>
              </w:rPr>
              <w:t>Uint16</w:t>
            </w:r>
          </w:p>
        </w:tc>
        <w:tc>
          <w:tcPr>
            <w:tcW w:w="605" w:type="dxa"/>
          </w:tcPr>
          <w:p w:rsidR="00AF1C3E" w:rsidRDefault="00AF1C3E" w:rsidP="00EA6059">
            <w:pPr>
              <w:spacing w:before="60"/>
              <w:rPr>
                <w:rFonts w:ascii="Arial" w:hAnsi="Arial" w:cs="Arial"/>
                <w:sz w:val="16"/>
              </w:rPr>
            </w:pPr>
            <w:r>
              <w:rPr>
                <w:rFonts w:ascii="Arial" w:hAnsi="Arial" w:cs="Arial"/>
                <w:sz w:val="16"/>
              </w:rPr>
              <w:t>0</w:t>
            </w:r>
          </w:p>
        </w:tc>
        <w:tc>
          <w:tcPr>
            <w:tcW w:w="661" w:type="dxa"/>
          </w:tcPr>
          <w:p w:rsidR="00AF1C3E" w:rsidRDefault="00AF1C3E" w:rsidP="00EA6059">
            <w:pPr>
              <w:spacing w:before="60"/>
              <w:rPr>
                <w:rFonts w:ascii="Arial" w:hAnsi="Arial" w:cs="Arial"/>
                <w:sz w:val="16"/>
              </w:rPr>
            </w:pPr>
            <w:r>
              <w:rPr>
                <w:rFonts w:ascii="Arial" w:hAnsi="Arial" w:cs="Arial"/>
                <w:sz w:val="16"/>
              </w:rPr>
              <w:t>1</w:t>
            </w:r>
          </w:p>
        </w:tc>
        <w:tc>
          <w:tcPr>
            <w:tcW w:w="606" w:type="dxa"/>
          </w:tcPr>
          <w:p w:rsidR="00AF1C3E" w:rsidRDefault="00AF1C3E" w:rsidP="00EA6059">
            <w:pPr>
              <w:spacing w:before="60"/>
              <w:rPr>
                <w:rFonts w:ascii="Arial" w:hAnsi="Arial" w:cs="Arial"/>
                <w:sz w:val="16"/>
              </w:rPr>
            </w:pPr>
          </w:p>
        </w:tc>
      </w:tr>
    </w:tbl>
    <w:p w:rsidR="00737472" w:rsidRDefault="00737472" w:rsidP="00CE1429"/>
    <w:p w:rsidR="00737472" w:rsidRDefault="00737472" w:rsidP="00CE1429">
      <w:r>
        <w:t>Processing:</w:t>
      </w:r>
    </w:p>
    <w:p w:rsidR="00A21C02" w:rsidRDefault="00A21C02" w:rsidP="00A21C02">
      <w:pPr>
        <w:pStyle w:val="Heading4"/>
      </w:pPr>
      <w:r>
        <w:lastRenderedPageBreak/>
        <w:t>Store Module Inputs to Local copies</w:t>
      </w:r>
    </w:p>
    <w:p w:rsidR="00A21C02" w:rsidRDefault="00A21C02" w:rsidP="00A21C02">
      <w:r>
        <w:t>See section below</w:t>
      </w:r>
    </w:p>
    <w:p w:rsidR="00A21C02" w:rsidRDefault="00A21C02" w:rsidP="00CE1429"/>
    <w:p w:rsidR="007F5C89" w:rsidRDefault="007F5C89" w:rsidP="007F5C89">
      <w:pPr>
        <w:pStyle w:val="Heading4"/>
      </w:pPr>
      <w:r>
        <w:t>Description</w:t>
      </w:r>
    </w:p>
    <w:p w:rsidR="00737472" w:rsidRDefault="00737472" w:rsidP="00CE1429"/>
    <w:p w:rsidR="0079381B" w:rsidRDefault="002B6B04" w:rsidP="00243ACD">
      <w:pPr>
        <w:jc w:val="center"/>
      </w:pPr>
      <w:r>
        <w:object w:dxaOrig="15885" w:dyaOrig="12285">
          <v:shape id="_x0000_i1034" type="#_x0000_t75" style="width:794.9pt;height:614.7pt" o:ole="">
            <v:imagedata r:id="rId13" o:title=""/>
          </v:shape>
          <o:OLEObject Type="Embed" ProgID="Visio.Drawing.11" ShapeID="_x0000_i1034" DrawAspect="Content" ObjectID="_1585723876" r:id="rId14"/>
        </w:object>
      </w:r>
    </w:p>
    <w:p w:rsidR="001C1792" w:rsidRDefault="001C1792" w:rsidP="0075409E"/>
    <w:p w:rsidR="00A21C02" w:rsidRDefault="00A21C02" w:rsidP="00A21C02">
      <w:pPr>
        <w:pStyle w:val="Heading4"/>
      </w:pPr>
      <w:r w:rsidRPr="00396970">
        <w:t>Store Local copy of outputs into Module Outputs</w:t>
      </w:r>
    </w:p>
    <w:p w:rsidR="00A21C02" w:rsidRDefault="00A21C02" w:rsidP="0075409E">
      <w:r>
        <w:t>See section above</w:t>
      </w:r>
    </w:p>
    <w:p w:rsidR="0079381B" w:rsidRPr="00792F3A" w:rsidRDefault="0079381B" w:rsidP="0075409E"/>
    <w:p w:rsidR="00EA6059" w:rsidDel="007F5C89" w:rsidRDefault="00EA6059" w:rsidP="00EA6059">
      <w:pPr>
        <w:pStyle w:val="Heading4"/>
      </w:pPr>
    </w:p>
    <w:p w:rsidR="00EA6059" w:rsidRDefault="00EA6059" w:rsidP="00EA6059">
      <w:pPr>
        <w:pStyle w:val="Heading3"/>
      </w:pPr>
      <w:r>
        <w:t>Local Function #</w:t>
      </w:r>
      <w:r w:rsidR="00103FB7">
        <w:t>2</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0"/>
        <w:gridCol w:w="3734"/>
        <w:gridCol w:w="1105"/>
        <w:gridCol w:w="602"/>
        <w:gridCol w:w="928"/>
        <w:gridCol w:w="599"/>
      </w:tblGrid>
      <w:tr w:rsidR="00EA6059" w:rsidTr="003A04DB">
        <w:tc>
          <w:tcPr>
            <w:tcW w:w="1970" w:type="dxa"/>
          </w:tcPr>
          <w:p w:rsidR="00EA6059" w:rsidRDefault="00EA6059" w:rsidP="00EA6059">
            <w:pPr>
              <w:spacing w:before="60"/>
              <w:rPr>
                <w:rFonts w:ascii="Arial" w:hAnsi="Arial" w:cs="Arial"/>
                <w:b/>
                <w:bCs/>
                <w:sz w:val="16"/>
              </w:rPr>
            </w:pPr>
            <w:r>
              <w:rPr>
                <w:rFonts w:ascii="Arial" w:hAnsi="Arial" w:cs="Arial"/>
                <w:b/>
                <w:bCs/>
                <w:sz w:val="16"/>
              </w:rPr>
              <w:t>Function Name</w:t>
            </w:r>
          </w:p>
        </w:tc>
        <w:tc>
          <w:tcPr>
            <w:tcW w:w="3734" w:type="dxa"/>
          </w:tcPr>
          <w:p w:rsidR="00EA6059" w:rsidRDefault="00ED0599" w:rsidP="00EA6059">
            <w:pPr>
              <w:spacing w:before="60"/>
              <w:rPr>
                <w:rFonts w:ascii="Arial" w:hAnsi="Arial" w:cs="Arial"/>
                <w:sz w:val="16"/>
              </w:rPr>
            </w:pPr>
            <w:r w:rsidRPr="00ED0599">
              <w:rPr>
                <w:rFonts w:ascii="Arial" w:hAnsi="Arial" w:cs="Arial"/>
                <w:sz w:val="16"/>
              </w:rPr>
              <w:t>RevCntrProcessing</w:t>
            </w:r>
          </w:p>
        </w:tc>
        <w:tc>
          <w:tcPr>
            <w:tcW w:w="1105" w:type="dxa"/>
            <w:shd w:val="pct30" w:color="FFFF00" w:fill="auto"/>
          </w:tcPr>
          <w:p w:rsidR="00EA6059" w:rsidRDefault="00EA6059" w:rsidP="00EA6059">
            <w:pPr>
              <w:spacing w:before="60"/>
              <w:jc w:val="center"/>
              <w:rPr>
                <w:rFonts w:ascii="Arial" w:hAnsi="Arial" w:cs="Arial"/>
                <w:sz w:val="16"/>
              </w:rPr>
            </w:pPr>
            <w:r>
              <w:rPr>
                <w:rFonts w:ascii="Arial" w:hAnsi="Arial" w:cs="Arial"/>
                <w:sz w:val="16"/>
              </w:rPr>
              <w:t>Type</w:t>
            </w:r>
          </w:p>
        </w:tc>
        <w:tc>
          <w:tcPr>
            <w:tcW w:w="602" w:type="dxa"/>
            <w:shd w:val="pct30" w:color="FFFF00" w:fill="auto"/>
          </w:tcPr>
          <w:p w:rsidR="00EA6059" w:rsidRDefault="00EA6059" w:rsidP="00EA6059">
            <w:pPr>
              <w:spacing w:before="60"/>
              <w:jc w:val="center"/>
              <w:rPr>
                <w:rFonts w:ascii="Arial" w:hAnsi="Arial" w:cs="Arial"/>
                <w:sz w:val="16"/>
              </w:rPr>
            </w:pPr>
            <w:r>
              <w:rPr>
                <w:rFonts w:ascii="Arial" w:hAnsi="Arial" w:cs="Arial"/>
                <w:sz w:val="16"/>
              </w:rPr>
              <w:t>Min</w:t>
            </w:r>
          </w:p>
        </w:tc>
        <w:tc>
          <w:tcPr>
            <w:tcW w:w="928" w:type="dxa"/>
            <w:shd w:val="pct30" w:color="FFFF00" w:fill="auto"/>
          </w:tcPr>
          <w:p w:rsidR="00EA6059" w:rsidRDefault="00EA6059" w:rsidP="00EA6059">
            <w:pPr>
              <w:spacing w:before="60"/>
              <w:jc w:val="center"/>
              <w:rPr>
                <w:rFonts w:ascii="Arial" w:hAnsi="Arial" w:cs="Arial"/>
                <w:sz w:val="16"/>
              </w:rPr>
            </w:pPr>
            <w:r>
              <w:rPr>
                <w:rFonts w:ascii="Arial" w:hAnsi="Arial" w:cs="Arial"/>
                <w:sz w:val="16"/>
              </w:rPr>
              <w:t>Max</w:t>
            </w:r>
          </w:p>
        </w:tc>
        <w:tc>
          <w:tcPr>
            <w:tcW w:w="599" w:type="dxa"/>
            <w:tcBorders>
              <w:bottom w:val="single" w:sz="4" w:space="0" w:color="auto"/>
            </w:tcBorders>
            <w:shd w:val="pct30" w:color="FFFF00" w:fill="auto"/>
          </w:tcPr>
          <w:p w:rsidR="00EA6059" w:rsidRDefault="00EA6059" w:rsidP="00EA6059">
            <w:pPr>
              <w:spacing w:before="60"/>
              <w:jc w:val="center"/>
              <w:rPr>
                <w:rFonts w:ascii="Arial" w:hAnsi="Arial" w:cs="Arial"/>
                <w:sz w:val="16"/>
              </w:rPr>
            </w:pPr>
            <w:r>
              <w:rPr>
                <w:rFonts w:ascii="Arial" w:hAnsi="Arial" w:cs="Arial"/>
                <w:sz w:val="16"/>
              </w:rPr>
              <w:t>UTP Tol.</w:t>
            </w:r>
          </w:p>
        </w:tc>
      </w:tr>
      <w:tr w:rsidR="00737472" w:rsidTr="003A04DB">
        <w:tc>
          <w:tcPr>
            <w:tcW w:w="1970" w:type="dxa"/>
          </w:tcPr>
          <w:p w:rsidR="00737472" w:rsidRDefault="00737472" w:rsidP="00EA6059">
            <w:pPr>
              <w:spacing w:before="60"/>
              <w:rPr>
                <w:rFonts w:ascii="Arial" w:hAnsi="Arial" w:cs="Arial"/>
                <w:b/>
                <w:bCs/>
                <w:sz w:val="16"/>
              </w:rPr>
            </w:pPr>
            <w:r>
              <w:rPr>
                <w:rFonts w:ascii="Arial" w:hAnsi="Arial" w:cs="Arial"/>
                <w:b/>
                <w:bCs/>
                <w:sz w:val="16"/>
              </w:rPr>
              <w:t xml:space="preserve">Arguments Passed </w:t>
            </w:r>
          </w:p>
        </w:tc>
        <w:tc>
          <w:tcPr>
            <w:tcW w:w="3734" w:type="dxa"/>
          </w:tcPr>
          <w:p w:rsidR="00737472" w:rsidRDefault="00737472" w:rsidP="0041780C">
            <w:pPr>
              <w:spacing w:before="60"/>
              <w:rPr>
                <w:rFonts w:ascii="Arial" w:hAnsi="Arial" w:cs="Arial"/>
                <w:sz w:val="16"/>
              </w:rPr>
            </w:pPr>
            <w:r w:rsidRPr="00CE1429">
              <w:rPr>
                <w:rFonts w:ascii="Arial" w:hAnsi="Arial" w:cs="Arial"/>
                <w:sz w:val="16"/>
              </w:rPr>
              <w:t>RxData_Cnt_T_u16</w:t>
            </w:r>
          </w:p>
        </w:tc>
        <w:tc>
          <w:tcPr>
            <w:tcW w:w="1105" w:type="dxa"/>
          </w:tcPr>
          <w:p w:rsidR="00737472" w:rsidRDefault="00737472" w:rsidP="0041780C">
            <w:pPr>
              <w:spacing w:before="60"/>
              <w:rPr>
                <w:rFonts w:ascii="Arial" w:hAnsi="Arial" w:cs="Arial"/>
                <w:sz w:val="16"/>
              </w:rPr>
            </w:pPr>
            <w:r>
              <w:rPr>
                <w:rFonts w:ascii="Arial" w:hAnsi="Arial" w:cs="Arial"/>
                <w:sz w:val="16"/>
              </w:rPr>
              <w:t>Uint16</w:t>
            </w:r>
          </w:p>
        </w:tc>
        <w:tc>
          <w:tcPr>
            <w:tcW w:w="602" w:type="dxa"/>
          </w:tcPr>
          <w:p w:rsidR="00737472" w:rsidRDefault="00737472" w:rsidP="0041780C">
            <w:pPr>
              <w:spacing w:before="60"/>
              <w:rPr>
                <w:rFonts w:ascii="Arial" w:hAnsi="Arial" w:cs="Arial"/>
                <w:sz w:val="16"/>
              </w:rPr>
            </w:pPr>
            <w:r>
              <w:rPr>
                <w:rFonts w:ascii="Arial" w:hAnsi="Arial" w:cs="Arial"/>
                <w:sz w:val="16"/>
              </w:rPr>
              <w:t>0</w:t>
            </w:r>
          </w:p>
        </w:tc>
        <w:tc>
          <w:tcPr>
            <w:tcW w:w="928" w:type="dxa"/>
          </w:tcPr>
          <w:p w:rsidR="00737472" w:rsidRDefault="00737472" w:rsidP="0041780C">
            <w:pPr>
              <w:spacing w:before="60"/>
              <w:rPr>
                <w:rFonts w:ascii="Arial" w:hAnsi="Arial" w:cs="Arial"/>
                <w:sz w:val="16"/>
              </w:rPr>
            </w:pPr>
            <w:bookmarkStart w:id="34" w:name="OLE_LINK75"/>
            <w:bookmarkStart w:id="35" w:name="OLE_LINK76"/>
            <w:r>
              <w:rPr>
                <w:rFonts w:ascii="Arial" w:hAnsi="Arial" w:cs="Arial"/>
                <w:sz w:val="16"/>
              </w:rPr>
              <w:t>65535</w:t>
            </w:r>
            <w:bookmarkEnd w:id="34"/>
            <w:bookmarkEnd w:id="35"/>
          </w:p>
        </w:tc>
        <w:tc>
          <w:tcPr>
            <w:tcW w:w="599" w:type="dxa"/>
            <w:shd w:val="pct15" w:color="auto" w:fill="auto"/>
          </w:tcPr>
          <w:p w:rsidR="00737472" w:rsidRDefault="00737472" w:rsidP="0041780C">
            <w:pPr>
              <w:spacing w:before="60"/>
              <w:rPr>
                <w:rFonts w:ascii="Arial" w:hAnsi="Arial" w:cs="Arial"/>
                <w:sz w:val="16"/>
              </w:rPr>
            </w:pPr>
          </w:p>
        </w:tc>
      </w:tr>
      <w:tr w:rsidR="00737472" w:rsidTr="003A04DB">
        <w:tc>
          <w:tcPr>
            <w:tcW w:w="1970" w:type="dxa"/>
          </w:tcPr>
          <w:p w:rsidR="00737472" w:rsidRDefault="00737472" w:rsidP="00EA6059">
            <w:pPr>
              <w:spacing w:before="60"/>
              <w:rPr>
                <w:rFonts w:ascii="Arial" w:hAnsi="Arial" w:cs="Arial"/>
                <w:b/>
                <w:bCs/>
                <w:sz w:val="16"/>
              </w:rPr>
            </w:pPr>
            <w:bookmarkStart w:id="36" w:name="OLE_LINK51"/>
            <w:bookmarkStart w:id="37" w:name="OLE_LINK52"/>
          </w:p>
        </w:tc>
        <w:tc>
          <w:tcPr>
            <w:tcW w:w="3734" w:type="dxa"/>
          </w:tcPr>
          <w:p w:rsidR="00737472" w:rsidRDefault="00737472" w:rsidP="00737472">
            <w:pPr>
              <w:spacing w:before="60"/>
              <w:rPr>
                <w:rFonts w:ascii="Arial" w:hAnsi="Arial" w:cs="Arial"/>
                <w:sz w:val="16"/>
              </w:rPr>
            </w:pPr>
            <w:r>
              <w:rPr>
                <w:rFonts w:ascii="Arial" w:hAnsi="Arial" w:cs="Arial"/>
                <w:sz w:val="16"/>
              </w:rPr>
              <w:t>*</w:t>
            </w:r>
            <w:r w:rsidRPr="00CE1429">
              <w:rPr>
                <w:rFonts w:ascii="Arial" w:hAnsi="Arial" w:cs="Arial"/>
                <w:sz w:val="16"/>
              </w:rPr>
              <w:t>DiexRx</w:t>
            </w:r>
            <w:r>
              <w:rPr>
                <w:rFonts w:ascii="Arial" w:hAnsi="Arial" w:cs="Arial"/>
                <w:sz w:val="16"/>
              </w:rPr>
              <w:t>1</w:t>
            </w:r>
            <w:r w:rsidRPr="00CE1429">
              <w:rPr>
                <w:rFonts w:ascii="Arial" w:hAnsi="Arial" w:cs="Arial"/>
                <w:sz w:val="16"/>
              </w:rPr>
              <w:t>Parity_Cnt_T_u</w:t>
            </w:r>
            <w:r w:rsidR="006B6DDC">
              <w:rPr>
                <w:rFonts w:ascii="Arial" w:hAnsi="Arial" w:cs="Arial"/>
                <w:sz w:val="16"/>
              </w:rPr>
              <w:t>0</w:t>
            </w:r>
            <w:r w:rsidRPr="00CE1429">
              <w:rPr>
                <w:rFonts w:ascii="Arial" w:hAnsi="Arial" w:cs="Arial"/>
                <w:sz w:val="16"/>
              </w:rPr>
              <w:t>8</w:t>
            </w:r>
          </w:p>
        </w:tc>
        <w:tc>
          <w:tcPr>
            <w:tcW w:w="1105" w:type="dxa"/>
          </w:tcPr>
          <w:p w:rsidR="00737472" w:rsidRDefault="00137522">
            <w:pPr>
              <w:spacing w:before="60"/>
              <w:rPr>
                <w:rFonts w:ascii="Arial" w:hAnsi="Arial" w:cs="Arial"/>
                <w:sz w:val="16"/>
              </w:rPr>
            </w:pPr>
            <w:r>
              <w:rPr>
                <w:rFonts w:ascii="Arial" w:hAnsi="Arial" w:cs="Arial"/>
                <w:sz w:val="16"/>
              </w:rPr>
              <w:t>Uint</w:t>
            </w:r>
            <w:r w:rsidR="006B6DDC">
              <w:rPr>
                <w:rFonts w:ascii="Arial" w:hAnsi="Arial" w:cs="Arial"/>
                <w:sz w:val="16"/>
              </w:rPr>
              <w:t>8</w:t>
            </w:r>
          </w:p>
        </w:tc>
        <w:tc>
          <w:tcPr>
            <w:tcW w:w="602" w:type="dxa"/>
          </w:tcPr>
          <w:p w:rsidR="00737472" w:rsidRDefault="00737472" w:rsidP="0041780C">
            <w:pPr>
              <w:spacing w:before="60"/>
              <w:rPr>
                <w:rFonts w:ascii="Arial" w:hAnsi="Arial" w:cs="Arial"/>
                <w:sz w:val="16"/>
              </w:rPr>
            </w:pPr>
            <w:r>
              <w:rPr>
                <w:rFonts w:ascii="Arial" w:hAnsi="Arial" w:cs="Arial"/>
                <w:sz w:val="16"/>
              </w:rPr>
              <w:t>0</w:t>
            </w:r>
          </w:p>
        </w:tc>
        <w:tc>
          <w:tcPr>
            <w:tcW w:w="928" w:type="dxa"/>
          </w:tcPr>
          <w:p w:rsidR="00737472" w:rsidRDefault="00737472" w:rsidP="0041780C">
            <w:pPr>
              <w:spacing w:before="60"/>
              <w:rPr>
                <w:rFonts w:ascii="Arial" w:hAnsi="Arial" w:cs="Arial"/>
                <w:sz w:val="16"/>
              </w:rPr>
            </w:pPr>
            <w:r>
              <w:rPr>
                <w:rFonts w:ascii="Arial" w:hAnsi="Arial" w:cs="Arial"/>
                <w:sz w:val="16"/>
              </w:rPr>
              <w:t>1</w:t>
            </w:r>
          </w:p>
        </w:tc>
        <w:tc>
          <w:tcPr>
            <w:tcW w:w="599" w:type="dxa"/>
            <w:shd w:val="pct15" w:color="auto" w:fill="auto"/>
          </w:tcPr>
          <w:p w:rsidR="00737472" w:rsidRDefault="00737472" w:rsidP="0041780C">
            <w:pPr>
              <w:spacing w:before="60"/>
              <w:rPr>
                <w:rFonts w:ascii="Arial" w:hAnsi="Arial" w:cs="Arial"/>
                <w:sz w:val="16"/>
              </w:rPr>
            </w:pPr>
          </w:p>
        </w:tc>
      </w:tr>
      <w:bookmarkEnd w:id="36"/>
      <w:bookmarkEnd w:id="37"/>
      <w:tr w:rsidR="003A04DB" w:rsidTr="003A04DB">
        <w:tc>
          <w:tcPr>
            <w:tcW w:w="1970" w:type="dxa"/>
          </w:tcPr>
          <w:p w:rsidR="003A04DB" w:rsidRDefault="003A04DB" w:rsidP="00EA6059">
            <w:pPr>
              <w:spacing w:before="60"/>
              <w:rPr>
                <w:rFonts w:ascii="Arial" w:hAnsi="Arial" w:cs="Arial"/>
                <w:b/>
                <w:bCs/>
                <w:sz w:val="16"/>
              </w:rPr>
            </w:pPr>
            <w:r>
              <w:rPr>
                <w:rFonts w:ascii="Arial" w:hAnsi="Arial" w:cs="Arial"/>
                <w:b/>
                <w:bCs/>
                <w:sz w:val="16"/>
              </w:rPr>
              <w:t>Return Value</w:t>
            </w:r>
          </w:p>
        </w:tc>
        <w:tc>
          <w:tcPr>
            <w:tcW w:w="3734" w:type="dxa"/>
          </w:tcPr>
          <w:p w:rsidR="003A04DB" w:rsidRDefault="007F5C89" w:rsidP="00ED0599">
            <w:pPr>
              <w:spacing w:before="60"/>
              <w:rPr>
                <w:rFonts w:ascii="Arial" w:hAnsi="Arial" w:cs="Arial"/>
                <w:sz w:val="16"/>
              </w:rPr>
            </w:pPr>
            <w:r>
              <w:rPr>
                <w:rFonts w:ascii="Arial" w:hAnsi="Arial" w:cs="Arial"/>
                <w:sz w:val="16"/>
              </w:rPr>
              <w:t>DiexRevCntr_Cnt_T_s</w:t>
            </w:r>
            <w:r w:rsidRPr="00DB11FD">
              <w:rPr>
                <w:rFonts w:ascii="Arial" w:hAnsi="Arial" w:cs="Arial"/>
                <w:sz w:val="16"/>
              </w:rPr>
              <w:t>16</w:t>
            </w:r>
          </w:p>
        </w:tc>
        <w:tc>
          <w:tcPr>
            <w:tcW w:w="1105" w:type="dxa"/>
          </w:tcPr>
          <w:p w:rsidR="003A04DB" w:rsidRDefault="006B6DDC" w:rsidP="0041780C">
            <w:pPr>
              <w:spacing w:before="60"/>
              <w:rPr>
                <w:rFonts w:ascii="Arial" w:hAnsi="Arial" w:cs="Arial"/>
                <w:sz w:val="16"/>
              </w:rPr>
            </w:pPr>
            <w:r>
              <w:rPr>
                <w:rFonts w:ascii="Arial" w:hAnsi="Arial" w:cs="Arial"/>
                <w:sz w:val="16"/>
              </w:rPr>
              <w:t>S</w:t>
            </w:r>
            <w:r w:rsidR="003A04DB">
              <w:rPr>
                <w:rFonts w:ascii="Arial" w:hAnsi="Arial" w:cs="Arial"/>
                <w:sz w:val="16"/>
              </w:rPr>
              <w:t>int16</w:t>
            </w:r>
          </w:p>
        </w:tc>
        <w:tc>
          <w:tcPr>
            <w:tcW w:w="602" w:type="dxa"/>
          </w:tcPr>
          <w:p w:rsidR="003A04DB" w:rsidRDefault="0037465C" w:rsidP="0041780C">
            <w:pPr>
              <w:spacing w:before="60"/>
              <w:rPr>
                <w:rFonts w:ascii="Arial" w:hAnsi="Arial" w:cs="Arial"/>
                <w:sz w:val="16"/>
              </w:rPr>
            </w:pPr>
            <w:r>
              <w:rPr>
                <w:rFonts w:ascii="Arial" w:hAnsi="Arial" w:cs="Arial"/>
                <w:sz w:val="16"/>
              </w:rPr>
              <w:t>-512</w:t>
            </w:r>
          </w:p>
        </w:tc>
        <w:tc>
          <w:tcPr>
            <w:tcW w:w="928" w:type="dxa"/>
          </w:tcPr>
          <w:p w:rsidR="003A04DB" w:rsidRDefault="0037465C" w:rsidP="00ED0599">
            <w:pPr>
              <w:spacing w:before="60"/>
              <w:rPr>
                <w:rFonts w:ascii="Arial" w:hAnsi="Arial" w:cs="Arial"/>
                <w:sz w:val="16"/>
              </w:rPr>
            </w:pPr>
            <w:r>
              <w:rPr>
                <w:rFonts w:ascii="Arial" w:hAnsi="Arial" w:cs="Arial"/>
                <w:sz w:val="16"/>
              </w:rPr>
              <w:t>511</w:t>
            </w:r>
          </w:p>
        </w:tc>
        <w:tc>
          <w:tcPr>
            <w:tcW w:w="599" w:type="dxa"/>
          </w:tcPr>
          <w:p w:rsidR="003A04DB" w:rsidRDefault="003A04DB" w:rsidP="00EA6059">
            <w:pPr>
              <w:spacing w:before="60"/>
              <w:rPr>
                <w:rFonts w:ascii="Arial" w:hAnsi="Arial" w:cs="Arial"/>
                <w:sz w:val="16"/>
              </w:rPr>
            </w:pPr>
          </w:p>
        </w:tc>
      </w:tr>
    </w:tbl>
    <w:p w:rsidR="00A21C02" w:rsidRDefault="00A21C02" w:rsidP="0075409E">
      <w:pPr>
        <w:pStyle w:val="Heading4"/>
        <w:numPr>
          <w:ilvl w:val="0"/>
          <w:numId w:val="0"/>
        </w:numPr>
        <w:ind w:left="180"/>
      </w:pPr>
    </w:p>
    <w:p w:rsidR="00A21C02" w:rsidRDefault="00A21C02" w:rsidP="00A21C02">
      <w:pPr>
        <w:pStyle w:val="Heading4"/>
      </w:pPr>
      <w:r>
        <w:t>Store Module Inputs to Local copies</w:t>
      </w:r>
    </w:p>
    <w:p w:rsidR="00A21C02" w:rsidRDefault="00A21C02" w:rsidP="007B0B37">
      <w:r>
        <w:t xml:space="preserve">   </w:t>
      </w:r>
      <w:r w:rsidR="006805B8">
        <w:tab/>
      </w:r>
      <w:r w:rsidR="006805B8">
        <w:tab/>
      </w:r>
      <w:r>
        <w:t>See section below</w:t>
      </w:r>
    </w:p>
    <w:p w:rsidR="00EA6059" w:rsidRDefault="00EA6059">
      <w:pPr>
        <w:pStyle w:val="Heading4"/>
      </w:pPr>
      <w:r>
        <w:t>Description</w:t>
      </w:r>
    </w:p>
    <w:p w:rsidR="008D08D2" w:rsidRDefault="002B6B04" w:rsidP="00243ACD">
      <w:pPr>
        <w:jc w:val="center"/>
      </w:pPr>
      <w:r>
        <w:object w:dxaOrig="6359" w:dyaOrig="4842">
          <v:shape id="_x0000_i1033" type="#_x0000_t75" style="width:317.55pt;height:241.8pt" o:ole="">
            <v:imagedata r:id="rId15" o:title=""/>
          </v:shape>
          <o:OLEObject Type="Embed" ProgID="Visio.Drawing.11" ShapeID="_x0000_i1033" DrawAspect="Content" ObjectID="_1585723877" r:id="rId16"/>
        </w:object>
      </w:r>
    </w:p>
    <w:p w:rsidR="00A21C02" w:rsidRDefault="00A21C02" w:rsidP="00B141CE">
      <w:pPr>
        <w:pStyle w:val="Heading4"/>
        <w:numPr>
          <w:ilvl w:val="0"/>
          <w:numId w:val="0"/>
        </w:numPr>
      </w:pPr>
    </w:p>
    <w:p w:rsidR="00A21C02" w:rsidRDefault="00A21C02" w:rsidP="00A21C02">
      <w:pPr>
        <w:pStyle w:val="Heading4"/>
      </w:pPr>
      <w:r w:rsidRPr="00396970">
        <w:t>Store Local copy of outputs into Module Outputs</w:t>
      </w:r>
    </w:p>
    <w:p w:rsidR="00A21C02" w:rsidRDefault="00A21C02" w:rsidP="006805B8">
      <w:pPr>
        <w:ind w:left="324" w:firstLine="720"/>
      </w:pPr>
      <w:r>
        <w:t>See section above</w:t>
      </w:r>
    </w:p>
    <w:p w:rsidR="007F5C89" w:rsidRDefault="007F5C89" w:rsidP="00DB11FD"/>
    <w:p w:rsidR="00DB11FD" w:rsidRPr="00DB11FD" w:rsidRDefault="00DB11FD" w:rsidP="00DB11FD"/>
    <w:p w:rsidR="00EA6059" w:rsidRDefault="00EA6059" w:rsidP="00EA6059">
      <w:pPr>
        <w:pStyle w:val="Heading3"/>
      </w:pPr>
      <w:r>
        <w:t>Local Function #</w:t>
      </w:r>
      <w:r w:rsidR="00103FB7">
        <w:t>3</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7"/>
        <w:gridCol w:w="3847"/>
        <w:gridCol w:w="1152"/>
        <w:gridCol w:w="605"/>
        <w:gridCol w:w="661"/>
        <w:gridCol w:w="606"/>
      </w:tblGrid>
      <w:tr w:rsidR="00EA6059" w:rsidTr="00A21C02">
        <w:tc>
          <w:tcPr>
            <w:tcW w:w="2067" w:type="dxa"/>
          </w:tcPr>
          <w:p w:rsidR="00EA6059" w:rsidRDefault="00EA6059" w:rsidP="00EA6059">
            <w:pPr>
              <w:spacing w:before="60"/>
              <w:rPr>
                <w:rFonts w:ascii="Arial" w:hAnsi="Arial" w:cs="Arial"/>
                <w:b/>
                <w:bCs/>
                <w:sz w:val="16"/>
              </w:rPr>
            </w:pPr>
            <w:r>
              <w:rPr>
                <w:rFonts w:ascii="Arial" w:hAnsi="Arial" w:cs="Arial"/>
                <w:b/>
                <w:bCs/>
                <w:sz w:val="16"/>
              </w:rPr>
              <w:t>Function Name</w:t>
            </w:r>
          </w:p>
        </w:tc>
        <w:tc>
          <w:tcPr>
            <w:tcW w:w="3847" w:type="dxa"/>
          </w:tcPr>
          <w:p w:rsidR="00EA6059" w:rsidRDefault="00DC2FF4" w:rsidP="00DC2FF4">
            <w:pPr>
              <w:spacing w:before="60"/>
              <w:rPr>
                <w:rFonts w:ascii="Arial" w:hAnsi="Arial" w:cs="Arial"/>
                <w:sz w:val="16"/>
              </w:rPr>
            </w:pPr>
            <w:r>
              <w:rPr>
                <w:rFonts w:ascii="Arial" w:hAnsi="Arial" w:cs="Arial"/>
                <w:sz w:val="16"/>
              </w:rPr>
              <w:t>ErrorRegisterProcessing</w:t>
            </w:r>
          </w:p>
        </w:tc>
        <w:tc>
          <w:tcPr>
            <w:tcW w:w="1152" w:type="dxa"/>
            <w:shd w:val="pct30" w:color="FFFF00" w:fill="auto"/>
          </w:tcPr>
          <w:p w:rsidR="00EA6059" w:rsidRDefault="00EA6059" w:rsidP="00EA6059">
            <w:pPr>
              <w:spacing w:before="60"/>
              <w:jc w:val="center"/>
              <w:rPr>
                <w:rFonts w:ascii="Arial" w:hAnsi="Arial" w:cs="Arial"/>
                <w:sz w:val="16"/>
              </w:rPr>
            </w:pPr>
            <w:r>
              <w:rPr>
                <w:rFonts w:ascii="Arial" w:hAnsi="Arial" w:cs="Arial"/>
                <w:sz w:val="16"/>
              </w:rPr>
              <w:t>Type</w:t>
            </w:r>
          </w:p>
        </w:tc>
        <w:tc>
          <w:tcPr>
            <w:tcW w:w="605" w:type="dxa"/>
            <w:shd w:val="pct30" w:color="FFFF00" w:fill="auto"/>
          </w:tcPr>
          <w:p w:rsidR="00EA6059" w:rsidRDefault="00EA6059" w:rsidP="00EA6059">
            <w:pPr>
              <w:spacing w:before="60"/>
              <w:jc w:val="center"/>
              <w:rPr>
                <w:rFonts w:ascii="Arial" w:hAnsi="Arial" w:cs="Arial"/>
                <w:sz w:val="16"/>
              </w:rPr>
            </w:pPr>
            <w:r>
              <w:rPr>
                <w:rFonts w:ascii="Arial" w:hAnsi="Arial" w:cs="Arial"/>
                <w:sz w:val="16"/>
              </w:rPr>
              <w:t>Min</w:t>
            </w:r>
          </w:p>
        </w:tc>
        <w:tc>
          <w:tcPr>
            <w:tcW w:w="661" w:type="dxa"/>
            <w:shd w:val="pct30" w:color="FFFF00" w:fill="auto"/>
          </w:tcPr>
          <w:p w:rsidR="00EA6059" w:rsidRDefault="00EA6059" w:rsidP="00EA6059">
            <w:pPr>
              <w:spacing w:before="60"/>
              <w:jc w:val="center"/>
              <w:rPr>
                <w:rFonts w:ascii="Arial" w:hAnsi="Arial" w:cs="Arial"/>
                <w:sz w:val="16"/>
              </w:rPr>
            </w:pPr>
            <w:r>
              <w:rPr>
                <w:rFonts w:ascii="Arial" w:hAnsi="Arial" w:cs="Arial"/>
                <w:sz w:val="16"/>
              </w:rPr>
              <w:t>Max</w:t>
            </w:r>
          </w:p>
        </w:tc>
        <w:tc>
          <w:tcPr>
            <w:tcW w:w="606" w:type="dxa"/>
            <w:tcBorders>
              <w:bottom w:val="single" w:sz="4" w:space="0" w:color="auto"/>
            </w:tcBorders>
            <w:shd w:val="pct30" w:color="FFFF00" w:fill="auto"/>
          </w:tcPr>
          <w:p w:rsidR="00EA6059" w:rsidRDefault="00EA6059" w:rsidP="00EA6059">
            <w:pPr>
              <w:spacing w:before="60"/>
              <w:jc w:val="center"/>
              <w:rPr>
                <w:rFonts w:ascii="Arial" w:hAnsi="Arial" w:cs="Arial"/>
                <w:sz w:val="16"/>
              </w:rPr>
            </w:pPr>
            <w:r>
              <w:rPr>
                <w:rFonts w:ascii="Arial" w:hAnsi="Arial" w:cs="Arial"/>
                <w:sz w:val="16"/>
              </w:rPr>
              <w:t>UTP Tol.</w:t>
            </w:r>
          </w:p>
        </w:tc>
      </w:tr>
      <w:tr w:rsidR="00EA6059" w:rsidTr="00A21C02">
        <w:tc>
          <w:tcPr>
            <w:tcW w:w="2067" w:type="dxa"/>
          </w:tcPr>
          <w:p w:rsidR="00EA6059" w:rsidRDefault="00EA6059" w:rsidP="00EA6059">
            <w:pPr>
              <w:spacing w:before="60"/>
              <w:rPr>
                <w:rFonts w:ascii="Arial" w:hAnsi="Arial" w:cs="Arial"/>
                <w:b/>
                <w:bCs/>
                <w:sz w:val="16"/>
              </w:rPr>
            </w:pPr>
            <w:r>
              <w:rPr>
                <w:rFonts w:ascii="Arial" w:hAnsi="Arial" w:cs="Arial"/>
                <w:b/>
                <w:bCs/>
                <w:sz w:val="16"/>
              </w:rPr>
              <w:t xml:space="preserve">Arguments Passed </w:t>
            </w:r>
          </w:p>
        </w:tc>
        <w:tc>
          <w:tcPr>
            <w:tcW w:w="3847" w:type="dxa"/>
          </w:tcPr>
          <w:p w:rsidR="00EA6059" w:rsidRDefault="00737472" w:rsidP="00EA6059">
            <w:pPr>
              <w:spacing w:before="60"/>
              <w:rPr>
                <w:rFonts w:ascii="Arial" w:hAnsi="Arial" w:cs="Arial"/>
                <w:sz w:val="16"/>
              </w:rPr>
            </w:pPr>
            <w:r w:rsidRPr="00737472">
              <w:rPr>
                <w:rFonts w:ascii="Arial" w:hAnsi="Arial" w:cs="Arial"/>
                <w:sz w:val="16"/>
              </w:rPr>
              <w:t>RxData_Cnt_T_u16</w:t>
            </w:r>
          </w:p>
        </w:tc>
        <w:tc>
          <w:tcPr>
            <w:tcW w:w="1152" w:type="dxa"/>
          </w:tcPr>
          <w:p w:rsidR="00EA6059" w:rsidRDefault="00737472" w:rsidP="00EA6059">
            <w:pPr>
              <w:spacing w:before="60"/>
              <w:rPr>
                <w:rFonts w:ascii="Arial" w:hAnsi="Arial" w:cs="Arial"/>
                <w:sz w:val="16"/>
              </w:rPr>
            </w:pPr>
            <w:bookmarkStart w:id="38" w:name="OLE_LINK45"/>
            <w:bookmarkStart w:id="39" w:name="OLE_LINK46"/>
            <w:r>
              <w:rPr>
                <w:rFonts w:ascii="Arial" w:hAnsi="Arial" w:cs="Arial"/>
                <w:sz w:val="16"/>
              </w:rPr>
              <w:t>Uint16</w:t>
            </w:r>
            <w:bookmarkEnd w:id="38"/>
            <w:bookmarkEnd w:id="39"/>
          </w:p>
        </w:tc>
        <w:tc>
          <w:tcPr>
            <w:tcW w:w="605" w:type="dxa"/>
          </w:tcPr>
          <w:p w:rsidR="00EA6059" w:rsidRDefault="00737472" w:rsidP="00EA6059">
            <w:pPr>
              <w:spacing w:before="60"/>
              <w:rPr>
                <w:rFonts w:ascii="Arial" w:hAnsi="Arial" w:cs="Arial"/>
                <w:sz w:val="16"/>
              </w:rPr>
            </w:pPr>
            <w:r>
              <w:rPr>
                <w:rFonts w:ascii="Arial" w:hAnsi="Arial" w:cs="Arial"/>
                <w:sz w:val="16"/>
              </w:rPr>
              <w:t>0</w:t>
            </w:r>
          </w:p>
        </w:tc>
        <w:tc>
          <w:tcPr>
            <w:tcW w:w="661" w:type="dxa"/>
          </w:tcPr>
          <w:p w:rsidR="00EA6059" w:rsidRDefault="00737472" w:rsidP="00EA6059">
            <w:pPr>
              <w:spacing w:before="60"/>
              <w:rPr>
                <w:rFonts w:ascii="Arial" w:hAnsi="Arial" w:cs="Arial"/>
                <w:sz w:val="16"/>
              </w:rPr>
            </w:pPr>
            <w:r>
              <w:rPr>
                <w:rFonts w:ascii="Arial" w:hAnsi="Arial" w:cs="Arial"/>
                <w:sz w:val="16"/>
              </w:rPr>
              <w:t>65535</w:t>
            </w:r>
          </w:p>
        </w:tc>
        <w:tc>
          <w:tcPr>
            <w:tcW w:w="606" w:type="dxa"/>
            <w:shd w:val="pct15" w:color="auto" w:fill="auto"/>
          </w:tcPr>
          <w:p w:rsidR="00EA6059" w:rsidRDefault="00EA6059" w:rsidP="00EA6059">
            <w:pPr>
              <w:spacing w:before="60"/>
              <w:rPr>
                <w:rFonts w:ascii="Arial" w:hAnsi="Arial" w:cs="Arial"/>
                <w:sz w:val="16"/>
              </w:rPr>
            </w:pPr>
          </w:p>
        </w:tc>
      </w:tr>
      <w:tr w:rsidR="00EA6059" w:rsidTr="00A21C02">
        <w:tc>
          <w:tcPr>
            <w:tcW w:w="2067" w:type="dxa"/>
          </w:tcPr>
          <w:p w:rsidR="00EA6059" w:rsidRDefault="00EA6059" w:rsidP="00EA6059">
            <w:pPr>
              <w:spacing w:before="60"/>
              <w:rPr>
                <w:rFonts w:ascii="Arial" w:hAnsi="Arial" w:cs="Arial"/>
                <w:b/>
                <w:bCs/>
                <w:sz w:val="16"/>
              </w:rPr>
            </w:pPr>
          </w:p>
        </w:tc>
        <w:tc>
          <w:tcPr>
            <w:tcW w:w="3847" w:type="dxa"/>
          </w:tcPr>
          <w:p w:rsidR="00EA6059" w:rsidRDefault="00737472" w:rsidP="00EA6059">
            <w:pPr>
              <w:spacing w:before="60"/>
              <w:rPr>
                <w:rFonts w:ascii="Arial" w:hAnsi="Arial" w:cs="Arial"/>
                <w:sz w:val="16"/>
              </w:rPr>
            </w:pPr>
            <w:r w:rsidRPr="00737472">
              <w:rPr>
                <w:rFonts w:ascii="Arial" w:hAnsi="Arial" w:cs="Arial"/>
                <w:sz w:val="16"/>
              </w:rPr>
              <w:t>DiexRx0Parity_Cnt_T_u</w:t>
            </w:r>
            <w:r w:rsidR="006B6DDC">
              <w:rPr>
                <w:rFonts w:ascii="Arial" w:hAnsi="Arial" w:cs="Arial"/>
                <w:sz w:val="16"/>
              </w:rPr>
              <w:t>0</w:t>
            </w:r>
            <w:r w:rsidRPr="00737472">
              <w:rPr>
                <w:rFonts w:ascii="Arial" w:hAnsi="Arial" w:cs="Arial"/>
                <w:sz w:val="16"/>
              </w:rPr>
              <w:t>8</w:t>
            </w:r>
          </w:p>
        </w:tc>
        <w:tc>
          <w:tcPr>
            <w:tcW w:w="1152" w:type="dxa"/>
          </w:tcPr>
          <w:p w:rsidR="00EA6059" w:rsidRDefault="00737472" w:rsidP="00EA6059">
            <w:pPr>
              <w:spacing w:before="60"/>
              <w:rPr>
                <w:rFonts w:ascii="Arial" w:hAnsi="Arial" w:cs="Arial"/>
                <w:sz w:val="16"/>
              </w:rPr>
            </w:pPr>
            <w:bookmarkStart w:id="40" w:name="OLE_LINK47"/>
            <w:bookmarkStart w:id="41" w:name="OLE_LINK48"/>
            <w:r>
              <w:rPr>
                <w:rFonts w:ascii="Arial" w:hAnsi="Arial" w:cs="Arial"/>
                <w:sz w:val="16"/>
              </w:rPr>
              <w:t>Uint8</w:t>
            </w:r>
            <w:bookmarkEnd w:id="40"/>
            <w:bookmarkEnd w:id="41"/>
          </w:p>
        </w:tc>
        <w:tc>
          <w:tcPr>
            <w:tcW w:w="605" w:type="dxa"/>
          </w:tcPr>
          <w:p w:rsidR="00EA6059" w:rsidRDefault="00737472" w:rsidP="00EA6059">
            <w:pPr>
              <w:spacing w:before="60"/>
              <w:rPr>
                <w:rFonts w:ascii="Arial" w:hAnsi="Arial" w:cs="Arial"/>
                <w:sz w:val="16"/>
              </w:rPr>
            </w:pPr>
            <w:r>
              <w:rPr>
                <w:rFonts w:ascii="Arial" w:hAnsi="Arial" w:cs="Arial"/>
                <w:sz w:val="16"/>
              </w:rPr>
              <w:t>0</w:t>
            </w:r>
          </w:p>
        </w:tc>
        <w:tc>
          <w:tcPr>
            <w:tcW w:w="661" w:type="dxa"/>
          </w:tcPr>
          <w:p w:rsidR="00EA6059" w:rsidRDefault="00737472" w:rsidP="00EA6059">
            <w:pPr>
              <w:spacing w:before="60"/>
              <w:rPr>
                <w:rFonts w:ascii="Arial" w:hAnsi="Arial" w:cs="Arial"/>
                <w:sz w:val="16"/>
              </w:rPr>
            </w:pPr>
            <w:r>
              <w:rPr>
                <w:rFonts w:ascii="Arial" w:hAnsi="Arial" w:cs="Arial"/>
                <w:sz w:val="16"/>
              </w:rPr>
              <w:t>1</w:t>
            </w:r>
          </w:p>
        </w:tc>
        <w:tc>
          <w:tcPr>
            <w:tcW w:w="606" w:type="dxa"/>
            <w:shd w:val="pct15" w:color="auto" w:fill="auto"/>
          </w:tcPr>
          <w:p w:rsidR="00EA6059" w:rsidRDefault="00EA6059" w:rsidP="00EA6059">
            <w:pPr>
              <w:spacing w:before="60"/>
              <w:rPr>
                <w:rFonts w:ascii="Arial" w:hAnsi="Arial" w:cs="Arial"/>
                <w:sz w:val="16"/>
              </w:rPr>
            </w:pPr>
          </w:p>
        </w:tc>
      </w:tr>
      <w:tr w:rsidR="00EA6059" w:rsidTr="00A21C02">
        <w:tc>
          <w:tcPr>
            <w:tcW w:w="2067" w:type="dxa"/>
          </w:tcPr>
          <w:p w:rsidR="00EA6059" w:rsidRDefault="00EA6059" w:rsidP="00EA6059">
            <w:pPr>
              <w:spacing w:before="60"/>
              <w:rPr>
                <w:rFonts w:ascii="Arial" w:hAnsi="Arial" w:cs="Arial"/>
                <w:b/>
                <w:bCs/>
                <w:sz w:val="16"/>
              </w:rPr>
            </w:pPr>
            <w:r>
              <w:rPr>
                <w:rFonts w:ascii="Arial" w:hAnsi="Arial" w:cs="Arial"/>
                <w:b/>
                <w:bCs/>
                <w:sz w:val="16"/>
              </w:rPr>
              <w:t>Return Value</w:t>
            </w:r>
          </w:p>
        </w:tc>
        <w:tc>
          <w:tcPr>
            <w:tcW w:w="3847" w:type="dxa"/>
          </w:tcPr>
          <w:p w:rsidR="00EA6059" w:rsidRDefault="00737472" w:rsidP="00EA6059">
            <w:pPr>
              <w:spacing w:before="60"/>
              <w:rPr>
                <w:rFonts w:ascii="Arial" w:hAnsi="Arial" w:cs="Arial"/>
                <w:sz w:val="16"/>
              </w:rPr>
            </w:pPr>
            <w:r w:rsidRPr="00737472">
              <w:rPr>
                <w:rFonts w:ascii="Arial" w:hAnsi="Arial" w:cs="Arial"/>
                <w:sz w:val="16"/>
              </w:rPr>
              <w:t>DiexErrorFlag_Cnt_T_u</w:t>
            </w:r>
            <w:r w:rsidR="006B6DDC">
              <w:rPr>
                <w:rFonts w:ascii="Arial" w:hAnsi="Arial" w:cs="Arial"/>
                <w:sz w:val="16"/>
              </w:rPr>
              <w:t>0</w:t>
            </w:r>
            <w:r w:rsidRPr="00737472">
              <w:rPr>
                <w:rFonts w:ascii="Arial" w:hAnsi="Arial" w:cs="Arial"/>
                <w:sz w:val="16"/>
              </w:rPr>
              <w:t>8</w:t>
            </w:r>
          </w:p>
        </w:tc>
        <w:tc>
          <w:tcPr>
            <w:tcW w:w="1152" w:type="dxa"/>
          </w:tcPr>
          <w:p w:rsidR="00EA6059" w:rsidRDefault="00737472" w:rsidP="00EA6059">
            <w:pPr>
              <w:spacing w:before="60"/>
              <w:rPr>
                <w:rFonts w:ascii="Arial" w:hAnsi="Arial" w:cs="Arial"/>
                <w:sz w:val="16"/>
              </w:rPr>
            </w:pPr>
            <w:r>
              <w:rPr>
                <w:rFonts w:ascii="Arial" w:hAnsi="Arial" w:cs="Arial"/>
                <w:sz w:val="16"/>
              </w:rPr>
              <w:t>Uint8</w:t>
            </w:r>
          </w:p>
        </w:tc>
        <w:tc>
          <w:tcPr>
            <w:tcW w:w="605" w:type="dxa"/>
          </w:tcPr>
          <w:p w:rsidR="00EA6059" w:rsidRDefault="00737472" w:rsidP="00EA6059">
            <w:pPr>
              <w:spacing w:before="60"/>
              <w:rPr>
                <w:rFonts w:ascii="Arial" w:hAnsi="Arial" w:cs="Arial"/>
                <w:sz w:val="16"/>
              </w:rPr>
            </w:pPr>
            <w:r>
              <w:rPr>
                <w:rFonts w:ascii="Arial" w:hAnsi="Arial" w:cs="Arial"/>
                <w:sz w:val="16"/>
              </w:rPr>
              <w:t>0</w:t>
            </w:r>
          </w:p>
        </w:tc>
        <w:tc>
          <w:tcPr>
            <w:tcW w:w="661" w:type="dxa"/>
          </w:tcPr>
          <w:p w:rsidR="00EA6059" w:rsidRDefault="005B0CC7" w:rsidP="00EA6059">
            <w:pPr>
              <w:spacing w:before="60"/>
              <w:rPr>
                <w:rFonts w:ascii="Arial" w:hAnsi="Arial" w:cs="Arial"/>
                <w:sz w:val="16"/>
              </w:rPr>
            </w:pPr>
            <w:r>
              <w:rPr>
                <w:rFonts w:ascii="Arial" w:hAnsi="Arial" w:cs="Arial"/>
                <w:sz w:val="16"/>
              </w:rPr>
              <w:t>31</w:t>
            </w:r>
          </w:p>
        </w:tc>
        <w:tc>
          <w:tcPr>
            <w:tcW w:w="606" w:type="dxa"/>
          </w:tcPr>
          <w:p w:rsidR="00EA6059" w:rsidRDefault="00EA6059" w:rsidP="00EA6059">
            <w:pPr>
              <w:spacing w:before="60"/>
              <w:rPr>
                <w:rFonts w:ascii="Arial" w:hAnsi="Arial" w:cs="Arial"/>
                <w:sz w:val="16"/>
              </w:rPr>
            </w:pPr>
          </w:p>
        </w:tc>
      </w:tr>
    </w:tbl>
    <w:p w:rsidR="00A21C02" w:rsidRDefault="00A21C02" w:rsidP="00A21C02">
      <w:pPr>
        <w:pStyle w:val="Heading4"/>
      </w:pPr>
      <w:r>
        <w:t>Store Module Inputs to Local copies</w:t>
      </w:r>
    </w:p>
    <w:p w:rsidR="00A21C02" w:rsidRPr="00792F3A" w:rsidRDefault="00A21C02" w:rsidP="0075409E">
      <w:r>
        <w:t>See section below</w:t>
      </w:r>
    </w:p>
    <w:p w:rsidR="00EA6059" w:rsidRDefault="00EA6059" w:rsidP="00EA6059">
      <w:pPr>
        <w:pStyle w:val="Heading4"/>
      </w:pPr>
      <w:r>
        <w:t>Description</w:t>
      </w:r>
    </w:p>
    <w:p w:rsidR="007F5C89" w:rsidRDefault="007F5C89">
      <w:pPr>
        <w:spacing w:after="0"/>
      </w:pPr>
    </w:p>
    <w:p w:rsidR="007F5C89" w:rsidRDefault="002B6B04" w:rsidP="00243ACD">
      <w:pPr>
        <w:spacing w:after="0"/>
        <w:jc w:val="center"/>
      </w:pPr>
      <w:r>
        <w:object w:dxaOrig="5646" w:dyaOrig="2592">
          <v:shape id="_x0000_i1032" type="#_x0000_t75" style="width:282.15pt;height:129.45pt" o:ole="">
            <v:imagedata r:id="rId17" o:title=""/>
          </v:shape>
          <o:OLEObject Type="Embed" ProgID="Visio.Drawing.11" ShapeID="_x0000_i1032" DrawAspect="Content" ObjectID="_1585723878" r:id="rId18"/>
        </w:object>
      </w:r>
    </w:p>
    <w:p w:rsidR="007F5C89" w:rsidRDefault="007F5C89">
      <w:pPr>
        <w:spacing w:after="0"/>
      </w:pPr>
    </w:p>
    <w:p w:rsidR="00A21C02" w:rsidRDefault="00A21C02" w:rsidP="0075409E">
      <w:pPr>
        <w:pStyle w:val="Heading4"/>
        <w:numPr>
          <w:ilvl w:val="0"/>
          <w:numId w:val="0"/>
        </w:numPr>
        <w:ind w:left="864"/>
      </w:pPr>
    </w:p>
    <w:p w:rsidR="00A21C02" w:rsidRDefault="00A21C02" w:rsidP="00A21C02">
      <w:pPr>
        <w:pStyle w:val="Heading4"/>
      </w:pPr>
      <w:r w:rsidRPr="00396970">
        <w:t>Store Local copy of outputs into Module Outputs</w:t>
      </w:r>
    </w:p>
    <w:p w:rsidR="00A21C02" w:rsidRDefault="00A21C02" w:rsidP="00A21C02">
      <w:r>
        <w:t>See section above</w:t>
      </w:r>
    </w:p>
    <w:p w:rsidR="007F5C89" w:rsidRDefault="007F5C89">
      <w:pPr>
        <w:spacing w:after="0"/>
      </w:pPr>
    </w:p>
    <w:p w:rsidR="008B3E94" w:rsidRDefault="008B3E94">
      <w:pPr>
        <w:spacing w:after="0"/>
      </w:pPr>
    </w:p>
    <w:p w:rsidR="007A04FC" w:rsidRDefault="00BB6020" w:rsidP="007A04FC">
      <w:pPr>
        <w:pStyle w:val="Heading3"/>
      </w:pPr>
      <w:bookmarkStart w:id="42" w:name="OLE_LINK104"/>
      <w:bookmarkStart w:id="43" w:name="OLE_LINK105"/>
      <w:bookmarkStart w:id="44" w:name="OLE_LINK97"/>
      <w:bookmarkStart w:id="45" w:name="OLE_LINK98"/>
      <w:r>
        <w:t>Data Hiding</w:t>
      </w:r>
      <w:r w:rsidR="007A04FC">
        <w:t xml:space="preserve"> </w:t>
      </w:r>
      <w:bookmarkStart w:id="46" w:name="OLE_LINK108"/>
      <w:bookmarkStart w:id="47" w:name="OLE_LINK109"/>
      <w:bookmarkEnd w:id="42"/>
      <w:bookmarkEnd w:id="43"/>
      <w:r w:rsidR="007A04FC">
        <w:t>Macro</w:t>
      </w:r>
      <w:bookmarkEnd w:id="46"/>
      <w:bookmarkEnd w:id="47"/>
      <w:r w:rsidR="007A04FC">
        <w:t xml:space="preserve"> #1</w:t>
      </w:r>
    </w:p>
    <w:bookmarkEnd w:id="44"/>
    <w:bookmarkEnd w:id="45"/>
    <w:p w:rsidR="007A04FC" w:rsidRPr="00682230" w:rsidRDefault="00682230" w:rsidP="00682230">
      <w:pPr>
        <w:ind w:firstLine="720"/>
      </w:pPr>
      <w:r w:rsidRPr="00682230">
        <w:t>None</w:t>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Default="002C03D8" w:rsidP="002C03D8">
      <w:r>
        <w:t>This section lists the initial values of data written by this module but controlled by the RTE. After RTE initialization, the data in this table will contain these values.</w:t>
      </w:r>
    </w:p>
    <w:p w:rsidR="0079381B" w:rsidRPr="002C03D8" w:rsidRDefault="0079381B" w:rsidP="002C03D8"/>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2C03D8" w:rsidP="00F141E2">
            <w:pPr>
              <w:spacing w:before="100" w:beforeAutospacing="1" w:after="100" w:afterAutospacing="1"/>
              <w:rPr>
                <w:rFonts w:ascii="Arial" w:hAnsi="Arial" w:cs="Arial"/>
                <w:sz w:val="16"/>
                <w:szCs w:val="16"/>
              </w:rPr>
            </w:pPr>
          </w:p>
        </w:tc>
        <w:tc>
          <w:tcPr>
            <w:tcW w:w="4455" w:type="dxa"/>
            <w:vAlign w:val="center"/>
          </w:tcPr>
          <w:p w:rsidR="002C03D8" w:rsidRPr="004B5BE2" w:rsidRDefault="002C03D8"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r w:rsidR="007F3AC6" w:rsidRPr="004B5BE2" w:rsidTr="00F957FA">
        <w:trPr>
          <w:trHeight w:val="341"/>
        </w:trPr>
        <w:tc>
          <w:tcPr>
            <w:tcW w:w="4455" w:type="dxa"/>
            <w:vAlign w:val="center"/>
          </w:tcPr>
          <w:p w:rsidR="007F3AC6" w:rsidRPr="00834EBD" w:rsidRDefault="007F3AC6" w:rsidP="00F141E2">
            <w:pPr>
              <w:spacing w:before="100" w:beforeAutospacing="1" w:after="100" w:afterAutospacing="1"/>
              <w:rPr>
                <w:rFonts w:ascii="Arial" w:hAnsi="Arial" w:cs="Arial"/>
                <w:sz w:val="16"/>
                <w:szCs w:val="16"/>
              </w:rPr>
            </w:pPr>
          </w:p>
        </w:tc>
        <w:tc>
          <w:tcPr>
            <w:tcW w:w="4455" w:type="dxa"/>
            <w:vAlign w:val="center"/>
          </w:tcPr>
          <w:p w:rsidR="007F3AC6" w:rsidRPr="004B5BE2" w:rsidRDefault="007F3AC6" w:rsidP="00F957FA">
            <w:pPr>
              <w:spacing w:before="100" w:beforeAutospacing="1" w:after="100" w:afterAutospacing="1"/>
              <w:rPr>
                <w:rFonts w:ascii="Arial" w:hAnsi="Arial" w:cs="Arial"/>
                <w:sz w:val="16"/>
                <w:szCs w:val="16"/>
              </w:rPr>
            </w:pPr>
          </w:p>
        </w:tc>
      </w:tr>
    </w:tbl>
    <w:p w:rsidR="002C03D8" w:rsidRPr="002C03D8" w:rsidRDefault="002C03D8" w:rsidP="002C03D8"/>
    <w:p w:rsidR="004A781C" w:rsidRDefault="004A781C">
      <w:pPr>
        <w:pStyle w:val="Heading2"/>
      </w:pPr>
      <w:r>
        <w:t>Initialization Functions</w:t>
      </w:r>
    </w:p>
    <w:p w:rsidR="004A781C" w:rsidRDefault="004A781C">
      <w:pPr>
        <w:pStyle w:val="Heading3"/>
      </w:pPr>
      <w:r>
        <w:t xml:space="preserve">Init: </w:t>
      </w:r>
      <w:r w:rsidR="00EF5F0D">
        <w:t>DigMSB</w:t>
      </w:r>
      <w:r>
        <w:t>_Init</w:t>
      </w:r>
    </w:p>
    <w:p w:rsidR="004A781C" w:rsidRDefault="004A781C">
      <w:pPr>
        <w:pStyle w:val="Heading4"/>
      </w:pPr>
      <w:r>
        <w:t>Design Rationale</w:t>
      </w:r>
    </w:p>
    <w:p w:rsidR="003C6675" w:rsidRPr="003C6675" w:rsidRDefault="003C6675" w:rsidP="00EA19CF">
      <w:r>
        <w:t>ISO Fault Debounce Counters are implemented by taking midpoint of range of  twice the threshold to avoid  the  Signed implementation.</w:t>
      </w:r>
    </w:p>
    <w:p w:rsidR="004A781C" w:rsidRDefault="00EF5F0D">
      <w:pPr>
        <w:pStyle w:val="Heading4"/>
      </w:pPr>
      <w:r>
        <w:t xml:space="preserve">Initialize the Transmit data buffer with the </w:t>
      </w:r>
      <w:r w:rsidR="00132618">
        <w:t>value Module</w:t>
      </w:r>
      <w:r w:rsidR="004A781C">
        <w:t xml:space="preserve"> Outputs</w:t>
      </w:r>
    </w:p>
    <w:p w:rsidR="004A781C" w:rsidRDefault="00C55584" w:rsidP="00C55584">
      <w:pPr>
        <w:ind w:left="720" w:firstLine="324"/>
      </w:pPr>
      <w:r>
        <w:t>None</w:t>
      </w:r>
    </w:p>
    <w:p w:rsidR="004A781C" w:rsidRDefault="004A781C">
      <w:pPr>
        <w:pStyle w:val="Heading4"/>
      </w:pPr>
      <w:r>
        <w:lastRenderedPageBreak/>
        <w:t xml:space="preserve">Module Internal  </w:t>
      </w:r>
    </w:p>
    <w:p w:rsidR="004242F5" w:rsidRDefault="0005725E" w:rsidP="00E95A09">
      <w:pPr>
        <w:spacing w:after="0"/>
      </w:pPr>
      <w:r>
        <w:object w:dxaOrig="14812" w:dyaOrig="12830">
          <v:shape id="_x0000_i1028" type="#_x0000_t75" style="width:454.05pt;height:393.7pt" o:ole="">
            <v:imagedata r:id="rId19" o:title=""/>
          </v:shape>
          <o:OLEObject Type="Embed" ProgID="Visio.Drawing.11" ShapeID="_x0000_i1028" DrawAspect="Content" ObjectID="_1585723879" r:id="rId20"/>
        </w:object>
      </w:r>
    </w:p>
    <w:p w:rsidR="004A781C" w:rsidRDefault="004A781C" w:rsidP="00C55584">
      <w:pPr>
        <w:pStyle w:val="Heading1"/>
      </w:pPr>
      <w:r>
        <w:t>Periodic Functions</w:t>
      </w:r>
    </w:p>
    <w:p w:rsidR="004A781C" w:rsidRDefault="004A781C">
      <w:pPr>
        <w:pStyle w:val="Heading3"/>
      </w:pPr>
      <w:bookmarkStart w:id="48" w:name="OLE_LINK55"/>
      <w:bookmarkStart w:id="49" w:name="OLE_LINK56"/>
      <w:r>
        <w:t xml:space="preserve">Per: </w:t>
      </w:r>
      <w:fldSimple w:instr=" DOCPROPERTY &quot;Module Name&quot;  \* MERGEFORMAT ">
        <w:r w:rsidR="00722D2B">
          <w:t>DigMSB</w:t>
        </w:r>
      </w:fldSimple>
      <w:r w:rsidR="00D91BEA">
        <w:t>_Per2</w:t>
      </w:r>
    </w:p>
    <w:p w:rsidR="004A781C" w:rsidRDefault="004A781C">
      <w:pPr>
        <w:pStyle w:val="Heading4"/>
      </w:pPr>
      <w:r>
        <w:t>Design Rationale</w:t>
      </w:r>
    </w:p>
    <w:p w:rsidR="004A781C" w:rsidRDefault="00E1094E" w:rsidP="00145F3A">
      <w:pPr>
        <w:ind w:firstLine="720"/>
      </w:pPr>
      <w:r>
        <w:t xml:space="preserve">FDD specifies the precision of p13 </w:t>
      </w:r>
      <w:r w:rsidR="0037465C">
        <w:t>for Motor Position</w:t>
      </w:r>
      <w:r>
        <w:t>, Cum</w:t>
      </w:r>
      <w:r w:rsidR="0037465C">
        <w:t xml:space="preserve">ulative Motor </w:t>
      </w:r>
      <w:r>
        <w:t>Pos</w:t>
      </w:r>
      <w:r w:rsidR="0037465C">
        <w:t>ition</w:t>
      </w:r>
      <w:r>
        <w:t>, Aligned Cum</w:t>
      </w:r>
      <w:r w:rsidR="0037465C">
        <w:t xml:space="preserve">ulative </w:t>
      </w:r>
      <w:r>
        <w:t>M</w:t>
      </w:r>
      <w:r w:rsidR="0037465C">
        <w:t>o</w:t>
      </w:r>
      <w:r>
        <w:t>t</w:t>
      </w:r>
      <w:r w:rsidR="0037465C">
        <w:t>o</w:t>
      </w:r>
      <w:r>
        <w:t>r</w:t>
      </w:r>
      <w:r w:rsidR="0037465C">
        <w:t xml:space="preserve"> </w:t>
      </w:r>
      <w:r>
        <w:t>Pos</w:t>
      </w:r>
      <w:r w:rsidR="0037465C">
        <w:t>ition</w:t>
      </w:r>
      <w:r>
        <w:t xml:space="preserve">. But in the </w:t>
      </w:r>
      <w:r w:rsidR="0037465C">
        <w:t>implementation p13</w:t>
      </w:r>
      <w:r>
        <w:t xml:space="preserve"> is </w:t>
      </w:r>
      <w:r w:rsidR="0037465C">
        <w:t>converted to</w:t>
      </w:r>
      <w:r>
        <w:t xml:space="preserve"> </w:t>
      </w:r>
      <w:r w:rsidR="0037465C">
        <w:t xml:space="preserve">p16. </w:t>
      </w:r>
      <w:r>
        <w:t xml:space="preserve">This is done </w:t>
      </w:r>
      <w:r w:rsidR="003F1268">
        <w:t xml:space="preserve">to </w:t>
      </w:r>
      <w:r w:rsidR="0037465C">
        <w:t>avoid rollover math</w:t>
      </w:r>
      <w:r>
        <w:t xml:space="preserve"> and match the output port data types. </w:t>
      </w:r>
    </w:p>
    <w:p w:rsidR="004A781C" w:rsidRDefault="004A781C">
      <w:pPr>
        <w:pStyle w:val="Heading4"/>
      </w:pPr>
      <w:r>
        <w:t>Program Flow Start</w:t>
      </w:r>
    </w:p>
    <w:p w:rsidR="004A781C" w:rsidRDefault="00B34794" w:rsidP="00B34794">
      <w:pPr>
        <w:ind w:left="720"/>
      </w:pPr>
      <w:r w:rsidRPr="00B34794">
        <w:t>Rte_Call_DigM</w:t>
      </w:r>
      <w:r>
        <w:t>SB_Per2_CP0_CheckpointReached()</w:t>
      </w:r>
    </w:p>
    <w:p w:rsidR="004A781C" w:rsidRDefault="004A781C">
      <w:pPr>
        <w:pStyle w:val="Heading4"/>
      </w:pPr>
      <w:r>
        <w:lastRenderedPageBreak/>
        <w:t>Store Module Inputs to Local copies</w:t>
      </w:r>
    </w:p>
    <w:p w:rsidR="003D77F8" w:rsidRDefault="003D77F8" w:rsidP="003D77F8">
      <w:r>
        <w:tab/>
        <w:t>UncorrMechMtrPos1_Rev_T_u0p16 = Rte_IRead_DigMSB_Per2_UncorrMechMtrPos1_Rev_u0p16()</w:t>
      </w:r>
    </w:p>
    <w:p w:rsidR="003D77F8" w:rsidRDefault="003D77F8" w:rsidP="003D77F8">
      <w:r>
        <w:tab/>
        <w:t>Die2RxError_Cnt_T_u16 = Rte_IRead_DigMSB_Per2_Die2RxError_Cnt_u16()</w:t>
      </w:r>
    </w:p>
    <w:p w:rsidR="003D77F8" w:rsidRDefault="003D77F8" w:rsidP="003D77F8">
      <w:r>
        <w:tab/>
        <w:t>Die2RxRevCtr_Cnt_T_u16 = Rte_IRead_DigMSB_Per2_Die2RxRevCtr_Cnt_u16()</w:t>
      </w:r>
    </w:p>
    <w:p w:rsidR="003D77F8" w:rsidRDefault="003D77F8" w:rsidP="003D77F8">
      <w:r>
        <w:tab/>
        <w:t>Die2RxMtrPos_Cnt_T_u16 = Rte_IRead_DigMSB_Per2_Die2RxMtrPos_Cnt_u16()</w:t>
      </w:r>
    </w:p>
    <w:p w:rsidR="003D77F8" w:rsidRDefault="003D77F8" w:rsidP="003D77F8">
      <w:r>
        <w:tab/>
        <w:t>Die1RxError_Cnt_T_u16 = Rte_IRead_DigMSB_Per2_Die1RxError_Cnt_u16()</w:t>
      </w:r>
    </w:p>
    <w:p w:rsidR="003D77F8" w:rsidRDefault="003D77F8" w:rsidP="003D77F8">
      <w:r>
        <w:tab/>
        <w:t>Die1RxRevCtr_Cnt_T_u16 = Rte_IRead_DigMSB_Per2_Die1RxRevCtr_Cnt_u16()</w:t>
      </w:r>
    </w:p>
    <w:p w:rsidR="003D77F8" w:rsidRDefault="003D77F8" w:rsidP="003D77F8">
      <w:r>
        <w:tab/>
        <w:t xml:space="preserve">CumMechMtrPosMRF_Rev_T_f32 = Rte_IRead_DigMSB_Per2_CumMechMtrPos_Rev_f32() </w:t>
      </w:r>
    </w:p>
    <w:p w:rsidR="003D77F8" w:rsidRDefault="003D77F8" w:rsidP="003D77F8">
      <w:r>
        <w:tab/>
        <w:t>RxMtrPosParityAccum_Cnt_T_u16 = Rte_IRead_DigMSB_Per2_RxMtrPosParityAccum_Cnt_u16()</w:t>
      </w:r>
      <w:r>
        <w:tab/>
      </w:r>
    </w:p>
    <w:p w:rsidR="003D77F8" w:rsidRDefault="003D77F8" w:rsidP="003D77F8">
      <w:r>
        <w:tab/>
        <w:t>AssistAssemblyPolarity_Cnt_T_s08 = Rte_IRead_DigMSB_Per2_AssistAssemblyPolarity_Cnt_s08()</w:t>
      </w:r>
    </w:p>
    <w:p w:rsidR="003D77F8" w:rsidRDefault="003D77F8" w:rsidP="003D77F8">
      <w:r>
        <w:tab/>
        <w:t>MtrPosPolarity_Cnt_T_s08 =  Rte_IRead_DigMSB_Per2_MtrPosPolarity_Cnt_s08()</w:t>
      </w:r>
    </w:p>
    <w:p w:rsidR="003D77F8" w:rsidRDefault="003D77F8" w:rsidP="007B0B37">
      <w:r>
        <w:tab/>
        <w:t>CorrectedElecMtrPos_Rev_T_u0p16 =  Rte_IRead_DigMSB_Per2_CorrectedElecMtrPos_Rev_u0p16()</w:t>
      </w:r>
    </w:p>
    <w:p w:rsidR="0056460B" w:rsidRPr="007B0B37" w:rsidRDefault="0056460B" w:rsidP="007B0B37">
      <w:r w:rsidRPr="0056460B">
        <w:t>Die1UnderVoltgFltAccum_Cnt_T_u16 = Rte_IRead_DigMSB_Per2_Die1UnderVoltgFltAccum_Cnt_u16()</w:t>
      </w:r>
    </w:p>
    <w:p w:rsidR="0013736F" w:rsidRPr="005D2CF9" w:rsidRDefault="00425B65" w:rsidP="00B34794">
      <w:pPr>
        <w:spacing w:after="0"/>
        <w:ind w:left="720"/>
        <w:rPr>
          <w:lang w:val="es-ES"/>
        </w:rPr>
      </w:pPr>
      <w:r>
        <w:object w:dxaOrig="15439" w:dyaOrig="12241">
          <v:shape id="_x0000_i1029" type="#_x0000_t75" style="width:492.35pt;height:390.4pt" o:ole="">
            <v:imagedata r:id="rId21" o:title=""/>
          </v:shape>
          <o:OLEObject Type="Embed" ProgID="Visio.Drawing.11" ShapeID="_x0000_i1029" DrawAspect="Content" ObjectID="_1585723880" r:id="rId22"/>
        </w:object>
      </w:r>
      <w:r w:rsidR="00771E20" w:rsidRPr="00771E20">
        <w:t xml:space="preserve"> </w:t>
      </w:r>
      <w:r w:rsidR="00A10045">
        <w:object w:dxaOrig="15386" w:dyaOrig="12167">
          <v:shape id="_x0000_i1030" type="#_x0000_t75" style="width:453.25pt;height:357.5pt" o:ole="">
            <v:imagedata r:id="rId23" o:title=""/>
          </v:shape>
          <o:OLEObject Type="Embed" ProgID="Visio.Drawing.11" ShapeID="_x0000_i1030" DrawAspect="Content" ObjectID="_1585723881" r:id="rId24"/>
        </w:object>
      </w:r>
    </w:p>
    <w:p w:rsidR="002B134F" w:rsidRDefault="002B6B04" w:rsidP="00702B1B">
      <w:r>
        <w:object w:dxaOrig="14249" w:dyaOrig="13954">
          <v:shape id="_x0000_i1031" type="#_x0000_t75" style="width:462.4pt;height:451.55pt" o:ole="">
            <v:imagedata r:id="rId25" o:title=""/>
          </v:shape>
          <o:OLEObject Type="Embed" ProgID="Visio.Drawing.11" ShapeID="_x0000_i1031" DrawAspect="Content" ObjectID="_1585723882" r:id="rId26"/>
        </w:object>
      </w:r>
    </w:p>
    <w:p w:rsidR="00AA6EBB" w:rsidRDefault="00C40431" w:rsidP="00702B1B">
      <w:r>
        <w:object w:dxaOrig="13990" w:dyaOrig="11390">
          <v:shape id="_x0000_i1025" type="#_x0000_t75" style="width:430.75pt;height:352.1pt" o:ole="">
            <v:imagedata r:id="rId27" o:title=""/>
          </v:shape>
          <o:OLEObject Type="Embed" ProgID="Visio.Drawing.11" ShapeID="_x0000_i1025" DrawAspect="Content" ObjectID="_1585723883" r:id="rId28"/>
        </w:object>
      </w:r>
    </w:p>
    <w:p w:rsidR="004A781C" w:rsidRDefault="004A781C" w:rsidP="00F141E2">
      <w:pPr>
        <w:jc w:val="center"/>
      </w:pPr>
    </w:p>
    <w:p w:rsidR="00F815CA" w:rsidRDefault="00F815CA" w:rsidP="00F141E2">
      <w:pPr>
        <w:jc w:val="center"/>
      </w:pPr>
    </w:p>
    <w:bookmarkStart w:id="50" w:name="_GoBack"/>
    <w:p w:rsidR="00F815CA" w:rsidRDefault="00650CB0" w:rsidP="00F141E2">
      <w:pPr>
        <w:jc w:val="center"/>
      </w:pPr>
      <w:r>
        <w:object w:dxaOrig="15063" w:dyaOrig="13981">
          <v:shape id="_x0000_i1037" type="#_x0000_t75" style="width:455.7pt;height:422.85pt" o:ole="">
            <v:imagedata r:id="rId29" o:title=""/>
          </v:shape>
          <o:OLEObject Type="Embed" ProgID="Visio.Drawing.11" ShapeID="_x0000_i1037" DrawAspect="Content" ObjectID="_1585723884" r:id="rId30"/>
        </w:object>
      </w:r>
      <w:bookmarkEnd w:id="50"/>
    </w:p>
    <w:p w:rsidR="00F815CA" w:rsidRDefault="00650CB0" w:rsidP="00F141E2">
      <w:pPr>
        <w:jc w:val="center"/>
      </w:pPr>
      <w:r>
        <w:object w:dxaOrig="15103" w:dyaOrig="14015">
          <v:shape id="_x0000_i1036" type="#_x0000_t75" style="width:453.25pt;height:420.35pt" o:ole="">
            <v:imagedata r:id="rId31" o:title=""/>
          </v:shape>
          <o:OLEObject Type="Embed" ProgID="Visio.Drawing.11" ShapeID="_x0000_i1036" DrawAspect="Content" ObjectID="_1585723885" r:id="rId32"/>
        </w:object>
      </w:r>
    </w:p>
    <w:p w:rsidR="000B4639" w:rsidRDefault="000B4639" w:rsidP="00F141E2">
      <w:pPr>
        <w:jc w:val="center"/>
      </w:pPr>
    </w:p>
    <w:p w:rsidR="0073314F" w:rsidRDefault="003B38E2" w:rsidP="00F141E2">
      <w:pPr>
        <w:jc w:val="center"/>
      </w:pPr>
      <w:r>
        <w:object w:dxaOrig="14581" w:dyaOrig="11202">
          <v:shape id="_x0000_i1026" type="#_x0000_t75" style="width:432.4pt;height:331.7pt" o:ole="">
            <v:imagedata r:id="rId33" o:title=""/>
          </v:shape>
          <o:OLEObject Type="Embed" ProgID="Visio.Drawing.11" ShapeID="_x0000_i1026" DrawAspect="Content" ObjectID="_1585723886" r:id="rId34"/>
        </w:object>
      </w:r>
    </w:p>
    <w:p w:rsidR="004A781C" w:rsidRDefault="004A781C">
      <w:pPr>
        <w:pStyle w:val="Heading4"/>
      </w:pPr>
      <w:r>
        <w:t>Store Local copy of outputs into Module Outputs</w:t>
      </w:r>
    </w:p>
    <w:p w:rsidR="00CD2777" w:rsidRDefault="00CD2777" w:rsidP="00CD2777">
      <w:pPr>
        <w:spacing w:after="0"/>
        <w:ind w:left="720"/>
      </w:pPr>
      <w:r w:rsidRPr="00CD2777">
        <w:t xml:space="preserve"> </w:t>
      </w:r>
      <w:r>
        <w:t>Rte_IWrite_DigMSB_Per2_AlignedCumMechMtrPosCRF_Deg_f32(AlignedCumMechMtrPos1CRF_Deg_T_f32)</w:t>
      </w:r>
    </w:p>
    <w:p w:rsidR="00CD2777" w:rsidRDefault="00CD2777" w:rsidP="00CD2777">
      <w:pPr>
        <w:spacing w:after="0"/>
        <w:ind w:left="720"/>
      </w:pPr>
      <w:r>
        <w:t>Rte_IWrite_DigMSB_Per2_AlignedCumMechMtrPosMRF_Deg_f32(AlignedCumMechMtrPos1MRF_Deg_T_f32)</w:t>
      </w:r>
    </w:p>
    <w:p w:rsidR="00CD2777" w:rsidRDefault="00CD2777" w:rsidP="00CD2777">
      <w:pPr>
        <w:spacing w:after="0"/>
        <w:ind w:left="720"/>
      </w:pPr>
      <w:r>
        <w:t>Rte_IWrite_DigMSB_Per2_CumMechMtrPosCRF_Deg_f32(CumMechMtrPosCRF_Deg_T_f32)</w:t>
      </w:r>
    </w:p>
    <w:p w:rsidR="00CD2777" w:rsidRDefault="00CD2777" w:rsidP="00CD2777">
      <w:pPr>
        <w:spacing w:after="0"/>
        <w:ind w:left="720"/>
      </w:pPr>
      <w:r>
        <w:t xml:space="preserve">    Rte_IWrite_DigMSB_Per2_CumMechMtrPosMRF_Deg_f32(CumMechMtrPosMRF_Deg_T_f32)</w:t>
      </w:r>
    </w:p>
    <w:p w:rsidR="00CD2777" w:rsidRDefault="00CD2777" w:rsidP="00CD2777">
      <w:pPr>
        <w:spacing w:after="0"/>
        <w:ind w:left="720"/>
      </w:pPr>
      <w:r>
        <w:t>Rte_IWrite_DigMSB_Per2_MechMtrPos2_Rev_u0p16(MechMtrPos2_Rev_T_u0p16)</w:t>
      </w:r>
    </w:p>
    <w:p w:rsidR="00CD2777" w:rsidRDefault="00CD2777" w:rsidP="00CD2777">
      <w:pPr>
        <w:spacing w:after="0"/>
        <w:ind w:left="720"/>
      </w:pPr>
      <w:r>
        <w:t>Rte_IWrite_DigMSB_Per2_SysCCumMechMtrPosMRF_Deg_f32(CumMechMtrPosMRF_Deg_T_f32)</w:t>
      </w:r>
    </w:p>
    <w:p w:rsidR="00CD2777" w:rsidRDefault="00CD2777" w:rsidP="00CD2777">
      <w:pPr>
        <w:spacing w:after="0"/>
        <w:ind w:left="720"/>
      </w:pPr>
      <w:r>
        <w:t>Rte_IWrite_DigMSB_Per2_AlignedCumMechMtrPosStatus_Cnt_u08(DigMSB_AlignedCumMechMtrPosStatus_Cnt_M_u08)</w:t>
      </w:r>
    </w:p>
    <w:p w:rsidR="004A322F" w:rsidRDefault="00CD2777" w:rsidP="007B0B37">
      <w:pPr>
        <w:pStyle w:val="Heading4"/>
        <w:numPr>
          <w:ilvl w:val="0"/>
          <w:numId w:val="0"/>
        </w:numPr>
        <w:ind w:left="180" w:firstLine="540"/>
      </w:pPr>
      <w:r w:rsidRPr="007B0B37">
        <w:rPr>
          <w:rFonts w:ascii="Times New Roman" w:hAnsi="Times New Roman"/>
          <w:b w:val="0"/>
          <w:sz w:val="20"/>
        </w:rPr>
        <w:lastRenderedPageBreak/>
        <w:t>Rte_IWrite_DigMSB_Per2_CumMechMtrPosStatus_Cnt_u08(DigMSB_CumMechMtrPosStatus_Cnt_M_u08)</w:t>
      </w:r>
      <w:r w:rsidR="00CA1417">
        <w:tab/>
      </w:r>
    </w:p>
    <w:p w:rsidR="004A781C" w:rsidRDefault="004A781C" w:rsidP="00912EFF">
      <w:pPr>
        <w:pStyle w:val="Heading4"/>
      </w:pPr>
      <w:r>
        <w:t>Program Flow End</w:t>
      </w:r>
    </w:p>
    <w:bookmarkEnd w:id="48"/>
    <w:bookmarkEnd w:id="49"/>
    <w:p w:rsidR="004A0237" w:rsidRDefault="00302887" w:rsidP="004A0237">
      <w:pPr>
        <w:ind w:left="576" w:firstLine="144"/>
      </w:pPr>
      <w:r w:rsidRPr="00302887">
        <w:t>Rte_Call_DigM</w:t>
      </w:r>
      <w:r>
        <w:t>SB_Per2_CP1_CheckpointReached()</w:t>
      </w:r>
    </w:p>
    <w:p w:rsidR="001159BF" w:rsidRDefault="001159BF" w:rsidP="001159BF">
      <w:pPr>
        <w:pStyle w:val="ListParagraph"/>
        <w:ind w:left="360"/>
      </w:pPr>
    </w:p>
    <w:p w:rsidR="001159BF" w:rsidRDefault="001159BF" w:rsidP="001159BF">
      <w:pPr>
        <w:pStyle w:val="Heading3"/>
      </w:pPr>
      <w:r>
        <w:t xml:space="preserve">Per: </w:t>
      </w:r>
      <w:fldSimple w:instr=" DOCPROPERTY &quot;Module Name&quot;  \* MERGEFORMAT ">
        <w:r>
          <w:t>DigMSB</w:t>
        </w:r>
      </w:fldSimple>
      <w:r>
        <w:t>_Per3</w:t>
      </w:r>
    </w:p>
    <w:p w:rsidR="001159BF" w:rsidRDefault="001159BF" w:rsidP="001159BF">
      <w:pPr>
        <w:pStyle w:val="Heading4"/>
      </w:pPr>
      <w:r>
        <w:t>Design Rationale</w:t>
      </w:r>
    </w:p>
    <w:p w:rsidR="001159BF" w:rsidRDefault="001159BF" w:rsidP="001159BF">
      <w:pPr>
        <w:ind w:firstLine="720"/>
      </w:pPr>
      <w:r>
        <w:t>None</w:t>
      </w:r>
    </w:p>
    <w:p w:rsidR="0061482E" w:rsidRDefault="0061482E" w:rsidP="0061482E">
      <w:pPr>
        <w:pStyle w:val="Heading4"/>
      </w:pPr>
      <w:r>
        <w:t>Store Module Inputs to Local copies</w:t>
      </w:r>
    </w:p>
    <w:p w:rsidR="0061482E" w:rsidRDefault="004E1F45" w:rsidP="001159BF">
      <w:pPr>
        <w:ind w:firstLine="720"/>
      </w:pPr>
      <w:r>
        <w:t>None</w:t>
      </w:r>
    </w:p>
    <w:p w:rsidR="001159BF" w:rsidRDefault="001159BF" w:rsidP="001159BF">
      <w:pPr>
        <w:pStyle w:val="Heading4"/>
      </w:pPr>
      <w:r>
        <w:t>Program Flow Start</w:t>
      </w:r>
    </w:p>
    <w:p w:rsidR="001159BF" w:rsidRDefault="001159BF" w:rsidP="001159BF"/>
    <w:p w:rsidR="00ED1578" w:rsidRPr="001159BF" w:rsidRDefault="003B38E2" w:rsidP="001159BF">
      <w:r>
        <w:object w:dxaOrig="14266" w:dyaOrig="10956">
          <v:shape id="_x0000_i1027" type="#_x0000_t75" style="width:431.6pt;height:331.3pt" o:ole="">
            <v:imagedata r:id="rId35" o:title=""/>
          </v:shape>
          <o:OLEObject Type="Embed" ProgID="Visio.Drawing.11" ShapeID="_x0000_i1027" DrawAspect="Content" ObjectID="_1585723887" r:id="rId36"/>
        </w:object>
      </w:r>
    </w:p>
    <w:p w:rsidR="001159BF" w:rsidRDefault="001159BF" w:rsidP="001159BF">
      <w:pPr>
        <w:pStyle w:val="Heading4"/>
      </w:pPr>
      <w:r>
        <w:lastRenderedPageBreak/>
        <w:t>Store Local copy of outputs into Module Outputs</w:t>
      </w:r>
    </w:p>
    <w:p w:rsidR="00577EB3" w:rsidRPr="00577EB3" w:rsidRDefault="00577EB3" w:rsidP="00577EB3">
      <w:pPr>
        <w:ind w:left="1044"/>
      </w:pPr>
      <w:r>
        <w:t>None</w:t>
      </w:r>
    </w:p>
    <w:p w:rsidR="001159BF" w:rsidRDefault="001159BF" w:rsidP="006441CF">
      <w:pPr>
        <w:pStyle w:val="Heading4"/>
      </w:pPr>
      <w:r>
        <w:tab/>
        <w:t>Program Flow End</w:t>
      </w:r>
    </w:p>
    <w:p w:rsidR="00577EB3" w:rsidRPr="00577EB3" w:rsidRDefault="00577EB3" w:rsidP="00577EB3">
      <w:pPr>
        <w:ind w:left="1044"/>
      </w:pPr>
      <w:r>
        <w:t>None</w:t>
      </w:r>
    </w:p>
    <w:p w:rsidR="00577EB3" w:rsidRPr="00577EB3" w:rsidRDefault="00577EB3" w:rsidP="00577EB3"/>
    <w:p w:rsidR="00F141E2" w:rsidRDefault="004A781C" w:rsidP="004A0237">
      <w:pPr>
        <w:pStyle w:val="Heading2"/>
        <w:numPr>
          <w:ilvl w:val="1"/>
          <w:numId w:val="12"/>
        </w:numPr>
      </w:pPr>
      <w:r>
        <w:t>Fault Recovery Functions</w:t>
      </w:r>
    </w:p>
    <w:p w:rsidR="00F141E2" w:rsidRDefault="00F141E2" w:rsidP="004A0237">
      <w:pPr>
        <w:ind w:firstLine="576"/>
      </w:pPr>
      <w:r>
        <w:t>None</w:t>
      </w:r>
    </w:p>
    <w:p w:rsidR="00F141E2" w:rsidRDefault="004A781C" w:rsidP="004A0237">
      <w:pPr>
        <w:pStyle w:val="Heading2"/>
      </w:pPr>
      <w:r>
        <w:t>Shutdown Functions</w:t>
      </w:r>
    </w:p>
    <w:p w:rsidR="00F141E2" w:rsidRDefault="00F141E2" w:rsidP="004A0237">
      <w:pPr>
        <w:ind w:firstLine="576"/>
      </w:pPr>
      <w:r>
        <w:t>None</w:t>
      </w:r>
    </w:p>
    <w:p w:rsidR="00F141E2" w:rsidRDefault="004A781C" w:rsidP="004A0237">
      <w:pPr>
        <w:pStyle w:val="Heading2"/>
      </w:pPr>
      <w:r>
        <w:t>Interrupt Functions</w:t>
      </w:r>
    </w:p>
    <w:p w:rsidR="00F141E2" w:rsidRDefault="00F141E2" w:rsidP="004A0237">
      <w:pPr>
        <w:ind w:firstLine="576"/>
      </w:pPr>
      <w:r>
        <w:t>None</w:t>
      </w:r>
    </w:p>
    <w:p w:rsidR="004A781C" w:rsidRDefault="004A781C">
      <w:pPr>
        <w:pStyle w:val="Heading2"/>
      </w:pPr>
      <w:r>
        <w:t>Serial Communication Functions</w:t>
      </w:r>
    </w:p>
    <w:p w:rsidR="003C6675" w:rsidRPr="003C6675" w:rsidRDefault="003C6675" w:rsidP="00EA19CF">
      <w:r>
        <w:t>None</w:t>
      </w:r>
    </w:p>
    <w:p w:rsidR="004A781C" w:rsidRDefault="004A781C" w:rsidP="00EA19CF">
      <w:pPr>
        <w:pStyle w:val="Heading2"/>
      </w:pPr>
      <w:r>
        <w:t xml:space="preserve">Known Issues / </w:t>
      </w:r>
      <w:r w:rsidRPr="003C6675">
        <w:t>Limitations</w:t>
      </w:r>
      <w:r>
        <w:t xml:space="preserve"> With Design</w:t>
      </w:r>
    </w:p>
    <w:p w:rsidR="00B03A1B" w:rsidRDefault="00F141E2" w:rsidP="007B0B37">
      <w:pPr>
        <w:ind w:left="576"/>
      </w:pPr>
      <w:r>
        <w:t>INLINE functions defined in GlobalMacro.h are not unit tested.</w:t>
      </w:r>
    </w:p>
    <w:p w:rsidR="004A781C" w:rsidRDefault="00B03A1B" w:rsidP="007B0B37">
      <w:pPr>
        <w:ind w:left="576"/>
      </w:pPr>
      <w:r>
        <w:t xml:space="preserve">The variables are not range limited in Motor Control ISR. If the </w:t>
      </w:r>
      <w:r w:rsidR="00340766">
        <w:t>ranges need</w:t>
      </w:r>
      <w:r>
        <w:t xml:space="preserve"> to be limited, it should be limited at slower time loop.</w:t>
      </w:r>
      <w:r w:rsidR="003562A4" w:rsidRPr="00EA19CF">
        <w:t xml:space="preserve">The ranges of Aligned Cumulative and Cumulative Motor Position </w:t>
      </w:r>
      <w:r w:rsidR="00EA19CF" w:rsidRPr="00EA19CF">
        <w:t>values are</w:t>
      </w:r>
      <w:r w:rsidR="003562A4" w:rsidRPr="00EA19CF">
        <w:t xml:space="preserve"> not limited</w:t>
      </w:r>
      <w:r w:rsidR="00D43F47" w:rsidRPr="00EA19CF">
        <w:t xml:space="preserve"> as it used in MtrVel Diagnostics</w:t>
      </w:r>
      <w:r w:rsidR="003562A4" w:rsidRPr="00EA19CF">
        <w:t>.</w:t>
      </w:r>
      <w:r w:rsidR="004A781C">
        <w:br w:type="page"/>
      </w:r>
      <w:r w:rsidR="004A781C">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5"/>
        <w:gridCol w:w="750"/>
        <w:gridCol w:w="6137"/>
        <w:gridCol w:w="1072"/>
        <w:gridCol w:w="1099"/>
      </w:tblGrid>
      <w:tr w:rsidR="004A781C" w:rsidTr="0075409E">
        <w:tc>
          <w:tcPr>
            <w:tcW w:w="615" w:type="dxa"/>
          </w:tcPr>
          <w:p w:rsidR="004A781C" w:rsidRDefault="004A781C">
            <w:pPr>
              <w:spacing w:before="60"/>
              <w:rPr>
                <w:rFonts w:ascii="Arial" w:hAnsi="Arial" w:cs="Arial"/>
                <w:b/>
                <w:bCs/>
                <w:sz w:val="16"/>
              </w:rPr>
            </w:pPr>
            <w:r>
              <w:rPr>
                <w:rFonts w:ascii="Arial" w:hAnsi="Arial" w:cs="Arial"/>
                <w:b/>
                <w:bCs/>
                <w:sz w:val="16"/>
              </w:rPr>
              <w:t>Item #</w:t>
            </w:r>
          </w:p>
        </w:tc>
        <w:tc>
          <w:tcPr>
            <w:tcW w:w="750" w:type="dxa"/>
          </w:tcPr>
          <w:p w:rsidR="004A781C" w:rsidRDefault="004A781C">
            <w:pPr>
              <w:spacing w:before="60"/>
              <w:rPr>
                <w:rFonts w:ascii="Arial" w:hAnsi="Arial" w:cs="Arial"/>
                <w:b/>
                <w:bCs/>
                <w:sz w:val="16"/>
              </w:rPr>
            </w:pPr>
            <w:r>
              <w:rPr>
                <w:rFonts w:ascii="Arial" w:hAnsi="Arial" w:cs="Arial"/>
                <w:b/>
                <w:bCs/>
                <w:sz w:val="16"/>
              </w:rPr>
              <w:t>Rev #</w:t>
            </w:r>
          </w:p>
        </w:tc>
        <w:tc>
          <w:tcPr>
            <w:tcW w:w="6137" w:type="dxa"/>
          </w:tcPr>
          <w:p w:rsidR="004A781C" w:rsidRDefault="004A781C">
            <w:pPr>
              <w:spacing w:before="60"/>
              <w:rPr>
                <w:rFonts w:ascii="Arial" w:hAnsi="Arial" w:cs="Arial"/>
                <w:b/>
                <w:bCs/>
                <w:sz w:val="16"/>
              </w:rPr>
            </w:pPr>
            <w:r>
              <w:rPr>
                <w:rFonts w:ascii="Arial" w:hAnsi="Arial" w:cs="Arial"/>
                <w:b/>
                <w:bCs/>
                <w:sz w:val="16"/>
              </w:rPr>
              <w:t>Change Description</w:t>
            </w:r>
          </w:p>
        </w:tc>
        <w:tc>
          <w:tcPr>
            <w:tcW w:w="1072"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099"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rsidTr="0075409E">
        <w:tc>
          <w:tcPr>
            <w:tcW w:w="615" w:type="dxa"/>
          </w:tcPr>
          <w:p w:rsidR="004A781C" w:rsidRDefault="004A781C">
            <w:pPr>
              <w:spacing w:before="60"/>
              <w:rPr>
                <w:rFonts w:ascii="Arial" w:hAnsi="Arial" w:cs="Arial"/>
                <w:sz w:val="16"/>
              </w:rPr>
            </w:pPr>
            <w:r>
              <w:rPr>
                <w:rFonts w:ascii="Arial" w:hAnsi="Arial" w:cs="Arial"/>
                <w:sz w:val="16"/>
              </w:rPr>
              <w:t>1</w:t>
            </w:r>
          </w:p>
        </w:tc>
        <w:tc>
          <w:tcPr>
            <w:tcW w:w="750" w:type="dxa"/>
          </w:tcPr>
          <w:p w:rsidR="004A781C" w:rsidRDefault="00F141E2" w:rsidP="00147AAE">
            <w:pPr>
              <w:spacing w:before="60"/>
              <w:rPr>
                <w:rFonts w:ascii="Arial" w:hAnsi="Arial" w:cs="Arial"/>
                <w:sz w:val="16"/>
              </w:rPr>
            </w:pPr>
            <w:r>
              <w:rPr>
                <w:rFonts w:ascii="Arial" w:hAnsi="Arial" w:cs="Arial"/>
                <w:sz w:val="16"/>
              </w:rPr>
              <w:t>1.0</w:t>
            </w:r>
            <w:r w:rsidR="00AE20C0">
              <w:rPr>
                <w:rFonts w:ascii="Arial" w:hAnsi="Arial" w:cs="Arial"/>
                <w:sz w:val="16"/>
              </w:rPr>
              <w:t>,2.0</w:t>
            </w:r>
            <w:r w:rsidR="0019765A">
              <w:rPr>
                <w:rFonts w:ascii="Arial" w:hAnsi="Arial" w:cs="Arial"/>
                <w:sz w:val="16"/>
              </w:rPr>
              <w:t>,</w:t>
            </w:r>
            <w:r w:rsidR="00147AAE">
              <w:rPr>
                <w:rFonts w:ascii="Arial" w:hAnsi="Arial" w:cs="Arial"/>
                <w:sz w:val="16"/>
              </w:rPr>
              <w:t xml:space="preserve"> </w:t>
            </w:r>
          </w:p>
        </w:tc>
        <w:tc>
          <w:tcPr>
            <w:tcW w:w="6137" w:type="dxa"/>
          </w:tcPr>
          <w:p w:rsidR="004A781C" w:rsidRDefault="00F141E2">
            <w:pPr>
              <w:spacing w:before="60"/>
              <w:rPr>
                <w:rFonts w:ascii="Arial" w:hAnsi="Arial" w:cs="Arial"/>
                <w:sz w:val="16"/>
              </w:rPr>
            </w:pPr>
            <w:r>
              <w:rPr>
                <w:rFonts w:ascii="Arial" w:hAnsi="Arial" w:cs="Arial"/>
                <w:sz w:val="16"/>
              </w:rPr>
              <w:t>Initial Version</w:t>
            </w:r>
          </w:p>
        </w:tc>
        <w:tc>
          <w:tcPr>
            <w:tcW w:w="1072" w:type="dxa"/>
          </w:tcPr>
          <w:p w:rsidR="004A781C" w:rsidRDefault="004552CB">
            <w:pPr>
              <w:spacing w:before="60"/>
              <w:rPr>
                <w:rFonts w:ascii="Arial" w:hAnsi="Arial" w:cs="Arial"/>
                <w:sz w:val="16"/>
              </w:rPr>
            </w:pPr>
            <w:r>
              <w:rPr>
                <w:rFonts w:ascii="Arial" w:hAnsi="Arial" w:cs="Arial"/>
                <w:sz w:val="16"/>
              </w:rPr>
              <w:t>12-Jun-13</w:t>
            </w:r>
          </w:p>
        </w:tc>
        <w:tc>
          <w:tcPr>
            <w:tcW w:w="1099" w:type="dxa"/>
          </w:tcPr>
          <w:p w:rsidR="004A781C" w:rsidRDefault="002F4C11">
            <w:pPr>
              <w:spacing w:before="60"/>
              <w:rPr>
                <w:rFonts w:ascii="Arial" w:hAnsi="Arial" w:cs="Arial"/>
                <w:sz w:val="16"/>
              </w:rPr>
            </w:pPr>
            <w:r>
              <w:rPr>
                <w:rFonts w:ascii="Arial" w:hAnsi="Arial" w:cs="Arial"/>
                <w:sz w:val="16"/>
              </w:rPr>
              <w:t>Selva</w:t>
            </w:r>
          </w:p>
        </w:tc>
      </w:tr>
      <w:tr w:rsidR="0019765A" w:rsidTr="0075409E">
        <w:tc>
          <w:tcPr>
            <w:tcW w:w="615" w:type="dxa"/>
          </w:tcPr>
          <w:p w:rsidR="0019765A" w:rsidRDefault="00147AAE">
            <w:pPr>
              <w:spacing w:before="60"/>
              <w:rPr>
                <w:rFonts w:ascii="Arial" w:hAnsi="Arial" w:cs="Arial"/>
                <w:sz w:val="16"/>
              </w:rPr>
            </w:pPr>
            <w:r>
              <w:rPr>
                <w:rFonts w:ascii="Arial" w:hAnsi="Arial" w:cs="Arial"/>
                <w:sz w:val="16"/>
              </w:rPr>
              <w:t>2</w:t>
            </w:r>
          </w:p>
        </w:tc>
        <w:tc>
          <w:tcPr>
            <w:tcW w:w="750" w:type="dxa"/>
          </w:tcPr>
          <w:p w:rsidR="0019765A" w:rsidRDefault="00147AAE">
            <w:pPr>
              <w:spacing w:before="60"/>
              <w:rPr>
                <w:rFonts w:ascii="Arial" w:hAnsi="Arial" w:cs="Arial"/>
                <w:sz w:val="16"/>
              </w:rPr>
            </w:pPr>
            <w:r>
              <w:rPr>
                <w:rFonts w:ascii="Arial" w:hAnsi="Arial" w:cs="Arial"/>
                <w:sz w:val="16"/>
              </w:rPr>
              <w:t>3.0</w:t>
            </w:r>
          </w:p>
        </w:tc>
        <w:tc>
          <w:tcPr>
            <w:tcW w:w="6137" w:type="dxa"/>
          </w:tcPr>
          <w:p w:rsidR="0019765A" w:rsidRDefault="00147AAE">
            <w:pPr>
              <w:spacing w:before="60"/>
              <w:rPr>
                <w:rFonts w:ascii="Arial" w:hAnsi="Arial" w:cs="Arial"/>
                <w:sz w:val="16"/>
              </w:rPr>
            </w:pPr>
            <w:r>
              <w:rPr>
                <w:rFonts w:ascii="Arial" w:hAnsi="Arial" w:cs="Arial"/>
                <w:sz w:val="16"/>
              </w:rPr>
              <w:t xml:space="preserve">Corrected the Delta Motor Pos </w:t>
            </w:r>
            <w:r w:rsidR="003D79CA">
              <w:rPr>
                <w:rFonts w:ascii="Arial" w:hAnsi="Arial" w:cs="Arial"/>
                <w:sz w:val="16"/>
              </w:rPr>
              <w:t>Calculation</w:t>
            </w:r>
            <w:r>
              <w:rPr>
                <w:rFonts w:ascii="Arial" w:hAnsi="Arial" w:cs="Arial"/>
                <w:sz w:val="16"/>
              </w:rPr>
              <w:t xml:space="preserve"> by replacing  0.5f  with 1f </w:t>
            </w:r>
          </w:p>
        </w:tc>
        <w:tc>
          <w:tcPr>
            <w:tcW w:w="1072" w:type="dxa"/>
          </w:tcPr>
          <w:p w:rsidR="0019765A" w:rsidRDefault="00147AAE">
            <w:pPr>
              <w:spacing w:before="60"/>
              <w:rPr>
                <w:rFonts w:ascii="Arial" w:hAnsi="Arial" w:cs="Arial"/>
                <w:sz w:val="16"/>
              </w:rPr>
            </w:pPr>
            <w:r>
              <w:rPr>
                <w:rFonts w:ascii="Arial" w:hAnsi="Arial" w:cs="Arial"/>
                <w:sz w:val="16"/>
              </w:rPr>
              <w:t>1-Aug-13</w:t>
            </w:r>
          </w:p>
        </w:tc>
        <w:tc>
          <w:tcPr>
            <w:tcW w:w="1099" w:type="dxa"/>
          </w:tcPr>
          <w:p w:rsidR="0019765A" w:rsidRDefault="00147AAE">
            <w:pPr>
              <w:spacing w:before="60"/>
              <w:rPr>
                <w:rFonts w:ascii="Arial" w:hAnsi="Arial" w:cs="Arial"/>
                <w:sz w:val="16"/>
              </w:rPr>
            </w:pPr>
            <w:r>
              <w:rPr>
                <w:rFonts w:ascii="Arial" w:hAnsi="Arial" w:cs="Arial"/>
                <w:sz w:val="16"/>
              </w:rPr>
              <w:t>Selva</w:t>
            </w:r>
          </w:p>
        </w:tc>
      </w:tr>
      <w:tr w:rsidR="00A7139E" w:rsidTr="0075409E">
        <w:tc>
          <w:tcPr>
            <w:tcW w:w="615" w:type="dxa"/>
          </w:tcPr>
          <w:p w:rsidR="00A7139E" w:rsidRDefault="00A7139E">
            <w:pPr>
              <w:spacing w:before="60"/>
              <w:rPr>
                <w:rFonts w:ascii="Arial" w:hAnsi="Arial" w:cs="Arial"/>
                <w:sz w:val="16"/>
              </w:rPr>
            </w:pPr>
            <w:r>
              <w:rPr>
                <w:rFonts w:ascii="Arial" w:hAnsi="Arial" w:cs="Arial"/>
                <w:sz w:val="16"/>
              </w:rPr>
              <w:t>3</w:t>
            </w:r>
          </w:p>
        </w:tc>
        <w:tc>
          <w:tcPr>
            <w:tcW w:w="750" w:type="dxa"/>
          </w:tcPr>
          <w:p w:rsidR="00A7139E" w:rsidRDefault="00A7139E">
            <w:pPr>
              <w:spacing w:before="60"/>
              <w:rPr>
                <w:rFonts w:ascii="Arial" w:hAnsi="Arial" w:cs="Arial"/>
                <w:sz w:val="16"/>
              </w:rPr>
            </w:pPr>
            <w:r>
              <w:rPr>
                <w:rFonts w:ascii="Arial" w:hAnsi="Arial" w:cs="Arial"/>
                <w:sz w:val="16"/>
              </w:rPr>
              <w:t>4.0</w:t>
            </w:r>
            <w:r w:rsidR="00BB0579">
              <w:rPr>
                <w:rFonts w:ascii="Arial" w:hAnsi="Arial" w:cs="Arial"/>
                <w:sz w:val="16"/>
              </w:rPr>
              <w:t>,5.0</w:t>
            </w:r>
          </w:p>
        </w:tc>
        <w:tc>
          <w:tcPr>
            <w:tcW w:w="6137" w:type="dxa"/>
          </w:tcPr>
          <w:p w:rsidR="00A7139E" w:rsidRDefault="00A7139E">
            <w:pPr>
              <w:spacing w:before="60"/>
              <w:rPr>
                <w:rFonts w:ascii="Arial" w:hAnsi="Arial" w:cs="Arial"/>
                <w:sz w:val="16"/>
              </w:rPr>
            </w:pPr>
            <w:bookmarkStart w:id="51" w:name="OLE_LINK112"/>
            <w:bookmarkStart w:id="52" w:name="OLE_LINK113"/>
            <w:r w:rsidRPr="00A7139E">
              <w:rPr>
                <w:rFonts w:ascii="Arial" w:hAnsi="Arial" w:cs="Arial"/>
                <w:sz w:val="16"/>
              </w:rPr>
              <w:t>Fixed Rx buffer position, Parity Calculation</w:t>
            </w:r>
            <w:r>
              <w:rPr>
                <w:rFonts w:ascii="Arial" w:hAnsi="Arial" w:cs="Arial"/>
                <w:sz w:val="16"/>
              </w:rPr>
              <w:t xml:space="preserve"> </w:t>
            </w:r>
            <w:r w:rsidRPr="00A7139E">
              <w:rPr>
                <w:rFonts w:ascii="Arial" w:hAnsi="Arial" w:cs="Arial"/>
                <w:sz w:val="16"/>
              </w:rPr>
              <w:t>updated names to match standards</w:t>
            </w:r>
            <w:bookmarkEnd w:id="51"/>
            <w:bookmarkEnd w:id="52"/>
          </w:p>
        </w:tc>
        <w:tc>
          <w:tcPr>
            <w:tcW w:w="1072" w:type="dxa"/>
          </w:tcPr>
          <w:p w:rsidR="00A7139E" w:rsidRDefault="00A7139E">
            <w:pPr>
              <w:spacing w:before="60"/>
              <w:rPr>
                <w:rFonts w:ascii="Arial" w:hAnsi="Arial" w:cs="Arial"/>
                <w:sz w:val="16"/>
              </w:rPr>
            </w:pPr>
            <w:r>
              <w:rPr>
                <w:rFonts w:ascii="Arial" w:hAnsi="Arial" w:cs="Arial"/>
                <w:sz w:val="16"/>
              </w:rPr>
              <w:t>8-Aug-13</w:t>
            </w:r>
          </w:p>
        </w:tc>
        <w:tc>
          <w:tcPr>
            <w:tcW w:w="1099" w:type="dxa"/>
          </w:tcPr>
          <w:p w:rsidR="00A7139E" w:rsidRDefault="00A7139E">
            <w:pPr>
              <w:spacing w:before="60"/>
              <w:rPr>
                <w:rFonts w:ascii="Arial" w:hAnsi="Arial" w:cs="Arial"/>
                <w:sz w:val="16"/>
              </w:rPr>
            </w:pPr>
            <w:r>
              <w:rPr>
                <w:rFonts w:ascii="Arial" w:hAnsi="Arial" w:cs="Arial"/>
                <w:sz w:val="16"/>
              </w:rPr>
              <w:t>Selva</w:t>
            </w:r>
          </w:p>
        </w:tc>
      </w:tr>
      <w:tr w:rsidR="00217CA1" w:rsidTr="0075409E">
        <w:tc>
          <w:tcPr>
            <w:tcW w:w="615" w:type="dxa"/>
          </w:tcPr>
          <w:p w:rsidR="00217CA1" w:rsidRDefault="00217CA1">
            <w:pPr>
              <w:spacing w:before="60"/>
              <w:rPr>
                <w:rFonts w:ascii="Arial" w:hAnsi="Arial" w:cs="Arial"/>
                <w:sz w:val="16"/>
              </w:rPr>
            </w:pPr>
            <w:r>
              <w:rPr>
                <w:rFonts w:ascii="Arial" w:hAnsi="Arial" w:cs="Arial"/>
                <w:sz w:val="16"/>
              </w:rPr>
              <w:t>6</w:t>
            </w:r>
          </w:p>
        </w:tc>
        <w:tc>
          <w:tcPr>
            <w:tcW w:w="750" w:type="dxa"/>
          </w:tcPr>
          <w:p w:rsidR="00217CA1" w:rsidRDefault="00217CA1">
            <w:pPr>
              <w:spacing w:before="60"/>
              <w:rPr>
                <w:rFonts w:ascii="Arial" w:hAnsi="Arial" w:cs="Arial"/>
                <w:sz w:val="16"/>
              </w:rPr>
            </w:pPr>
            <w:r>
              <w:rPr>
                <w:rFonts w:ascii="Arial" w:hAnsi="Arial" w:cs="Arial"/>
                <w:sz w:val="16"/>
              </w:rPr>
              <w:t>6.0</w:t>
            </w:r>
          </w:p>
        </w:tc>
        <w:tc>
          <w:tcPr>
            <w:tcW w:w="6137" w:type="dxa"/>
          </w:tcPr>
          <w:p w:rsidR="00217CA1" w:rsidRPr="00A7139E" w:rsidRDefault="00217CA1">
            <w:pPr>
              <w:spacing w:before="60"/>
              <w:rPr>
                <w:rFonts w:ascii="Arial" w:hAnsi="Arial" w:cs="Arial"/>
                <w:sz w:val="16"/>
              </w:rPr>
            </w:pPr>
            <w:r>
              <w:rPr>
                <w:rFonts w:ascii="Arial" w:hAnsi="Arial" w:cs="Arial"/>
                <w:sz w:val="16"/>
              </w:rPr>
              <w:t xml:space="preserve">Corrected the </w:t>
            </w:r>
            <w:r w:rsidR="00F44D86">
              <w:rPr>
                <w:rFonts w:ascii="Arial" w:hAnsi="Arial" w:cs="Arial"/>
                <w:sz w:val="16"/>
              </w:rPr>
              <w:t>synchronization</w:t>
            </w:r>
            <w:r>
              <w:rPr>
                <w:rFonts w:ascii="Arial" w:hAnsi="Arial" w:cs="Arial"/>
                <w:sz w:val="16"/>
              </w:rPr>
              <w:t xml:space="preserve"> issues between 2 and 100 ms task</w:t>
            </w:r>
          </w:p>
        </w:tc>
        <w:tc>
          <w:tcPr>
            <w:tcW w:w="1072" w:type="dxa"/>
          </w:tcPr>
          <w:p w:rsidR="00217CA1" w:rsidRDefault="00217CA1">
            <w:pPr>
              <w:spacing w:before="60"/>
              <w:rPr>
                <w:rFonts w:ascii="Arial" w:hAnsi="Arial" w:cs="Arial"/>
                <w:sz w:val="16"/>
              </w:rPr>
            </w:pPr>
            <w:r>
              <w:rPr>
                <w:rFonts w:ascii="Arial" w:hAnsi="Arial" w:cs="Arial"/>
                <w:sz w:val="16"/>
              </w:rPr>
              <w:t>28-Aug-13</w:t>
            </w:r>
          </w:p>
        </w:tc>
        <w:tc>
          <w:tcPr>
            <w:tcW w:w="1099" w:type="dxa"/>
          </w:tcPr>
          <w:p w:rsidR="00217CA1" w:rsidRDefault="00217CA1">
            <w:pPr>
              <w:spacing w:before="60"/>
              <w:rPr>
                <w:rFonts w:ascii="Arial" w:hAnsi="Arial" w:cs="Arial"/>
                <w:sz w:val="16"/>
              </w:rPr>
            </w:pPr>
            <w:r>
              <w:rPr>
                <w:rFonts w:ascii="Arial" w:hAnsi="Arial" w:cs="Arial"/>
                <w:sz w:val="16"/>
              </w:rPr>
              <w:t>Selva</w:t>
            </w:r>
          </w:p>
        </w:tc>
      </w:tr>
      <w:tr w:rsidR="00947F12" w:rsidTr="0075409E">
        <w:tc>
          <w:tcPr>
            <w:tcW w:w="615" w:type="dxa"/>
          </w:tcPr>
          <w:p w:rsidR="00947F12" w:rsidRDefault="00947F12">
            <w:pPr>
              <w:spacing w:before="60"/>
              <w:rPr>
                <w:rFonts w:ascii="Arial" w:hAnsi="Arial" w:cs="Arial"/>
                <w:sz w:val="16"/>
              </w:rPr>
            </w:pPr>
            <w:r>
              <w:rPr>
                <w:rFonts w:ascii="Arial" w:hAnsi="Arial" w:cs="Arial"/>
                <w:sz w:val="16"/>
              </w:rPr>
              <w:t>7</w:t>
            </w:r>
          </w:p>
        </w:tc>
        <w:tc>
          <w:tcPr>
            <w:tcW w:w="750" w:type="dxa"/>
          </w:tcPr>
          <w:p w:rsidR="00947F12" w:rsidRDefault="00947F12">
            <w:pPr>
              <w:spacing w:before="60"/>
              <w:rPr>
                <w:rFonts w:ascii="Arial" w:hAnsi="Arial" w:cs="Arial"/>
                <w:sz w:val="16"/>
              </w:rPr>
            </w:pPr>
            <w:r>
              <w:rPr>
                <w:rFonts w:ascii="Arial" w:hAnsi="Arial" w:cs="Arial"/>
                <w:sz w:val="16"/>
              </w:rPr>
              <w:t>7.0</w:t>
            </w:r>
          </w:p>
        </w:tc>
        <w:tc>
          <w:tcPr>
            <w:tcW w:w="6137" w:type="dxa"/>
          </w:tcPr>
          <w:p w:rsidR="00947F12" w:rsidRDefault="00947F12">
            <w:pPr>
              <w:spacing w:before="60"/>
              <w:rPr>
                <w:rFonts w:ascii="Arial" w:hAnsi="Arial" w:cs="Arial"/>
                <w:sz w:val="16"/>
              </w:rPr>
            </w:pPr>
            <w:r>
              <w:rPr>
                <w:rFonts w:ascii="Arial" w:hAnsi="Arial" w:cs="Arial"/>
                <w:sz w:val="16"/>
              </w:rPr>
              <w:t>Updated per FDD v3</w:t>
            </w:r>
          </w:p>
        </w:tc>
        <w:tc>
          <w:tcPr>
            <w:tcW w:w="1072" w:type="dxa"/>
          </w:tcPr>
          <w:p w:rsidR="00947F12" w:rsidRDefault="008B7634">
            <w:pPr>
              <w:spacing w:before="60"/>
              <w:rPr>
                <w:rFonts w:ascii="Arial" w:hAnsi="Arial" w:cs="Arial"/>
                <w:sz w:val="16"/>
              </w:rPr>
            </w:pPr>
            <w:r>
              <w:rPr>
                <w:rFonts w:ascii="Arial" w:hAnsi="Arial" w:cs="Arial"/>
                <w:sz w:val="16"/>
              </w:rPr>
              <w:t>11-Sep-13</w:t>
            </w:r>
          </w:p>
        </w:tc>
        <w:tc>
          <w:tcPr>
            <w:tcW w:w="1099" w:type="dxa"/>
          </w:tcPr>
          <w:p w:rsidR="00947F12" w:rsidRDefault="008B7634">
            <w:pPr>
              <w:spacing w:before="60"/>
              <w:rPr>
                <w:rFonts w:ascii="Arial" w:hAnsi="Arial" w:cs="Arial"/>
                <w:sz w:val="16"/>
              </w:rPr>
            </w:pPr>
            <w:r>
              <w:rPr>
                <w:rFonts w:ascii="Arial" w:hAnsi="Arial" w:cs="Arial"/>
                <w:sz w:val="16"/>
              </w:rPr>
              <w:t>LWW</w:t>
            </w:r>
          </w:p>
        </w:tc>
      </w:tr>
      <w:tr w:rsidR="00AB6525" w:rsidTr="0075409E">
        <w:tc>
          <w:tcPr>
            <w:tcW w:w="615" w:type="dxa"/>
          </w:tcPr>
          <w:p w:rsidR="00AB6525" w:rsidRDefault="0090238F">
            <w:pPr>
              <w:spacing w:before="60"/>
              <w:rPr>
                <w:rFonts w:ascii="Arial" w:hAnsi="Arial" w:cs="Arial"/>
                <w:sz w:val="16"/>
              </w:rPr>
            </w:pPr>
            <w:r>
              <w:rPr>
                <w:rFonts w:ascii="Arial" w:hAnsi="Arial" w:cs="Arial"/>
                <w:sz w:val="16"/>
              </w:rPr>
              <w:t>8</w:t>
            </w:r>
          </w:p>
        </w:tc>
        <w:tc>
          <w:tcPr>
            <w:tcW w:w="750" w:type="dxa"/>
          </w:tcPr>
          <w:p w:rsidR="00AB6525" w:rsidRDefault="0090238F">
            <w:pPr>
              <w:spacing w:before="60"/>
              <w:rPr>
                <w:rFonts w:ascii="Arial" w:hAnsi="Arial" w:cs="Arial"/>
                <w:sz w:val="16"/>
              </w:rPr>
            </w:pPr>
            <w:r>
              <w:rPr>
                <w:rFonts w:ascii="Arial" w:hAnsi="Arial" w:cs="Arial"/>
                <w:sz w:val="16"/>
              </w:rPr>
              <w:t>8.0</w:t>
            </w:r>
          </w:p>
        </w:tc>
        <w:tc>
          <w:tcPr>
            <w:tcW w:w="6137" w:type="dxa"/>
          </w:tcPr>
          <w:p w:rsidR="00AB6525" w:rsidRDefault="0090238F">
            <w:pPr>
              <w:spacing w:before="60"/>
              <w:rPr>
                <w:rFonts w:ascii="Arial" w:hAnsi="Arial" w:cs="Arial"/>
                <w:sz w:val="16"/>
              </w:rPr>
            </w:pPr>
            <w:r>
              <w:rPr>
                <w:rFonts w:ascii="Arial" w:hAnsi="Arial" w:cs="Arial"/>
                <w:sz w:val="16"/>
              </w:rPr>
              <w:t>Anomaly 5611 correction</w:t>
            </w:r>
          </w:p>
        </w:tc>
        <w:tc>
          <w:tcPr>
            <w:tcW w:w="1072" w:type="dxa"/>
          </w:tcPr>
          <w:p w:rsidR="00AB6525" w:rsidRDefault="0090238F">
            <w:pPr>
              <w:spacing w:before="60"/>
              <w:rPr>
                <w:rFonts w:ascii="Arial" w:hAnsi="Arial" w:cs="Arial"/>
                <w:sz w:val="16"/>
              </w:rPr>
            </w:pPr>
            <w:r>
              <w:rPr>
                <w:rFonts w:ascii="Arial" w:hAnsi="Arial" w:cs="Arial"/>
                <w:sz w:val="16"/>
              </w:rPr>
              <w:t>12-Sep-13</w:t>
            </w:r>
          </w:p>
        </w:tc>
        <w:tc>
          <w:tcPr>
            <w:tcW w:w="1099" w:type="dxa"/>
          </w:tcPr>
          <w:p w:rsidR="00AB6525" w:rsidRDefault="0090238F">
            <w:pPr>
              <w:spacing w:before="60"/>
              <w:rPr>
                <w:rFonts w:ascii="Arial" w:hAnsi="Arial" w:cs="Arial"/>
                <w:sz w:val="16"/>
              </w:rPr>
            </w:pPr>
            <w:r>
              <w:rPr>
                <w:rFonts w:ascii="Arial" w:hAnsi="Arial" w:cs="Arial"/>
                <w:sz w:val="16"/>
              </w:rPr>
              <w:t>LWW</w:t>
            </w:r>
          </w:p>
        </w:tc>
      </w:tr>
      <w:tr w:rsidR="0073314F" w:rsidTr="0075409E">
        <w:tc>
          <w:tcPr>
            <w:tcW w:w="615" w:type="dxa"/>
          </w:tcPr>
          <w:p w:rsidR="0073314F" w:rsidRDefault="0073314F">
            <w:pPr>
              <w:spacing w:before="60"/>
              <w:rPr>
                <w:rFonts w:ascii="Arial" w:hAnsi="Arial" w:cs="Arial"/>
                <w:sz w:val="16"/>
              </w:rPr>
            </w:pPr>
            <w:r>
              <w:rPr>
                <w:rFonts w:ascii="Arial" w:hAnsi="Arial" w:cs="Arial"/>
                <w:sz w:val="16"/>
              </w:rPr>
              <w:t>9</w:t>
            </w:r>
          </w:p>
        </w:tc>
        <w:tc>
          <w:tcPr>
            <w:tcW w:w="750" w:type="dxa"/>
          </w:tcPr>
          <w:p w:rsidR="0073314F" w:rsidRDefault="0073314F">
            <w:pPr>
              <w:spacing w:before="60"/>
              <w:rPr>
                <w:rFonts w:ascii="Arial" w:hAnsi="Arial" w:cs="Arial"/>
                <w:sz w:val="16"/>
              </w:rPr>
            </w:pPr>
            <w:r>
              <w:rPr>
                <w:rFonts w:ascii="Arial" w:hAnsi="Arial" w:cs="Arial"/>
                <w:sz w:val="16"/>
              </w:rPr>
              <w:t>9.0</w:t>
            </w:r>
          </w:p>
        </w:tc>
        <w:tc>
          <w:tcPr>
            <w:tcW w:w="6137" w:type="dxa"/>
          </w:tcPr>
          <w:p w:rsidR="0073314F" w:rsidRDefault="0073314F">
            <w:pPr>
              <w:spacing w:before="60"/>
              <w:rPr>
                <w:rFonts w:ascii="Arial" w:hAnsi="Arial" w:cs="Arial"/>
                <w:sz w:val="16"/>
              </w:rPr>
            </w:pPr>
            <w:r>
              <w:rPr>
                <w:rFonts w:ascii="Arial" w:hAnsi="Arial" w:cs="Arial"/>
                <w:sz w:val="16"/>
              </w:rPr>
              <w:t>Anomaly 5640 correction, Updated “TurnsCntrValidity” state flow</w:t>
            </w:r>
          </w:p>
        </w:tc>
        <w:tc>
          <w:tcPr>
            <w:tcW w:w="1072" w:type="dxa"/>
          </w:tcPr>
          <w:p w:rsidR="0073314F" w:rsidRDefault="0073314F">
            <w:pPr>
              <w:spacing w:before="60"/>
              <w:rPr>
                <w:rFonts w:ascii="Arial" w:hAnsi="Arial" w:cs="Arial"/>
                <w:sz w:val="16"/>
              </w:rPr>
            </w:pPr>
            <w:r>
              <w:rPr>
                <w:rFonts w:ascii="Arial" w:hAnsi="Arial" w:cs="Arial"/>
                <w:sz w:val="16"/>
              </w:rPr>
              <w:t>23-Sep-13</w:t>
            </w:r>
          </w:p>
        </w:tc>
        <w:tc>
          <w:tcPr>
            <w:tcW w:w="1099" w:type="dxa"/>
          </w:tcPr>
          <w:p w:rsidR="0073314F" w:rsidRDefault="0073314F">
            <w:pPr>
              <w:spacing w:before="60"/>
              <w:rPr>
                <w:rFonts w:ascii="Arial" w:hAnsi="Arial" w:cs="Arial"/>
                <w:sz w:val="16"/>
              </w:rPr>
            </w:pPr>
            <w:r>
              <w:rPr>
                <w:rFonts w:ascii="Arial" w:hAnsi="Arial" w:cs="Arial"/>
                <w:sz w:val="16"/>
              </w:rPr>
              <w:t>Selva</w:t>
            </w:r>
          </w:p>
        </w:tc>
      </w:tr>
      <w:tr w:rsidR="007C7BEF" w:rsidTr="0075409E">
        <w:tc>
          <w:tcPr>
            <w:tcW w:w="615" w:type="dxa"/>
          </w:tcPr>
          <w:p w:rsidR="007C7BEF" w:rsidRDefault="007C7BEF">
            <w:pPr>
              <w:spacing w:before="60"/>
              <w:rPr>
                <w:rFonts w:ascii="Arial" w:hAnsi="Arial" w:cs="Arial"/>
                <w:sz w:val="16"/>
              </w:rPr>
            </w:pPr>
            <w:r>
              <w:rPr>
                <w:rFonts w:ascii="Arial" w:hAnsi="Arial" w:cs="Arial"/>
                <w:sz w:val="16"/>
              </w:rPr>
              <w:t>10</w:t>
            </w:r>
          </w:p>
        </w:tc>
        <w:tc>
          <w:tcPr>
            <w:tcW w:w="750" w:type="dxa"/>
          </w:tcPr>
          <w:p w:rsidR="007C7BEF" w:rsidRDefault="007C7BEF">
            <w:pPr>
              <w:spacing w:before="60"/>
              <w:rPr>
                <w:rFonts w:ascii="Arial" w:hAnsi="Arial" w:cs="Arial"/>
                <w:sz w:val="16"/>
              </w:rPr>
            </w:pPr>
            <w:r>
              <w:rPr>
                <w:rFonts w:ascii="Arial" w:hAnsi="Arial" w:cs="Arial"/>
                <w:sz w:val="16"/>
              </w:rPr>
              <w:t>10.0</w:t>
            </w:r>
          </w:p>
        </w:tc>
        <w:tc>
          <w:tcPr>
            <w:tcW w:w="6137" w:type="dxa"/>
          </w:tcPr>
          <w:p w:rsidR="007C7BEF" w:rsidRDefault="00F8386E" w:rsidP="00F8386E">
            <w:pPr>
              <w:spacing w:before="60"/>
              <w:rPr>
                <w:rFonts w:ascii="Arial" w:hAnsi="Arial" w:cs="Arial"/>
                <w:sz w:val="16"/>
              </w:rPr>
            </w:pPr>
            <w:r w:rsidRPr="00F8386E">
              <w:rPr>
                <w:rFonts w:ascii="Arial" w:hAnsi="Arial" w:cs="Arial"/>
                <w:sz w:val="16"/>
              </w:rPr>
              <w:t>FDD v4 update</w:t>
            </w:r>
            <w:r>
              <w:rPr>
                <w:rFonts w:ascii="Arial" w:hAnsi="Arial" w:cs="Arial"/>
                <w:sz w:val="16"/>
              </w:rPr>
              <w:t xml:space="preserve"> and </w:t>
            </w:r>
            <w:r w:rsidRPr="00F8386E">
              <w:rPr>
                <w:rFonts w:ascii="Arial" w:hAnsi="Arial" w:cs="Arial"/>
                <w:sz w:val="16"/>
              </w:rPr>
              <w:t>Unit fix (anomaly 6172)</w:t>
            </w:r>
          </w:p>
        </w:tc>
        <w:tc>
          <w:tcPr>
            <w:tcW w:w="1072" w:type="dxa"/>
          </w:tcPr>
          <w:p w:rsidR="007C7BEF" w:rsidRDefault="007C7BEF">
            <w:pPr>
              <w:spacing w:before="60"/>
              <w:rPr>
                <w:rFonts w:ascii="Arial" w:hAnsi="Arial" w:cs="Arial"/>
                <w:sz w:val="16"/>
              </w:rPr>
            </w:pPr>
            <w:r>
              <w:rPr>
                <w:rFonts w:ascii="Arial" w:hAnsi="Arial" w:cs="Arial"/>
                <w:sz w:val="16"/>
              </w:rPr>
              <w:t>7-April-14</w:t>
            </w:r>
          </w:p>
        </w:tc>
        <w:tc>
          <w:tcPr>
            <w:tcW w:w="1099" w:type="dxa"/>
          </w:tcPr>
          <w:p w:rsidR="007C7BEF" w:rsidRDefault="007C7BEF">
            <w:pPr>
              <w:spacing w:before="60"/>
              <w:rPr>
                <w:rFonts w:ascii="Arial" w:hAnsi="Arial" w:cs="Arial"/>
                <w:sz w:val="16"/>
              </w:rPr>
            </w:pPr>
            <w:r>
              <w:rPr>
                <w:rFonts w:ascii="Arial" w:hAnsi="Arial" w:cs="Arial"/>
                <w:sz w:val="16"/>
              </w:rPr>
              <w:t>KPIT-SK</w:t>
            </w:r>
          </w:p>
        </w:tc>
      </w:tr>
      <w:tr w:rsidR="003277B6" w:rsidTr="0075409E">
        <w:tc>
          <w:tcPr>
            <w:tcW w:w="615" w:type="dxa"/>
          </w:tcPr>
          <w:p w:rsidR="003277B6" w:rsidRDefault="003277B6">
            <w:pPr>
              <w:spacing w:before="60"/>
              <w:rPr>
                <w:rFonts w:ascii="Arial" w:hAnsi="Arial" w:cs="Arial"/>
                <w:sz w:val="16"/>
              </w:rPr>
            </w:pPr>
            <w:r>
              <w:rPr>
                <w:rFonts w:ascii="Arial" w:hAnsi="Arial" w:cs="Arial"/>
                <w:sz w:val="16"/>
              </w:rPr>
              <w:t>11</w:t>
            </w:r>
          </w:p>
        </w:tc>
        <w:tc>
          <w:tcPr>
            <w:tcW w:w="750" w:type="dxa"/>
          </w:tcPr>
          <w:p w:rsidR="003277B6" w:rsidRDefault="003277B6">
            <w:pPr>
              <w:spacing w:before="60"/>
              <w:rPr>
                <w:rFonts w:ascii="Arial" w:hAnsi="Arial" w:cs="Arial"/>
                <w:sz w:val="16"/>
              </w:rPr>
            </w:pPr>
            <w:r>
              <w:rPr>
                <w:rFonts w:ascii="Arial" w:hAnsi="Arial" w:cs="Arial"/>
                <w:sz w:val="16"/>
              </w:rPr>
              <w:t>11.0</w:t>
            </w:r>
          </w:p>
        </w:tc>
        <w:tc>
          <w:tcPr>
            <w:tcW w:w="6137" w:type="dxa"/>
          </w:tcPr>
          <w:p w:rsidR="003277B6" w:rsidRPr="00F8386E" w:rsidRDefault="002F239F" w:rsidP="002F239F">
            <w:pPr>
              <w:spacing w:before="60"/>
              <w:rPr>
                <w:rFonts w:ascii="Arial" w:hAnsi="Arial" w:cs="Arial"/>
                <w:sz w:val="16"/>
              </w:rPr>
            </w:pPr>
            <w:r w:rsidRPr="002F239F">
              <w:rPr>
                <w:rFonts w:ascii="Arial" w:hAnsi="Arial" w:cs="Arial"/>
                <w:sz w:val="16"/>
              </w:rPr>
              <w:t>Prototype of new multiple transfer group SPI trans</w:t>
            </w:r>
            <w:r>
              <w:rPr>
                <w:rFonts w:ascii="Arial" w:hAnsi="Arial" w:cs="Arial"/>
                <w:sz w:val="16"/>
              </w:rPr>
              <w:t xml:space="preserve">fers </w:t>
            </w:r>
            <w:r w:rsidRPr="002F239F">
              <w:rPr>
                <w:rFonts w:ascii="Arial" w:hAnsi="Arial" w:cs="Arial"/>
                <w:sz w:val="16"/>
              </w:rPr>
              <w:t>(v5 Prerelease) and also A5929 fixed.</w:t>
            </w:r>
          </w:p>
        </w:tc>
        <w:tc>
          <w:tcPr>
            <w:tcW w:w="1072" w:type="dxa"/>
          </w:tcPr>
          <w:p w:rsidR="003277B6" w:rsidRDefault="002F239F">
            <w:pPr>
              <w:spacing w:before="60"/>
              <w:rPr>
                <w:rFonts w:ascii="Arial" w:hAnsi="Arial" w:cs="Arial"/>
                <w:sz w:val="16"/>
              </w:rPr>
            </w:pPr>
            <w:r>
              <w:rPr>
                <w:rFonts w:ascii="Arial" w:hAnsi="Arial" w:cs="Arial"/>
                <w:sz w:val="16"/>
              </w:rPr>
              <w:t>8-April-14</w:t>
            </w:r>
          </w:p>
        </w:tc>
        <w:tc>
          <w:tcPr>
            <w:tcW w:w="1099" w:type="dxa"/>
          </w:tcPr>
          <w:p w:rsidR="003277B6" w:rsidRDefault="002F239F">
            <w:pPr>
              <w:spacing w:before="60"/>
              <w:rPr>
                <w:rFonts w:ascii="Arial" w:hAnsi="Arial" w:cs="Arial"/>
                <w:sz w:val="16"/>
              </w:rPr>
            </w:pPr>
            <w:r>
              <w:rPr>
                <w:rFonts w:ascii="Arial" w:hAnsi="Arial" w:cs="Arial"/>
                <w:sz w:val="16"/>
              </w:rPr>
              <w:t>Selva</w:t>
            </w:r>
          </w:p>
        </w:tc>
      </w:tr>
      <w:tr w:rsidR="00386DAF" w:rsidTr="0075409E">
        <w:tc>
          <w:tcPr>
            <w:tcW w:w="615" w:type="dxa"/>
          </w:tcPr>
          <w:p w:rsidR="00386DAF" w:rsidRDefault="00386DAF">
            <w:pPr>
              <w:spacing w:before="60"/>
              <w:rPr>
                <w:rFonts w:ascii="Arial" w:hAnsi="Arial" w:cs="Arial"/>
                <w:sz w:val="16"/>
              </w:rPr>
            </w:pPr>
            <w:r>
              <w:rPr>
                <w:rFonts w:ascii="Arial" w:hAnsi="Arial" w:cs="Arial"/>
                <w:sz w:val="16"/>
              </w:rPr>
              <w:t>12</w:t>
            </w:r>
          </w:p>
        </w:tc>
        <w:tc>
          <w:tcPr>
            <w:tcW w:w="750" w:type="dxa"/>
          </w:tcPr>
          <w:p w:rsidR="00386DAF" w:rsidRDefault="00386DAF">
            <w:pPr>
              <w:spacing w:before="60"/>
              <w:rPr>
                <w:rFonts w:ascii="Arial" w:hAnsi="Arial" w:cs="Arial"/>
                <w:sz w:val="16"/>
              </w:rPr>
            </w:pPr>
            <w:r>
              <w:rPr>
                <w:rFonts w:ascii="Arial" w:hAnsi="Arial" w:cs="Arial"/>
                <w:sz w:val="16"/>
              </w:rPr>
              <w:t>12.0</w:t>
            </w:r>
          </w:p>
        </w:tc>
        <w:tc>
          <w:tcPr>
            <w:tcW w:w="6137" w:type="dxa"/>
          </w:tcPr>
          <w:p w:rsidR="00386DAF" w:rsidRPr="002F239F" w:rsidRDefault="00386DAF" w:rsidP="002F239F">
            <w:pPr>
              <w:spacing w:before="60"/>
              <w:rPr>
                <w:rFonts w:ascii="Arial" w:hAnsi="Arial" w:cs="Arial"/>
                <w:sz w:val="16"/>
              </w:rPr>
            </w:pPr>
            <w:r>
              <w:rPr>
                <w:rFonts w:ascii="Arial" w:hAnsi="Arial" w:cs="Arial"/>
                <w:sz w:val="16"/>
              </w:rPr>
              <w:t xml:space="preserve">Updated for FDD v6 </w:t>
            </w:r>
          </w:p>
        </w:tc>
        <w:tc>
          <w:tcPr>
            <w:tcW w:w="1072" w:type="dxa"/>
          </w:tcPr>
          <w:p w:rsidR="00386DAF" w:rsidRDefault="00386DAF">
            <w:pPr>
              <w:spacing w:before="60"/>
              <w:rPr>
                <w:rFonts w:ascii="Arial" w:hAnsi="Arial" w:cs="Arial"/>
                <w:sz w:val="16"/>
              </w:rPr>
            </w:pPr>
            <w:r>
              <w:rPr>
                <w:rFonts w:ascii="Arial" w:hAnsi="Arial" w:cs="Arial"/>
                <w:sz w:val="16"/>
              </w:rPr>
              <w:t>28-Apr-14</w:t>
            </w:r>
          </w:p>
        </w:tc>
        <w:tc>
          <w:tcPr>
            <w:tcW w:w="1099" w:type="dxa"/>
          </w:tcPr>
          <w:p w:rsidR="00386DAF" w:rsidRDefault="00386DAF">
            <w:pPr>
              <w:spacing w:before="60"/>
              <w:rPr>
                <w:rFonts w:ascii="Arial" w:hAnsi="Arial" w:cs="Arial"/>
                <w:sz w:val="16"/>
              </w:rPr>
            </w:pPr>
            <w:r>
              <w:rPr>
                <w:rFonts w:ascii="Arial" w:hAnsi="Arial" w:cs="Arial"/>
                <w:sz w:val="16"/>
              </w:rPr>
              <w:t>Selva</w:t>
            </w:r>
          </w:p>
        </w:tc>
      </w:tr>
      <w:tr w:rsidR="00EA19CF" w:rsidTr="0075409E">
        <w:tc>
          <w:tcPr>
            <w:tcW w:w="615" w:type="dxa"/>
          </w:tcPr>
          <w:p w:rsidR="00EA19CF" w:rsidRDefault="00EA19CF">
            <w:pPr>
              <w:spacing w:before="60"/>
              <w:rPr>
                <w:rFonts w:ascii="Arial" w:hAnsi="Arial" w:cs="Arial"/>
                <w:sz w:val="16"/>
              </w:rPr>
            </w:pPr>
            <w:r>
              <w:rPr>
                <w:rFonts w:ascii="Arial" w:hAnsi="Arial" w:cs="Arial"/>
                <w:sz w:val="16"/>
              </w:rPr>
              <w:t>13</w:t>
            </w:r>
          </w:p>
        </w:tc>
        <w:tc>
          <w:tcPr>
            <w:tcW w:w="750" w:type="dxa"/>
          </w:tcPr>
          <w:p w:rsidR="00EA19CF" w:rsidRDefault="00EA19CF">
            <w:pPr>
              <w:spacing w:before="60"/>
              <w:rPr>
                <w:rFonts w:ascii="Arial" w:hAnsi="Arial" w:cs="Arial"/>
                <w:sz w:val="16"/>
              </w:rPr>
            </w:pPr>
            <w:r>
              <w:rPr>
                <w:rFonts w:ascii="Arial" w:hAnsi="Arial" w:cs="Arial"/>
                <w:sz w:val="16"/>
              </w:rPr>
              <w:t>13.0</w:t>
            </w:r>
          </w:p>
        </w:tc>
        <w:tc>
          <w:tcPr>
            <w:tcW w:w="6137" w:type="dxa"/>
          </w:tcPr>
          <w:p w:rsidR="00EA19CF" w:rsidRDefault="00EA19CF" w:rsidP="002F239F">
            <w:pPr>
              <w:spacing w:before="60"/>
              <w:rPr>
                <w:rFonts w:ascii="Arial" w:hAnsi="Arial" w:cs="Arial"/>
                <w:sz w:val="16"/>
              </w:rPr>
            </w:pPr>
            <w:r>
              <w:rPr>
                <w:rFonts w:ascii="Arial" w:hAnsi="Arial" w:cs="Arial"/>
                <w:sz w:val="16"/>
              </w:rPr>
              <w:t xml:space="preserve">Updated for </w:t>
            </w:r>
            <w:r w:rsidRPr="00EA19CF">
              <w:rPr>
                <w:rFonts w:ascii="Arial" w:hAnsi="Arial" w:cs="Arial"/>
                <w:sz w:val="16"/>
              </w:rPr>
              <w:t>6811, 6831</w:t>
            </w:r>
          </w:p>
        </w:tc>
        <w:tc>
          <w:tcPr>
            <w:tcW w:w="1072" w:type="dxa"/>
          </w:tcPr>
          <w:p w:rsidR="00EA19CF" w:rsidRDefault="00EA19CF">
            <w:pPr>
              <w:spacing w:before="60"/>
              <w:rPr>
                <w:rFonts w:ascii="Arial" w:hAnsi="Arial" w:cs="Arial"/>
                <w:sz w:val="16"/>
              </w:rPr>
            </w:pPr>
            <w:r>
              <w:rPr>
                <w:rFonts w:ascii="Arial" w:hAnsi="Arial" w:cs="Arial"/>
                <w:sz w:val="16"/>
              </w:rPr>
              <w:t>30-May-14</w:t>
            </w:r>
          </w:p>
        </w:tc>
        <w:tc>
          <w:tcPr>
            <w:tcW w:w="1099" w:type="dxa"/>
          </w:tcPr>
          <w:p w:rsidR="00EA19CF" w:rsidRDefault="00EA19CF">
            <w:pPr>
              <w:spacing w:before="60"/>
              <w:rPr>
                <w:rFonts w:ascii="Arial" w:hAnsi="Arial" w:cs="Arial"/>
                <w:sz w:val="16"/>
              </w:rPr>
            </w:pPr>
            <w:r>
              <w:rPr>
                <w:rFonts w:ascii="Arial" w:hAnsi="Arial" w:cs="Arial"/>
                <w:sz w:val="16"/>
              </w:rPr>
              <w:t>Selva</w:t>
            </w:r>
          </w:p>
        </w:tc>
      </w:tr>
      <w:tr w:rsidR="005B0CC7" w:rsidTr="0075409E">
        <w:tc>
          <w:tcPr>
            <w:tcW w:w="615" w:type="dxa"/>
          </w:tcPr>
          <w:p w:rsidR="005B0CC7" w:rsidRDefault="00D35C3D">
            <w:pPr>
              <w:spacing w:before="60"/>
              <w:rPr>
                <w:rFonts w:ascii="Arial" w:hAnsi="Arial" w:cs="Arial"/>
                <w:sz w:val="16"/>
              </w:rPr>
            </w:pPr>
            <w:r>
              <w:rPr>
                <w:rFonts w:ascii="Arial" w:hAnsi="Arial" w:cs="Arial"/>
                <w:sz w:val="16"/>
              </w:rPr>
              <w:t>1</w:t>
            </w:r>
            <w:r w:rsidR="003B38E2">
              <w:rPr>
                <w:rFonts w:ascii="Arial" w:hAnsi="Arial" w:cs="Arial"/>
                <w:sz w:val="16"/>
              </w:rPr>
              <w:t>4</w:t>
            </w:r>
          </w:p>
        </w:tc>
        <w:tc>
          <w:tcPr>
            <w:tcW w:w="750" w:type="dxa"/>
          </w:tcPr>
          <w:p w:rsidR="005B0CC7" w:rsidRDefault="005B0CC7">
            <w:pPr>
              <w:spacing w:before="60"/>
              <w:rPr>
                <w:rFonts w:ascii="Arial" w:hAnsi="Arial" w:cs="Arial"/>
                <w:sz w:val="16"/>
              </w:rPr>
            </w:pPr>
            <w:r>
              <w:rPr>
                <w:rFonts w:ascii="Arial" w:hAnsi="Arial" w:cs="Arial"/>
                <w:sz w:val="16"/>
              </w:rPr>
              <w:t>14.0</w:t>
            </w:r>
          </w:p>
        </w:tc>
        <w:tc>
          <w:tcPr>
            <w:tcW w:w="6137" w:type="dxa"/>
          </w:tcPr>
          <w:p w:rsidR="005B0CC7" w:rsidRPr="002440B4" w:rsidRDefault="005B0CC7" w:rsidP="002F239F">
            <w:pPr>
              <w:spacing w:before="60"/>
              <w:rPr>
                <w:rFonts w:ascii="Arial" w:hAnsi="Arial" w:cs="Arial"/>
                <w:sz w:val="16"/>
                <w:szCs w:val="16"/>
              </w:rPr>
            </w:pPr>
            <w:r w:rsidRPr="002440B4">
              <w:rPr>
                <w:rFonts w:ascii="Arial" w:hAnsi="Arial" w:cs="Arial"/>
                <w:sz w:val="16"/>
                <w:szCs w:val="16"/>
              </w:rPr>
              <w:t xml:space="preserve">Updated </w:t>
            </w:r>
            <w:r w:rsidRPr="00723605">
              <w:rPr>
                <w:rFonts w:ascii="Arial" w:hAnsi="Arial" w:cs="Arial"/>
                <w:sz w:val="16"/>
                <w:szCs w:val="16"/>
              </w:rPr>
              <w:t>Sections 5.1</w:t>
            </w:r>
            <w:r w:rsidRPr="002440B4">
              <w:rPr>
                <w:rFonts w:ascii="Arial" w:hAnsi="Arial" w:cs="Arial"/>
                <w:sz w:val="16"/>
                <w:szCs w:val="16"/>
              </w:rPr>
              <w:t>,</w:t>
            </w:r>
            <w:r w:rsidRPr="00723605">
              <w:rPr>
                <w:rFonts w:ascii="Arial" w:hAnsi="Arial" w:cs="Arial"/>
                <w:sz w:val="16"/>
                <w:szCs w:val="16"/>
              </w:rPr>
              <w:t>5.3.1.2,7.1.1,7.1.2.3,6.2.1.3,6.2.1.3</w:t>
            </w:r>
            <w:r w:rsidR="002440B4" w:rsidRPr="00723605">
              <w:rPr>
                <w:rFonts w:ascii="Arial" w:hAnsi="Arial" w:cs="Arial"/>
                <w:sz w:val="16"/>
                <w:szCs w:val="16"/>
              </w:rPr>
              <w:t>, 5.4.2 and 5.4.3, 5.4.4</w:t>
            </w:r>
          </w:p>
        </w:tc>
        <w:tc>
          <w:tcPr>
            <w:tcW w:w="1072" w:type="dxa"/>
          </w:tcPr>
          <w:p w:rsidR="005B0CC7" w:rsidRDefault="002440B4">
            <w:pPr>
              <w:spacing w:before="60"/>
              <w:rPr>
                <w:rFonts w:ascii="Arial" w:hAnsi="Arial" w:cs="Arial"/>
                <w:sz w:val="16"/>
              </w:rPr>
            </w:pPr>
            <w:r>
              <w:rPr>
                <w:rFonts w:ascii="Arial" w:hAnsi="Arial" w:cs="Arial"/>
                <w:sz w:val="16"/>
              </w:rPr>
              <w:t>19-Sep-14</w:t>
            </w:r>
          </w:p>
        </w:tc>
        <w:tc>
          <w:tcPr>
            <w:tcW w:w="1099" w:type="dxa"/>
          </w:tcPr>
          <w:p w:rsidR="005B0CC7" w:rsidRDefault="002440B4">
            <w:pPr>
              <w:spacing w:before="60"/>
              <w:rPr>
                <w:rFonts w:ascii="Arial" w:hAnsi="Arial" w:cs="Arial"/>
                <w:sz w:val="16"/>
              </w:rPr>
            </w:pPr>
            <w:r>
              <w:rPr>
                <w:rFonts w:ascii="Arial" w:hAnsi="Arial" w:cs="Arial"/>
                <w:sz w:val="16"/>
              </w:rPr>
              <w:t>KPIT-SSK</w:t>
            </w:r>
          </w:p>
        </w:tc>
      </w:tr>
      <w:tr w:rsidR="003B38E2" w:rsidTr="0075409E">
        <w:tc>
          <w:tcPr>
            <w:tcW w:w="615" w:type="dxa"/>
          </w:tcPr>
          <w:p w:rsidR="003B38E2" w:rsidRDefault="003B38E2">
            <w:pPr>
              <w:spacing w:before="60"/>
              <w:rPr>
                <w:rFonts w:ascii="Arial" w:hAnsi="Arial" w:cs="Arial"/>
                <w:sz w:val="16"/>
              </w:rPr>
            </w:pPr>
            <w:r>
              <w:rPr>
                <w:rFonts w:ascii="Arial" w:hAnsi="Arial" w:cs="Arial"/>
                <w:sz w:val="16"/>
              </w:rPr>
              <w:t>15</w:t>
            </w:r>
          </w:p>
        </w:tc>
        <w:tc>
          <w:tcPr>
            <w:tcW w:w="750" w:type="dxa"/>
          </w:tcPr>
          <w:p w:rsidR="003B38E2" w:rsidRDefault="003B38E2">
            <w:pPr>
              <w:spacing w:before="60"/>
              <w:rPr>
                <w:rFonts w:ascii="Arial" w:hAnsi="Arial" w:cs="Arial"/>
                <w:sz w:val="16"/>
              </w:rPr>
            </w:pPr>
            <w:r>
              <w:rPr>
                <w:rFonts w:ascii="Arial" w:hAnsi="Arial" w:cs="Arial"/>
                <w:sz w:val="16"/>
              </w:rPr>
              <w:t>15.0</w:t>
            </w:r>
          </w:p>
        </w:tc>
        <w:tc>
          <w:tcPr>
            <w:tcW w:w="6137" w:type="dxa"/>
          </w:tcPr>
          <w:p w:rsidR="003B38E2" w:rsidRPr="002440B4" w:rsidRDefault="00F46806" w:rsidP="002F239F">
            <w:pPr>
              <w:spacing w:before="60"/>
              <w:rPr>
                <w:rFonts w:ascii="Arial" w:hAnsi="Arial" w:cs="Arial"/>
                <w:sz w:val="16"/>
                <w:szCs w:val="16"/>
              </w:rPr>
            </w:pPr>
            <w:r>
              <w:rPr>
                <w:rFonts w:ascii="Arial" w:hAnsi="Arial" w:cs="Arial"/>
                <w:sz w:val="16"/>
                <w:szCs w:val="16"/>
              </w:rPr>
              <w:t>Anomaly 6855 ,6864 correction</w:t>
            </w:r>
          </w:p>
        </w:tc>
        <w:tc>
          <w:tcPr>
            <w:tcW w:w="1072" w:type="dxa"/>
          </w:tcPr>
          <w:p w:rsidR="003B38E2" w:rsidRDefault="00F12246">
            <w:pPr>
              <w:spacing w:before="60"/>
              <w:rPr>
                <w:rFonts w:ascii="Arial" w:hAnsi="Arial" w:cs="Arial"/>
                <w:sz w:val="16"/>
              </w:rPr>
            </w:pPr>
            <w:r>
              <w:rPr>
                <w:rFonts w:ascii="Arial" w:hAnsi="Arial" w:cs="Arial"/>
                <w:sz w:val="16"/>
              </w:rPr>
              <w:t>8-Dec-14</w:t>
            </w:r>
          </w:p>
        </w:tc>
        <w:tc>
          <w:tcPr>
            <w:tcW w:w="1099" w:type="dxa"/>
          </w:tcPr>
          <w:p w:rsidR="003B38E2" w:rsidRDefault="00F12246">
            <w:pPr>
              <w:spacing w:before="60"/>
              <w:rPr>
                <w:rFonts w:ascii="Arial" w:hAnsi="Arial" w:cs="Arial"/>
                <w:sz w:val="16"/>
              </w:rPr>
            </w:pPr>
            <w:r>
              <w:rPr>
                <w:rFonts w:ascii="Arial" w:hAnsi="Arial" w:cs="Arial"/>
                <w:sz w:val="16"/>
              </w:rPr>
              <w:t>TATA-JK</w:t>
            </w:r>
          </w:p>
        </w:tc>
      </w:tr>
      <w:tr w:rsidR="00D117E4" w:rsidTr="0075409E">
        <w:tc>
          <w:tcPr>
            <w:tcW w:w="615" w:type="dxa"/>
          </w:tcPr>
          <w:p w:rsidR="00D117E4" w:rsidRDefault="00D117E4">
            <w:pPr>
              <w:spacing w:before="60"/>
              <w:rPr>
                <w:rFonts w:ascii="Arial" w:hAnsi="Arial" w:cs="Arial"/>
                <w:sz w:val="16"/>
              </w:rPr>
            </w:pPr>
            <w:r>
              <w:rPr>
                <w:rFonts w:ascii="Arial" w:hAnsi="Arial" w:cs="Arial"/>
                <w:sz w:val="16"/>
              </w:rPr>
              <w:t>16</w:t>
            </w:r>
          </w:p>
        </w:tc>
        <w:tc>
          <w:tcPr>
            <w:tcW w:w="750" w:type="dxa"/>
          </w:tcPr>
          <w:p w:rsidR="00D117E4" w:rsidRDefault="00D117E4">
            <w:pPr>
              <w:spacing w:before="60"/>
              <w:rPr>
                <w:rFonts w:ascii="Arial" w:hAnsi="Arial" w:cs="Arial"/>
                <w:sz w:val="16"/>
              </w:rPr>
            </w:pPr>
            <w:r>
              <w:rPr>
                <w:rFonts w:ascii="Arial" w:hAnsi="Arial" w:cs="Arial"/>
                <w:sz w:val="16"/>
              </w:rPr>
              <w:t>16.0</w:t>
            </w:r>
          </w:p>
        </w:tc>
        <w:tc>
          <w:tcPr>
            <w:tcW w:w="6137" w:type="dxa"/>
          </w:tcPr>
          <w:p w:rsidR="00D117E4" w:rsidRDefault="00D117E4" w:rsidP="002F239F">
            <w:pPr>
              <w:spacing w:before="60"/>
              <w:rPr>
                <w:rFonts w:ascii="Arial" w:hAnsi="Arial" w:cs="Arial"/>
                <w:sz w:val="16"/>
                <w:szCs w:val="16"/>
              </w:rPr>
            </w:pPr>
            <w:r>
              <w:rPr>
                <w:rFonts w:ascii="Arial" w:hAnsi="Arial" w:cs="Arial"/>
                <w:sz w:val="16"/>
                <w:szCs w:val="16"/>
              </w:rPr>
              <w:t>Updated per FDD rev.008</w:t>
            </w:r>
          </w:p>
        </w:tc>
        <w:tc>
          <w:tcPr>
            <w:tcW w:w="1072" w:type="dxa"/>
          </w:tcPr>
          <w:p w:rsidR="00D117E4" w:rsidRDefault="00823CD9">
            <w:pPr>
              <w:spacing w:before="60"/>
              <w:rPr>
                <w:rFonts w:ascii="Arial" w:hAnsi="Arial" w:cs="Arial"/>
                <w:sz w:val="16"/>
              </w:rPr>
            </w:pPr>
            <w:r>
              <w:rPr>
                <w:rFonts w:ascii="Arial" w:hAnsi="Arial" w:cs="Arial"/>
                <w:sz w:val="16"/>
              </w:rPr>
              <w:t>06-Feb-15</w:t>
            </w:r>
          </w:p>
        </w:tc>
        <w:tc>
          <w:tcPr>
            <w:tcW w:w="1099" w:type="dxa"/>
          </w:tcPr>
          <w:p w:rsidR="00D117E4" w:rsidRDefault="00823CD9">
            <w:pPr>
              <w:spacing w:before="60"/>
              <w:rPr>
                <w:rFonts w:ascii="Arial" w:hAnsi="Arial" w:cs="Arial"/>
                <w:sz w:val="16"/>
              </w:rPr>
            </w:pPr>
            <w:r>
              <w:rPr>
                <w:rFonts w:ascii="Arial" w:hAnsi="Arial" w:cs="Arial"/>
                <w:sz w:val="16"/>
              </w:rPr>
              <w:t>Rijvi</w:t>
            </w:r>
          </w:p>
        </w:tc>
      </w:tr>
      <w:tr w:rsidR="0069525D" w:rsidTr="0075409E">
        <w:trPr>
          <w:ins w:id="53" w:author="Byrski, Krzysztof" w:date="2018-04-19T12:32:00Z"/>
        </w:trPr>
        <w:tc>
          <w:tcPr>
            <w:tcW w:w="615" w:type="dxa"/>
          </w:tcPr>
          <w:p w:rsidR="0069525D" w:rsidRDefault="0069525D">
            <w:pPr>
              <w:spacing w:before="60"/>
              <w:rPr>
                <w:ins w:id="54" w:author="Byrski, Krzysztof" w:date="2018-04-19T12:32:00Z"/>
                <w:rFonts w:ascii="Arial" w:hAnsi="Arial" w:cs="Arial"/>
                <w:sz w:val="16"/>
              </w:rPr>
            </w:pPr>
            <w:ins w:id="55" w:author="Byrski, Krzysztof" w:date="2018-04-19T12:32:00Z">
              <w:r>
                <w:rPr>
                  <w:rFonts w:ascii="Arial" w:hAnsi="Arial" w:cs="Arial"/>
                  <w:sz w:val="16"/>
                </w:rPr>
                <w:t>17</w:t>
              </w:r>
            </w:ins>
          </w:p>
        </w:tc>
        <w:tc>
          <w:tcPr>
            <w:tcW w:w="750" w:type="dxa"/>
          </w:tcPr>
          <w:p w:rsidR="0069525D" w:rsidRDefault="0069525D">
            <w:pPr>
              <w:spacing w:before="60"/>
              <w:rPr>
                <w:ins w:id="56" w:author="Byrski, Krzysztof" w:date="2018-04-19T12:32:00Z"/>
                <w:rFonts w:ascii="Arial" w:hAnsi="Arial" w:cs="Arial"/>
                <w:sz w:val="16"/>
              </w:rPr>
            </w:pPr>
            <w:ins w:id="57" w:author="Byrski, Krzysztof" w:date="2018-04-19T12:32:00Z">
              <w:r>
                <w:rPr>
                  <w:rFonts w:ascii="Arial" w:hAnsi="Arial" w:cs="Arial"/>
                  <w:sz w:val="16"/>
                </w:rPr>
                <w:t>17.0</w:t>
              </w:r>
            </w:ins>
          </w:p>
        </w:tc>
        <w:tc>
          <w:tcPr>
            <w:tcW w:w="6137" w:type="dxa"/>
          </w:tcPr>
          <w:p w:rsidR="0069525D" w:rsidRDefault="0069525D" w:rsidP="002F239F">
            <w:pPr>
              <w:spacing w:before="60"/>
              <w:rPr>
                <w:ins w:id="58" w:author="Byrski, Krzysztof" w:date="2018-04-19T12:32:00Z"/>
                <w:rFonts w:ascii="Arial" w:hAnsi="Arial" w:cs="Arial"/>
                <w:sz w:val="16"/>
                <w:szCs w:val="16"/>
              </w:rPr>
            </w:pPr>
            <w:ins w:id="59" w:author="Byrski, Krzysztof" w:date="2018-04-19T12:32:00Z">
              <w:r>
                <w:rPr>
                  <w:rFonts w:ascii="Arial" w:hAnsi="Arial" w:cs="Arial"/>
                  <w:sz w:val="16"/>
                  <w:szCs w:val="16"/>
                </w:rPr>
                <w:t>Updated per FDD rev.010</w:t>
              </w:r>
            </w:ins>
          </w:p>
        </w:tc>
        <w:tc>
          <w:tcPr>
            <w:tcW w:w="1072" w:type="dxa"/>
          </w:tcPr>
          <w:p w:rsidR="0069525D" w:rsidRDefault="0069525D">
            <w:pPr>
              <w:spacing w:before="60"/>
              <w:rPr>
                <w:ins w:id="60" w:author="Byrski, Krzysztof" w:date="2018-04-19T12:32:00Z"/>
                <w:rFonts w:ascii="Arial" w:hAnsi="Arial" w:cs="Arial"/>
                <w:sz w:val="16"/>
              </w:rPr>
            </w:pPr>
            <w:ins w:id="61" w:author="Byrski, Krzysztof" w:date="2018-04-19T12:33:00Z">
              <w:r>
                <w:rPr>
                  <w:rFonts w:ascii="Arial" w:hAnsi="Arial" w:cs="Arial"/>
                  <w:sz w:val="16"/>
                </w:rPr>
                <w:t>19</w:t>
              </w:r>
            </w:ins>
            <w:ins w:id="62" w:author="Byrski, Krzysztof" w:date="2018-04-19T12:32:00Z">
              <w:r>
                <w:rPr>
                  <w:rFonts w:ascii="Arial" w:hAnsi="Arial" w:cs="Arial"/>
                  <w:sz w:val="16"/>
                </w:rPr>
                <w:t>-</w:t>
              </w:r>
            </w:ins>
            <w:ins w:id="63" w:author="Byrski, Krzysztof" w:date="2018-04-19T12:33:00Z">
              <w:r>
                <w:rPr>
                  <w:rFonts w:ascii="Arial" w:hAnsi="Arial" w:cs="Arial"/>
                  <w:sz w:val="16"/>
                </w:rPr>
                <w:t>Apr</w:t>
              </w:r>
            </w:ins>
            <w:ins w:id="64" w:author="Byrski, Krzysztof" w:date="2018-04-19T12:32:00Z">
              <w:r>
                <w:rPr>
                  <w:rFonts w:ascii="Arial" w:hAnsi="Arial" w:cs="Arial"/>
                  <w:sz w:val="16"/>
                </w:rPr>
                <w:t>-18</w:t>
              </w:r>
            </w:ins>
          </w:p>
        </w:tc>
        <w:tc>
          <w:tcPr>
            <w:tcW w:w="1099" w:type="dxa"/>
          </w:tcPr>
          <w:p w:rsidR="0069525D" w:rsidRDefault="0069525D">
            <w:pPr>
              <w:spacing w:before="60"/>
              <w:rPr>
                <w:ins w:id="65" w:author="Byrski, Krzysztof" w:date="2018-04-19T12:32:00Z"/>
                <w:rFonts w:ascii="Arial" w:hAnsi="Arial" w:cs="Arial"/>
                <w:sz w:val="16"/>
              </w:rPr>
            </w:pPr>
            <w:ins w:id="66" w:author="Byrski, Krzysztof" w:date="2018-04-19T12:33:00Z">
              <w:r>
                <w:rPr>
                  <w:rFonts w:ascii="Arial" w:hAnsi="Arial" w:cs="Arial"/>
                  <w:sz w:val="16"/>
                </w:rPr>
                <w:t>KByrski</w:t>
              </w:r>
            </w:ins>
          </w:p>
        </w:tc>
      </w:tr>
    </w:tbl>
    <w:p w:rsidR="00107819" w:rsidRDefault="00107819"/>
    <w:sectPr w:rsidR="00107819" w:rsidSect="00937013">
      <w:headerReference w:type="default" r:id="rId37"/>
      <w:footerReference w:type="default" r:id="rId3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2EEA" w:rsidRDefault="00F72EEA">
      <w:r>
        <w:separator/>
      </w:r>
    </w:p>
  </w:endnote>
  <w:endnote w:type="continuationSeparator" w:id="0">
    <w:p w:rsidR="00F72EEA" w:rsidRDefault="00F72E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765" w:rsidRDefault="00786765">
    <w:pPr>
      <w:pStyle w:val="Footer"/>
    </w:pPr>
    <w:r>
      <w:rPr>
        <w:snapToGrid w:val="0"/>
      </w:rPr>
      <w:tab/>
    </w:r>
    <w:fldSimple w:instr=" DOCPROPERTY &quot;Company&quot;  \* MERGEFORMAT ">
      <w:r w:rsidRPr="004A3DAD">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2EEA" w:rsidRDefault="00F72EEA">
      <w:r>
        <w:separator/>
      </w:r>
    </w:p>
  </w:footnote>
  <w:footnote w:type="continuationSeparator" w:id="0">
    <w:p w:rsidR="00F72EEA" w:rsidRDefault="00F72E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6765" w:rsidRDefault="00786765">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786765">
      <w:trPr>
        <w:cantSplit/>
      </w:trPr>
      <w:tc>
        <w:tcPr>
          <w:tcW w:w="990" w:type="dxa"/>
        </w:tcPr>
        <w:p w:rsidR="00786765" w:rsidRDefault="00786765">
          <w:pPr>
            <w:pStyle w:val="Header"/>
          </w:pPr>
          <w:r>
            <w:t>Title:</w:t>
          </w:r>
        </w:p>
      </w:tc>
      <w:tc>
        <w:tcPr>
          <w:tcW w:w="5400" w:type="dxa"/>
          <w:gridSpan w:val="3"/>
          <w:vMerge w:val="restart"/>
        </w:tcPr>
        <w:p w:rsidR="00786765" w:rsidRPr="00722D2B" w:rsidRDefault="005D06C3">
          <w:pPr>
            <w:pStyle w:val="Header"/>
            <w:rPr>
              <w:lang w:val="es-ES"/>
            </w:rPr>
          </w:pPr>
          <w:fldSimple w:instr=" DOCPROPERTY &quot;Document Title&quot;  \* MERGEFORMAT ">
            <w:r w:rsidR="00786765">
              <w:rPr>
                <w:lang w:val="es-ES"/>
              </w:rPr>
              <w:t>Digital MSB</w:t>
            </w:r>
          </w:fldSimple>
        </w:p>
        <w:p w:rsidR="00786765" w:rsidRPr="00722D2B" w:rsidRDefault="005D06C3" w:rsidP="001A574F">
          <w:pPr>
            <w:pStyle w:val="Header"/>
            <w:tabs>
              <w:tab w:val="clear" w:pos="4320"/>
              <w:tab w:val="clear" w:pos="8640"/>
              <w:tab w:val="center" w:pos="2592"/>
            </w:tabs>
            <w:rPr>
              <w:lang w:val="es-ES"/>
            </w:rPr>
          </w:pPr>
          <w:fldSimple w:instr=" DOCPROPERTY &quot;Product Line&quot;  \* MERGEFORMAT ">
            <w:r w:rsidR="00786765">
              <w:rPr>
                <w:lang w:val="es-ES"/>
              </w:rPr>
              <w:t>Gen II+ EPS EA3</w:t>
            </w:r>
          </w:fldSimple>
          <w:r w:rsidR="00786765" w:rsidRPr="00296BAA">
            <w:rPr>
              <w:lang w:val="es-ES"/>
            </w:rPr>
            <w:tab/>
          </w:r>
        </w:p>
      </w:tc>
      <w:tc>
        <w:tcPr>
          <w:tcW w:w="1170" w:type="dxa"/>
        </w:tcPr>
        <w:p w:rsidR="00786765" w:rsidRDefault="00786765">
          <w:pPr>
            <w:pStyle w:val="Header"/>
          </w:pPr>
          <w:r>
            <w:t>Revision:</w:t>
          </w:r>
        </w:p>
      </w:tc>
      <w:tc>
        <w:tcPr>
          <w:tcW w:w="1350" w:type="dxa"/>
        </w:tcPr>
        <w:p w:rsidR="00786765" w:rsidRDefault="00786765" w:rsidP="00EA19CF">
          <w:pPr>
            <w:pStyle w:val="Header"/>
          </w:pPr>
          <w:r>
            <w:t>16</w:t>
          </w:r>
        </w:p>
      </w:tc>
    </w:tr>
    <w:tr w:rsidR="00786765">
      <w:trPr>
        <w:cantSplit/>
      </w:trPr>
      <w:tc>
        <w:tcPr>
          <w:tcW w:w="990" w:type="dxa"/>
        </w:tcPr>
        <w:p w:rsidR="00786765" w:rsidRDefault="00786765">
          <w:pPr>
            <w:pStyle w:val="Header"/>
          </w:pPr>
          <w:r>
            <w:t xml:space="preserve">Product:     </w:t>
          </w:r>
        </w:p>
      </w:tc>
      <w:tc>
        <w:tcPr>
          <w:tcW w:w="5400" w:type="dxa"/>
          <w:gridSpan w:val="3"/>
          <w:vMerge/>
        </w:tcPr>
        <w:p w:rsidR="00786765" w:rsidRDefault="00786765">
          <w:pPr>
            <w:pStyle w:val="Header"/>
            <w:jc w:val="center"/>
          </w:pPr>
        </w:p>
      </w:tc>
      <w:tc>
        <w:tcPr>
          <w:tcW w:w="1170" w:type="dxa"/>
        </w:tcPr>
        <w:p w:rsidR="00786765" w:rsidRDefault="00786765">
          <w:pPr>
            <w:pStyle w:val="Header"/>
          </w:pPr>
          <w:r>
            <w:t>Rev. Date:</w:t>
          </w:r>
        </w:p>
      </w:tc>
      <w:tc>
        <w:tcPr>
          <w:tcW w:w="1350" w:type="dxa"/>
        </w:tcPr>
        <w:p w:rsidR="00786765" w:rsidRDefault="00786765" w:rsidP="00AB6707">
          <w:pPr>
            <w:pStyle w:val="Header"/>
          </w:pPr>
          <w:r>
            <w:t>06 Feb-15</w:t>
          </w:r>
        </w:p>
      </w:tc>
    </w:tr>
    <w:tr w:rsidR="00786765">
      <w:trPr>
        <w:cantSplit/>
      </w:trPr>
      <w:tc>
        <w:tcPr>
          <w:tcW w:w="990" w:type="dxa"/>
        </w:tcPr>
        <w:p w:rsidR="00786765" w:rsidRDefault="00786765">
          <w:pPr>
            <w:pStyle w:val="Header"/>
          </w:pPr>
          <w:r>
            <w:t>Group:</w:t>
          </w:r>
        </w:p>
      </w:tc>
      <w:tc>
        <w:tcPr>
          <w:tcW w:w="1530" w:type="dxa"/>
        </w:tcPr>
        <w:p w:rsidR="00786765" w:rsidRDefault="00786765">
          <w:pPr>
            <w:pStyle w:val="Header"/>
          </w:pPr>
          <w:r>
            <w:t>ESG</w:t>
          </w:r>
        </w:p>
      </w:tc>
      <w:tc>
        <w:tcPr>
          <w:tcW w:w="1260" w:type="dxa"/>
        </w:tcPr>
        <w:p w:rsidR="00786765" w:rsidRDefault="00786765">
          <w:pPr>
            <w:pStyle w:val="Header"/>
          </w:pPr>
          <w:r>
            <w:t>Originator:</w:t>
          </w:r>
        </w:p>
      </w:tc>
      <w:tc>
        <w:tcPr>
          <w:tcW w:w="2610" w:type="dxa"/>
        </w:tcPr>
        <w:p w:rsidR="00786765" w:rsidRDefault="00786765" w:rsidP="00E406A5">
          <w:pPr>
            <w:pStyle w:val="Header"/>
          </w:pPr>
          <w:r>
            <w:t>Rijvi Ahmed</w:t>
          </w:r>
        </w:p>
      </w:tc>
      <w:tc>
        <w:tcPr>
          <w:tcW w:w="1170" w:type="dxa"/>
        </w:tcPr>
        <w:p w:rsidR="00786765" w:rsidRDefault="00786765">
          <w:pPr>
            <w:pStyle w:val="Header"/>
          </w:pPr>
          <w:r>
            <w:t>Page:</w:t>
          </w:r>
        </w:p>
      </w:tc>
      <w:tc>
        <w:tcPr>
          <w:tcW w:w="1350" w:type="dxa"/>
        </w:tcPr>
        <w:p w:rsidR="00786765" w:rsidRDefault="00786765">
          <w:pPr>
            <w:pStyle w:val="Header"/>
          </w:pPr>
          <w:r>
            <w:rPr>
              <w:rStyle w:val="PageNumber"/>
            </w:rPr>
            <w:fldChar w:fldCharType="begin"/>
          </w:r>
          <w:r>
            <w:rPr>
              <w:rStyle w:val="PageNumber"/>
            </w:rPr>
            <w:instrText xml:space="preserve"> PAGE </w:instrText>
          </w:r>
          <w:r>
            <w:rPr>
              <w:rStyle w:val="PageNumber"/>
            </w:rPr>
            <w:fldChar w:fldCharType="separate"/>
          </w:r>
          <w:r w:rsidR="00650CB0">
            <w:rPr>
              <w:rStyle w:val="PageNumber"/>
              <w:noProof/>
            </w:rPr>
            <w:t>24</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650CB0">
            <w:rPr>
              <w:rStyle w:val="PageNumber"/>
              <w:noProof/>
            </w:rPr>
            <w:t>29</w:t>
          </w:r>
          <w:r>
            <w:rPr>
              <w:rStyle w:val="PageNumber"/>
            </w:rPr>
            <w:fldChar w:fldCharType="end"/>
          </w:r>
        </w:p>
      </w:tc>
    </w:tr>
    <w:tr w:rsidR="00786765">
      <w:trPr>
        <w:cantSplit/>
      </w:trPr>
      <w:tc>
        <w:tcPr>
          <w:tcW w:w="990" w:type="dxa"/>
        </w:tcPr>
        <w:p w:rsidR="00786765" w:rsidRDefault="00786765">
          <w:pPr>
            <w:pStyle w:val="Header"/>
          </w:pPr>
        </w:p>
      </w:tc>
      <w:tc>
        <w:tcPr>
          <w:tcW w:w="1530" w:type="dxa"/>
        </w:tcPr>
        <w:p w:rsidR="00786765" w:rsidRDefault="00786765">
          <w:pPr>
            <w:pStyle w:val="Header"/>
          </w:pPr>
        </w:p>
      </w:tc>
      <w:tc>
        <w:tcPr>
          <w:tcW w:w="1260" w:type="dxa"/>
        </w:tcPr>
        <w:p w:rsidR="00786765" w:rsidRDefault="00786765">
          <w:pPr>
            <w:pStyle w:val="Header"/>
          </w:pPr>
        </w:p>
      </w:tc>
      <w:tc>
        <w:tcPr>
          <w:tcW w:w="2610" w:type="dxa"/>
        </w:tcPr>
        <w:p w:rsidR="00786765" w:rsidRDefault="00786765" w:rsidP="00E406A5">
          <w:pPr>
            <w:pStyle w:val="Header"/>
          </w:pPr>
        </w:p>
      </w:tc>
      <w:tc>
        <w:tcPr>
          <w:tcW w:w="1170" w:type="dxa"/>
        </w:tcPr>
        <w:p w:rsidR="00786765" w:rsidRDefault="00786765">
          <w:pPr>
            <w:pStyle w:val="Header"/>
          </w:pPr>
        </w:p>
      </w:tc>
      <w:tc>
        <w:tcPr>
          <w:tcW w:w="1350" w:type="dxa"/>
        </w:tcPr>
        <w:p w:rsidR="00786765" w:rsidRDefault="00786765">
          <w:pPr>
            <w:pStyle w:val="Header"/>
            <w:rPr>
              <w:rStyle w:val="PageNumber"/>
            </w:rPr>
          </w:pPr>
        </w:p>
      </w:tc>
    </w:tr>
  </w:tbl>
  <w:p w:rsidR="00786765" w:rsidRDefault="00786765">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088EA338"/>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67380A86"/>
    <w:multiLevelType w:val="hybridMultilevel"/>
    <w:tmpl w:val="E08E24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0">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044"/>
        </w:tabs>
        <w:ind w:left="104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0"/>
  </w:num>
  <w:num w:numId="2">
    <w:abstractNumId w:val="9"/>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 w:numId="11">
    <w:abstractNumId w:val="10"/>
  </w:num>
  <w:num w:numId="12">
    <w:abstractNumId w:val="10"/>
    <w:lvlOverride w:ilvl="0">
      <w:startOverride w:val="6"/>
    </w:lvlOverride>
    <w:lvlOverride w:ilvl="1">
      <w:startOverride w:val="3"/>
    </w:lvlOverride>
  </w:num>
  <w:num w:numId="13">
    <w:abstractNumId w:val="10"/>
  </w:num>
  <w:num w:numId="14">
    <w:abstractNumId w:val="8"/>
  </w:num>
  <w:num w:numId="15">
    <w:abstractNumId w:val="10"/>
  </w:num>
  <w:num w:numId="16">
    <w:abstractNumId w:val="10"/>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attachedTemplate r:id="rId1"/>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699"/>
    <w:rsid w:val="00004193"/>
    <w:rsid w:val="00005414"/>
    <w:rsid w:val="00006104"/>
    <w:rsid w:val="00011FDF"/>
    <w:rsid w:val="00015A38"/>
    <w:rsid w:val="00016434"/>
    <w:rsid w:val="00016C32"/>
    <w:rsid w:val="00021C1D"/>
    <w:rsid w:val="00026057"/>
    <w:rsid w:val="00026951"/>
    <w:rsid w:val="00034EB5"/>
    <w:rsid w:val="000355E6"/>
    <w:rsid w:val="00035A0A"/>
    <w:rsid w:val="0004497D"/>
    <w:rsid w:val="000449C6"/>
    <w:rsid w:val="00055444"/>
    <w:rsid w:val="0005725E"/>
    <w:rsid w:val="000673DF"/>
    <w:rsid w:val="00085AD1"/>
    <w:rsid w:val="00091AA4"/>
    <w:rsid w:val="00092AB0"/>
    <w:rsid w:val="00095C5D"/>
    <w:rsid w:val="000A452F"/>
    <w:rsid w:val="000A5504"/>
    <w:rsid w:val="000B4639"/>
    <w:rsid w:val="000B47F1"/>
    <w:rsid w:val="000B7158"/>
    <w:rsid w:val="000B7814"/>
    <w:rsid w:val="000C0A8B"/>
    <w:rsid w:val="000C17A4"/>
    <w:rsid w:val="000C76E6"/>
    <w:rsid w:val="000C7C89"/>
    <w:rsid w:val="000D0A4E"/>
    <w:rsid w:val="000D2585"/>
    <w:rsid w:val="000D297F"/>
    <w:rsid w:val="000D434B"/>
    <w:rsid w:val="000D56AD"/>
    <w:rsid w:val="000D6D1C"/>
    <w:rsid w:val="000D7B7C"/>
    <w:rsid w:val="000F1D59"/>
    <w:rsid w:val="00103FB7"/>
    <w:rsid w:val="00107819"/>
    <w:rsid w:val="00113668"/>
    <w:rsid w:val="00114A5D"/>
    <w:rsid w:val="001155F1"/>
    <w:rsid w:val="001159BF"/>
    <w:rsid w:val="00132618"/>
    <w:rsid w:val="0013504B"/>
    <w:rsid w:val="0013736F"/>
    <w:rsid w:val="00137522"/>
    <w:rsid w:val="00143CB4"/>
    <w:rsid w:val="00145F3A"/>
    <w:rsid w:val="00147AAE"/>
    <w:rsid w:val="00147AB9"/>
    <w:rsid w:val="00156025"/>
    <w:rsid w:val="00163C34"/>
    <w:rsid w:val="001763E7"/>
    <w:rsid w:val="0019765A"/>
    <w:rsid w:val="001A574F"/>
    <w:rsid w:val="001B090E"/>
    <w:rsid w:val="001B60DF"/>
    <w:rsid w:val="001C1792"/>
    <w:rsid w:val="001C651C"/>
    <w:rsid w:val="001D4BDF"/>
    <w:rsid w:val="001E2EB1"/>
    <w:rsid w:val="001F09B2"/>
    <w:rsid w:val="001F4FA7"/>
    <w:rsid w:val="001F5B23"/>
    <w:rsid w:val="001F6C4D"/>
    <w:rsid w:val="002030F8"/>
    <w:rsid w:val="0020722A"/>
    <w:rsid w:val="002159BD"/>
    <w:rsid w:val="00217CA1"/>
    <w:rsid w:val="00225FC6"/>
    <w:rsid w:val="002405B3"/>
    <w:rsid w:val="002406D9"/>
    <w:rsid w:val="002408DE"/>
    <w:rsid w:val="00243ACD"/>
    <w:rsid w:val="00243DFA"/>
    <w:rsid w:val="002440B4"/>
    <w:rsid w:val="00251AC0"/>
    <w:rsid w:val="002529EC"/>
    <w:rsid w:val="00293A80"/>
    <w:rsid w:val="00294DE8"/>
    <w:rsid w:val="00295EB3"/>
    <w:rsid w:val="00296BAA"/>
    <w:rsid w:val="002A5D6F"/>
    <w:rsid w:val="002B134F"/>
    <w:rsid w:val="002B22C3"/>
    <w:rsid w:val="002B6B04"/>
    <w:rsid w:val="002C03D8"/>
    <w:rsid w:val="002C1A2C"/>
    <w:rsid w:val="002C4868"/>
    <w:rsid w:val="002C7803"/>
    <w:rsid w:val="002D17CC"/>
    <w:rsid w:val="002E4E90"/>
    <w:rsid w:val="002E638E"/>
    <w:rsid w:val="002F03AE"/>
    <w:rsid w:val="002F239F"/>
    <w:rsid w:val="002F4C11"/>
    <w:rsid w:val="00302887"/>
    <w:rsid w:val="00315335"/>
    <w:rsid w:val="00322514"/>
    <w:rsid w:val="00322C1D"/>
    <w:rsid w:val="00322FE7"/>
    <w:rsid w:val="003277B6"/>
    <w:rsid w:val="00327F03"/>
    <w:rsid w:val="00336393"/>
    <w:rsid w:val="00337675"/>
    <w:rsid w:val="00340766"/>
    <w:rsid w:val="003431BE"/>
    <w:rsid w:val="00344EBF"/>
    <w:rsid w:val="00346205"/>
    <w:rsid w:val="00352444"/>
    <w:rsid w:val="003562A4"/>
    <w:rsid w:val="003603B8"/>
    <w:rsid w:val="0036249C"/>
    <w:rsid w:val="00363D42"/>
    <w:rsid w:val="00366C59"/>
    <w:rsid w:val="0037382C"/>
    <w:rsid w:val="0037465C"/>
    <w:rsid w:val="00375B68"/>
    <w:rsid w:val="00375CDF"/>
    <w:rsid w:val="003764DD"/>
    <w:rsid w:val="00386DAF"/>
    <w:rsid w:val="0038719B"/>
    <w:rsid w:val="003901B6"/>
    <w:rsid w:val="003A04DB"/>
    <w:rsid w:val="003A7633"/>
    <w:rsid w:val="003B38E2"/>
    <w:rsid w:val="003B7645"/>
    <w:rsid w:val="003C3115"/>
    <w:rsid w:val="003C4D3F"/>
    <w:rsid w:val="003C6675"/>
    <w:rsid w:val="003D77F8"/>
    <w:rsid w:val="003D79CA"/>
    <w:rsid w:val="003F1268"/>
    <w:rsid w:val="003F4F3C"/>
    <w:rsid w:val="003F619C"/>
    <w:rsid w:val="0040173E"/>
    <w:rsid w:val="004169AD"/>
    <w:rsid w:val="0041780C"/>
    <w:rsid w:val="004217A9"/>
    <w:rsid w:val="004242F5"/>
    <w:rsid w:val="00425B65"/>
    <w:rsid w:val="00426D05"/>
    <w:rsid w:val="004273D4"/>
    <w:rsid w:val="00435F68"/>
    <w:rsid w:val="00437BBB"/>
    <w:rsid w:val="00441E7D"/>
    <w:rsid w:val="00442817"/>
    <w:rsid w:val="0045042C"/>
    <w:rsid w:val="00454BBB"/>
    <w:rsid w:val="004552CB"/>
    <w:rsid w:val="004573C7"/>
    <w:rsid w:val="004713F7"/>
    <w:rsid w:val="00475013"/>
    <w:rsid w:val="00485AE3"/>
    <w:rsid w:val="00492689"/>
    <w:rsid w:val="0049436F"/>
    <w:rsid w:val="004964C3"/>
    <w:rsid w:val="004A0237"/>
    <w:rsid w:val="004A322F"/>
    <w:rsid w:val="004A3DAD"/>
    <w:rsid w:val="004A781C"/>
    <w:rsid w:val="004B0656"/>
    <w:rsid w:val="004B6DB8"/>
    <w:rsid w:val="004C01DB"/>
    <w:rsid w:val="004C404F"/>
    <w:rsid w:val="004C4FB1"/>
    <w:rsid w:val="004E1F45"/>
    <w:rsid w:val="004E396F"/>
    <w:rsid w:val="004E4A5F"/>
    <w:rsid w:val="0050162B"/>
    <w:rsid w:val="005143E4"/>
    <w:rsid w:val="0054139C"/>
    <w:rsid w:val="00545E77"/>
    <w:rsid w:val="00547531"/>
    <w:rsid w:val="00561702"/>
    <w:rsid w:val="00562408"/>
    <w:rsid w:val="0056460B"/>
    <w:rsid w:val="00567ADB"/>
    <w:rsid w:val="0057057F"/>
    <w:rsid w:val="00573F6E"/>
    <w:rsid w:val="00574A88"/>
    <w:rsid w:val="005759E7"/>
    <w:rsid w:val="00577EB3"/>
    <w:rsid w:val="00580EF6"/>
    <w:rsid w:val="005852E1"/>
    <w:rsid w:val="005864FD"/>
    <w:rsid w:val="005867B1"/>
    <w:rsid w:val="00591C94"/>
    <w:rsid w:val="005922F6"/>
    <w:rsid w:val="00595B9D"/>
    <w:rsid w:val="005979C0"/>
    <w:rsid w:val="005B0CC7"/>
    <w:rsid w:val="005B503D"/>
    <w:rsid w:val="005C5E4A"/>
    <w:rsid w:val="005D06C3"/>
    <w:rsid w:val="005D2CF9"/>
    <w:rsid w:val="005D5A6D"/>
    <w:rsid w:val="005D5FE4"/>
    <w:rsid w:val="005D783D"/>
    <w:rsid w:val="005E2033"/>
    <w:rsid w:val="005F63C4"/>
    <w:rsid w:val="00603359"/>
    <w:rsid w:val="00605E00"/>
    <w:rsid w:val="00606D9D"/>
    <w:rsid w:val="00607592"/>
    <w:rsid w:val="006135DE"/>
    <w:rsid w:val="00613BC9"/>
    <w:rsid w:val="0061482E"/>
    <w:rsid w:val="00616853"/>
    <w:rsid w:val="006407D8"/>
    <w:rsid w:val="00640A1E"/>
    <w:rsid w:val="00643F34"/>
    <w:rsid w:val="006441CF"/>
    <w:rsid w:val="00646170"/>
    <w:rsid w:val="00650CB0"/>
    <w:rsid w:val="0065151D"/>
    <w:rsid w:val="00655315"/>
    <w:rsid w:val="00656608"/>
    <w:rsid w:val="00656FDA"/>
    <w:rsid w:val="00661C45"/>
    <w:rsid w:val="00666DFC"/>
    <w:rsid w:val="00672056"/>
    <w:rsid w:val="00674ADF"/>
    <w:rsid w:val="006805B8"/>
    <w:rsid w:val="00682230"/>
    <w:rsid w:val="00683C0F"/>
    <w:rsid w:val="00690BFC"/>
    <w:rsid w:val="006917FD"/>
    <w:rsid w:val="00691E26"/>
    <w:rsid w:val="006932B3"/>
    <w:rsid w:val="0069525D"/>
    <w:rsid w:val="00697671"/>
    <w:rsid w:val="006A24BE"/>
    <w:rsid w:val="006B3335"/>
    <w:rsid w:val="006B423E"/>
    <w:rsid w:val="006B4B27"/>
    <w:rsid w:val="006B4FC3"/>
    <w:rsid w:val="006B6439"/>
    <w:rsid w:val="006B6DDC"/>
    <w:rsid w:val="006C2EC1"/>
    <w:rsid w:val="006C3373"/>
    <w:rsid w:val="006C730F"/>
    <w:rsid w:val="006D33CC"/>
    <w:rsid w:val="006D519A"/>
    <w:rsid w:val="006E19FD"/>
    <w:rsid w:val="006E4321"/>
    <w:rsid w:val="006F01A3"/>
    <w:rsid w:val="006F1DE2"/>
    <w:rsid w:val="006F4FD8"/>
    <w:rsid w:val="00702B1B"/>
    <w:rsid w:val="00706174"/>
    <w:rsid w:val="0071541E"/>
    <w:rsid w:val="00721AE4"/>
    <w:rsid w:val="00722D2B"/>
    <w:rsid w:val="00723605"/>
    <w:rsid w:val="00727EC1"/>
    <w:rsid w:val="0073314F"/>
    <w:rsid w:val="00737472"/>
    <w:rsid w:val="00751963"/>
    <w:rsid w:val="00751D87"/>
    <w:rsid w:val="00751D98"/>
    <w:rsid w:val="0075409E"/>
    <w:rsid w:val="00756C97"/>
    <w:rsid w:val="00760035"/>
    <w:rsid w:val="007668A4"/>
    <w:rsid w:val="00771E20"/>
    <w:rsid w:val="00786765"/>
    <w:rsid w:val="00792F3A"/>
    <w:rsid w:val="0079381B"/>
    <w:rsid w:val="0079667F"/>
    <w:rsid w:val="007A04FC"/>
    <w:rsid w:val="007A052B"/>
    <w:rsid w:val="007A10B8"/>
    <w:rsid w:val="007A1699"/>
    <w:rsid w:val="007A2F79"/>
    <w:rsid w:val="007A69AC"/>
    <w:rsid w:val="007B05B7"/>
    <w:rsid w:val="007B0B37"/>
    <w:rsid w:val="007C3CE3"/>
    <w:rsid w:val="007C4839"/>
    <w:rsid w:val="007C7BEF"/>
    <w:rsid w:val="007D47DF"/>
    <w:rsid w:val="007D6AAE"/>
    <w:rsid w:val="007D706A"/>
    <w:rsid w:val="007E79ED"/>
    <w:rsid w:val="007F3A1E"/>
    <w:rsid w:val="007F3AC6"/>
    <w:rsid w:val="007F5C89"/>
    <w:rsid w:val="00801AD4"/>
    <w:rsid w:val="00803BE7"/>
    <w:rsid w:val="00815EB0"/>
    <w:rsid w:val="008165D1"/>
    <w:rsid w:val="00817B58"/>
    <w:rsid w:val="00823CD9"/>
    <w:rsid w:val="008242F0"/>
    <w:rsid w:val="00826E2A"/>
    <w:rsid w:val="008309D2"/>
    <w:rsid w:val="00830FB7"/>
    <w:rsid w:val="00831708"/>
    <w:rsid w:val="00832A65"/>
    <w:rsid w:val="0083451B"/>
    <w:rsid w:val="0084228C"/>
    <w:rsid w:val="00842F2B"/>
    <w:rsid w:val="0084439C"/>
    <w:rsid w:val="0084677F"/>
    <w:rsid w:val="00846E36"/>
    <w:rsid w:val="0085047B"/>
    <w:rsid w:val="00850A7F"/>
    <w:rsid w:val="008535B2"/>
    <w:rsid w:val="00854AD1"/>
    <w:rsid w:val="00861E58"/>
    <w:rsid w:val="0086389B"/>
    <w:rsid w:val="00863F5C"/>
    <w:rsid w:val="00883F97"/>
    <w:rsid w:val="008915EF"/>
    <w:rsid w:val="008A71BF"/>
    <w:rsid w:val="008A71D4"/>
    <w:rsid w:val="008B303A"/>
    <w:rsid w:val="008B3E94"/>
    <w:rsid w:val="008B7634"/>
    <w:rsid w:val="008C7284"/>
    <w:rsid w:val="008D08D2"/>
    <w:rsid w:val="008E04DA"/>
    <w:rsid w:val="008E4A68"/>
    <w:rsid w:val="008E5539"/>
    <w:rsid w:val="008E625F"/>
    <w:rsid w:val="008E626D"/>
    <w:rsid w:val="008F0A77"/>
    <w:rsid w:val="008F69A8"/>
    <w:rsid w:val="008F6DBB"/>
    <w:rsid w:val="0090238F"/>
    <w:rsid w:val="009060DD"/>
    <w:rsid w:val="00911377"/>
    <w:rsid w:val="00912DC0"/>
    <w:rsid w:val="00912EFF"/>
    <w:rsid w:val="009177AF"/>
    <w:rsid w:val="00917DD0"/>
    <w:rsid w:val="00920A8C"/>
    <w:rsid w:val="0092296D"/>
    <w:rsid w:val="00932D70"/>
    <w:rsid w:val="00937013"/>
    <w:rsid w:val="00937904"/>
    <w:rsid w:val="00944806"/>
    <w:rsid w:val="00947F12"/>
    <w:rsid w:val="00950064"/>
    <w:rsid w:val="00955F6A"/>
    <w:rsid w:val="00957470"/>
    <w:rsid w:val="00971FD9"/>
    <w:rsid w:val="00974BF2"/>
    <w:rsid w:val="0098060D"/>
    <w:rsid w:val="0099601B"/>
    <w:rsid w:val="009A2324"/>
    <w:rsid w:val="009A3416"/>
    <w:rsid w:val="009B20B2"/>
    <w:rsid w:val="009B4D6A"/>
    <w:rsid w:val="009B639E"/>
    <w:rsid w:val="009D5CBE"/>
    <w:rsid w:val="009D61FC"/>
    <w:rsid w:val="009F214A"/>
    <w:rsid w:val="009F5052"/>
    <w:rsid w:val="009F61A0"/>
    <w:rsid w:val="009F7860"/>
    <w:rsid w:val="00A07FCA"/>
    <w:rsid w:val="00A10045"/>
    <w:rsid w:val="00A12170"/>
    <w:rsid w:val="00A12225"/>
    <w:rsid w:val="00A140BB"/>
    <w:rsid w:val="00A15570"/>
    <w:rsid w:val="00A21C02"/>
    <w:rsid w:val="00A23F14"/>
    <w:rsid w:val="00A26301"/>
    <w:rsid w:val="00A5035E"/>
    <w:rsid w:val="00A5151C"/>
    <w:rsid w:val="00A52A16"/>
    <w:rsid w:val="00A57636"/>
    <w:rsid w:val="00A7139E"/>
    <w:rsid w:val="00A71E66"/>
    <w:rsid w:val="00A74AE6"/>
    <w:rsid w:val="00A81A7A"/>
    <w:rsid w:val="00A85EAE"/>
    <w:rsid w:val="00A93A98"/>
    <w:rsid w:val="00AA0FED"/>
    <w:rsid w:val="00AA2B02"/>
    <w:rsid w:val="00AA6EBB"/>
    <w:rsid w:val="00AB1D95"/>
    <w:rsid w:val="00AB6525"/>
    <w:rsid w:val="00AB6707"/>
    <w:rsid w:val="00AC564A"/>
    <w:rsid w:val="00AD6D98"/>
    <w:rsid w:val="00AD731B"/>
    <w:rsid w:val="00AD78DC"/>
    <w:rsid w:val="00AE20C0"/>
    <w:rsid w:val="00AE588B"/>
    <w:rsid w:val="00AE5910"/>
    <w:rsid w:val="00AF1C3E"/>
    <w:rsid w:val="00B02438"/>
    <w:rsid w:val="00B02A72"/>
    <w:rsid w:val="00B03A1B"/>
    <w:rsid w:val="00B139B8"/>
    <w:rsid w:val="00B141CE"/>
    <w:rsid w:val="00B145AE"/>
    <w:rsid w:val="00B222C0"/>
    <w:rsid w:val="00B23E0F"/>
    <w:rsid w:val="00B30771"/>
    <w:rsid w:val="00B34794"/>
    <w:rsid w:val="00B34A72"/>
    <w:rsid w:val="00B40268"/>
    <w:rsid w:val="00B439E6"/>
    <w:rsid w:val="00B457D7"/>
    <w:rsid w:val="00B5300D"/>
    <w:rsid w:val="00B54697"/>
    <w:rsid w:val="00B548A7"/>
    <w:rsid w:val="00B60957"/>
    <w:rsid w:val="00B64836"/>
    <w:rsid w:val="00B66925"/>
    <w:rsid w:val="00B6696D"/>
    <w:rsid w:val="00B719A2"/>
    <w:rsid w:val="00B75712"/>
    <w:rsid w:val="00B86BEE"/>
    <w:rsid w:val="00B90EC7"/>
    <w:rsid w:val="00BA0937"/>
    <w:rsid w:val="00BB0579"/>
    <w:rsid w:val="00BB3118"/>
    <w:rsid w:val="00BB4DA7"/>
    <w:rsid w:val="00BB6020"/>
    <w:rsid w:val="00BB727D"/>
    <w:rsid w:val="00BC0FDF"/>
    <w:rsid w:val="00BC72F8"/>
    <w:rsid w:val="00BD008B"/>
    <w:rsid w:val="00BD15D2"/>
    <w:rsid w:val="00BD233F"/>
    <w:rsid w:val="00BD3DFF"/>
    <w:rsid w:val="00BE437D"/>
    <w:rsid w:val="00BE6B41"/>
    <w:rsid w:val="00BF364D"/>
    <w:rsid w:val="00BF5354"/>
    <w:rsid w:val="00BF59C5"/>
    <w:rsid w:val="00C10BD5"/>
    <w:rsid w:val="00C110D9"/>
    <w:rsid w:val="00C1131A"/>
    <w:rsid w:val="00C17102"/>
    <w:rsid w:val="00C23D41"/>
    <w:rsid w:val="00C3339A"/>
    <w:rsid w:val="00C35BD3"/>
    <w:rsid w:val="00C40431"/>
    <w:rsid w:val="00C4227E"/>
    <w:rsid w:val="00C51CC9"/>
    <w:rsid w:val="00C55584"/>
    <w:rsid w:val="00C646AD"/>
    <w:rsid w:val="00C65BDF"/>
    <w:rsid w:val="00C65FF1"/>
    <w:rsid w:val="00C6602D"/>
    <w:rsid w:val="00C67280"/>
    <w:rsid w:val="00C72FFA"/>
    <w:rsid w:val="00C75A4F"/>
    <w:rsid w:val="00C816EC"/>
    <w:rsid w:val="00C81AC6"/>
    <w:rsid w:val="00C914CC"/>
    <w:rsid w:val="00C93848"/>
    <w:rsid w:val="00CA1417"/>
    <w:rsid w:val="00CA786C"/>
    <w:rsid w:val="00CB488C"/>
    <w:rsid w:val="00CB6F5E"/>
    <w:rsid w:val="00CB79EC"/>
    <w:rsid w:val="00CC539E"/>
    <w:rsid w:val="00CC75B7"/>
    <w:rsid w:val="00CD2143"/>
    <w:rsid w:val="00CD2777"/>
    <w:rsid w:val="00CD7C57"/>
    <w:rsid w:val="00CE0902"/>
    <w:rsid w:val="00CE1429"/>
    <w:rsid w:val="00D00C3E"/>
    <w:rsid w:val="00D117E4"/>
    <w:rsid w:val="00D1529A"/>
    <w:rsid w:val="00D16F64"/>
    <w:rsid w:val="00D2374F"/>
    <w:rsid w:val="00D267A5"/>
    <w:rsid w:val="00D35C3D"/>
    <w:rsid w:val="00D40AE1"/>
    <w:rsid w:val="00D43F47"/>
    <w:rsid w:val="00D467A4"/>
    <w:rsid w:val="00D50ABA"/>
    <w:rsid w:val="00D51B15"/>
    <w:rsid w:val="00D51B6B"/>
    <w:rsid w:val="00D5366D"/>
    <w:rsid w:val="00D55ECA"/>
    <w:rsid w:val="00D63D33"/>
    <w:rsid w:val="00D72B0A"/>
    <w:rsid w:val="00D809D1"/>
    <w:rsid w:val="00D91BEA"/>
    <w:rsid w:val="00D94BDD"/>
    <w:rsid w:val="00DA5435"/>
    <w:rsid w:val="00DA6915"/>
    <w:rsid w:val="00DB11FD"/>
    <w:rsid w:val="00DB1AA5"/>
    <w:rsid w:val="00DC2FF4"/>
    <w:rsid w:val="00DC5025"/>
    <w:rsid w:val="00DC7E08"/>
    <w:rsid w:val="00DD52BB"/>
    <w:rsid w:val="00DD619F"/>
    <w:rsid w:val="00DD622F"/>
    <w:rsid w:val="00DE3FCE"/>
    <w:rsid w:val="00DE4889"/>
    <w:rsid w:val="00DF3153"/>
    <w:rsid w:val="00E02623"/>
    <w:rsid w:val="00E1094E"/>
    <w:rsid w:val="00E152B2"/>
    <w:rsid w:val="00E21064"/>
    <w:rsid w:val="00E2486E"/>
    <w:rsid w:val="00E25ED3"/>
    <w:rsid w:val="00E406A5"/>
    <w:rsid w:val="00E40A37"/>
    <w:rsid w:val="00E5472B"/>
    <w:rsid w:val="00E57C42"/>
    <w:rsid w:val="00E57F4D"/>
    <w:rsid w:val="00E60148"/>
    <w:rsid w:val="00E82733"/>
    <w:rsid w:val="00E91172"/>
    <w:rsid w:val="00E95A09"/>
    <w:rsid w:val="00EA0F41"/>
    <w:rsid w:val="00EA19CF"/>
    <w:rsid w:val="00EA4508"/>
    <w:rsid w:val="00EA6059"/>
    <w:rsid w:val="00EA6072"/>
    <w:rsid w:val="00EB4963"/>
    <w:rsid w:val="00EC058A"/>
    <w:rsid w:val="00EC1BB4"/>
    <w:rsid w:val="00EC3916"/>
    <w:rsid w:val="00ED0599"/>
    <w:rsid w:val="00ED1578"/>
    <w:rsid w:val="00ED58F0"/>
    <w:rsid w:val="00EF0B70"/>
    <w:rsid w:val="00EF211F"/>
    <w:rsid w:val="00EF4E9E"/>
    <w:rsid w:val="00EF5F0D"/>
    <w:rsid w:val="00F04FA2"/>
    <w:rsid w:val="00F0555C"/>
    <w:rsid w:val="00F07DE0"/>
    <w:rsid w:val="00F11E55"/>
    <w:rsid w:val="00F12246"/>
    <w:rsid w:val="00F13086"/>
    <w:rsid w:val="00F141E2"/>
    <w:rsid w:val="00F14BEE"/>
    <w:rsid w:val="00F25F0A"/>
    <w:rsid w:val="00F27A8E"/>
    <w:rsid w:val="00F36BC4"/>
    <w:rsid w:val="00F4101C"/>
    <w:rsid w:val="00F44D86"/>
    <w:rsid w:val="00F46806"/>
    <w:rsid w:val="00F50530"/>
    <w:rsid w:val="00F5293B"/>
    <w:rsid w:val="00F5763C"/>
    <w:rsid w:val="00F60312"/>
    <w:rsid w:val="00F648ED"/>
    <w:rsid w:val="00F65A45"/>
    <w:rsid w:val="00F66DC0"/>
    <w:rsid w:val="00F72B8C"/>
    <w:rsid w:val="00F72EEA"/>
    <w:rsid w:val="00F8149B"/>
    <w:rsid w:val="00F815CA"/>
    <w:rsid w:val="00F81ACA"/>
    <w:rsid w:val="00F82E8E"/>
    <w:rsid w:val="00F8386E"/>
    <w:rsid w:val="00F9355F"/>
    <w:rsid w:val="00F957FA"/>
    <w:rsid w:val="00FA3A56"/>
    <w:rsid w:val="00FB1EF7"/>
    <w:rsid w:val="00FB2942"/>
    <w:rsid w:val="00FB432D"/>
    <w:rsid w:val="00FB5C5C"/>
    <w:rsid w:val="00FC2D81"/>
    <w:rsid w:val="00FC721D"/>
    <w:rsid w:val="00FE258A"/>
    <w:rsid w:val="00FE5F42"/>
    <w:rsid w:val="00FF663A"/>
    <w:rsid w:val="00FF7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59BF"/>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link w:val="Heading2Char"/>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7A1699"/>
    <w:pPr>
      <w:spacing w:after="0"/>
    </w:pPr>
    <w:rPr>
      <w:rFonts w:ascii="Tahoma" w:hAnsi="Tahoma" w:cs="Tahoma"/>
      <w:sz w:val="16"/>
      <w:szCs w:val="16"/>
    </w:rPr>
  </w:style>
  <w:style w:type="character" w:customStyle="1" w:styleId="BalloonTextChar">
    <w:name w:val="Balloon Text Char"/>
    <w:link w:val="BalloonText"/>
    <w:uiPriority w:val="99"/>
    <w:semiHidden/>
    <w:rsid w:val="007A1699"/>
    <w:rPr>
      <w:rFonts w:ascii="Tahoma" w:hAnsi="Tahoma" w:cs="Tahoma"/>
      <w:sz w:val="16"/>
      <w:szCs w:val="16"/>
    </w:rPr>
  </w:style>
  <w:style w:type="character" w:customStyle="1" w:styleId="Heading2Char">
    <w:name w:val="Heading 2 Char"/>
    <w:link w:val="Heading2"/>
    <w:rsid w:val="00EA6059"/>
    <w:rPr>
      <w:rFonts w:ascii="Arial" w:hAnsi="Arial"/>
      <w:b/>
      <w:sz w:val="24"/>
    </w:rPr>
  </w:style>
  <w:style w:type="character" w:customStyle="1" w:styleId="Heading3Char">
    <w:name w:val="Heading 3 Char"/>
    <w:link w:val="Heading3"/>
    <w:rsid w:val="00EA6059"/>
    <w:rPr>
      <w:rFonts w:ascii="Arial" w:hAnsi="Arial"/>
      <w:b/>
      <w:sz w:val="24"/>
    </w:rPr>
  </w:style>
  <w:style w:type="character" w:customStyle="1" w:styleId="Heading4Char">
    <w:name w:val="Heading 4 Char"/>
    <w:link w:val="Heading4"/>
    <w:rsid w:val="00EA6059"/>
    <w:rPr>
      <w:rFonts w:ascii="Arial" w:hAnsi="Arial"/>
      <w:b/>
      <w:sz w:val="24"/>
    </w:rPr>
  </w:style>
  <w:style w:type="paragraph" w:styleId="ListParagraph">
    <w:name w:val="List Paragraph"/>
    <w:basedOn w:val="Normal"/>
    <w:uiPriority w:val="34"/>
    <w:qFormat/>
    <w:rsid w:val="00A74AE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59BF"/>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link w:val="Heading2Char"/>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7A1699"/>
    <w:pPr>
      <w:spacing w:after="0"/>
    </w:pPr>
    <w:rPr>
      <w:rFonts w:ascii="Tahoma" w:hAnsi="Tahoma" w:cs="Tahoma"/>
      <w:sz w:val="16"/>
      <w:szCs w:val="16"/>
    </w:rPr>
  </w:style>
  <w:style w:type="character" w:customStyle="1" w:styleId="BalloonTextChar">
    <w:name w:val="Balloon Text Char"/>
    <w:link w:val="BalloonText"/>
    <w:uiPriority w:val="99"/>
    <w:semiHidden/>
    <w:rsid w:val="007A1699"/>
    <w:rPr>
      <w:rFonts w:ascii="Tahoma" w:hAnsi="Tahoma" w:cs="Tahoma"/>
      <w:sz w:val="16"/>
      <w:szCs w:val="16"/>
    </w:rPr>
  </w:style>
  <w:style w:type="character" w:customStyle="1" w:styleId="Heading2Char">
    <w:name w:val="Heading 2 Char"/>
    <w:link w:val="Heading2"/>
    <w:rsid w:val="00EA6059"/>
    <w:rPr>
      <w:rFonts w:ascii="Arial" w:hAnsi="Arial"/>
      <w:b/>
      <w:sz w:val="24"/>
    </w:rPr>
  </w:style>
  <w:style w:type="character" w:customStyle="1" w:styleId="Heading3Char">
    <w:name w:val="Heading 3 Char"/>
    <w:link w:val="Heading3"/>
    <w:rsid w:val="00EA6059"/>
    <w:rPr>
      <w:rFonts w:ascii="Arial" w:hAnsi="Arial"/>
      <w:b/>
      <w:sz w:val="24"/>
    </w:rPr>
  </w:style>
  <w:style w:type="character" w:customStyle="1" w:styleId="Heading4Char">
    <w:name w:val="Heading 4 Char"/>
    <w:link w:val="Heading4"/>
    <w:rsid w:val="00EA6059"/>
    <w:rPr>
      <w:rFonts w:ascii="Arial" w:hAnsi="Arial"/>
      <w:b/>
      <w:sz w:val="24"/>
    </w:rPr>
  </w:style>
  <w:style w:type="paragraph" w:styleId="ListParagraph">
    <w:name w:val="List Paragraph"/>
    <w:basedOn w:val="Normal"/>
    <w:uiPriority w:val="34"/>
    <w:qFormat/>
    <w:rsid w:val="00A74A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880375">
      <w:bodyDiv w:val="1"/>
      <w:marLeft w:val="0"/>
      <w:marRight w:val="0"/>
      <w:marTop w:val="0"/>
      <w:marBottom w:val="0"/>
      <w:divBdr>
        <w:top w:val="none" w:sz="0" w:space="0" w:color="auto"/>
        <w:left w:val="none" w:sz="0" w:space="0" w:color="auto"/>
        <w:bottom w:val="none" w:sz="0" w:space="0" w:color="auto"/>
        <w:right w:val="none" w:sz="0" w:space="0" w:color="auto"/>
      </w:divBdr>
    </w:div>
    <w:div w:id="220363803">
      <w:bodyDiv w:val="1"/>
      <w:marLeft w:val="0"/>
      <w:marRight w:val="0"/>
      <w:marTop w:val="0"/>
      <w:marBottom w:val="0"/>
      <w:divBdr>
        <w:top w:val="none" w:sz="0" w:space="0" w:color="auto"/>
        <w:left w:val="none" w:sz="0" w:space="0" w:color="auto"/>
        <w:bottom w:val="none" w:sz="0" w:space="0" w:color="auto"/>
        <w:right w:val="none" w:sz="0" w:space="0" w:color="auto"/>
      </w:divBdr>
    </w:div>
    <w:div w:id="371922188">
      <w:bodyDiv w:val="1"/>
      <w:marLeft w:val="0"/>
      <w:marRight w:val="0"/>
      <w:marTop w:val="0"/>
      <w:marBottom w:val="0"/>
      <w:divBdr>
        <w:top w:val="none" w:sz="0" w:space="0" w:color="auto"/>
        <w:left w:val="none" w:sz="0" w:space="0" w:color="auto"/>
        <w:bottom w:val="none" w:sz="0" w:space="0" w:color="auto"/>
        <w:right w:val="none" w:sz="0" w:space="0" w:color="auto"/>
      </w:divBdr>
    </w:div>
    <w:div w:id="876891846">
      <w:bodyDiv w:val="1"/>
      <w:marLeft w:val="0"/>
      <w:marRight w:val="0"/>
      <w:marTop w:val="0"/>
      <w:marBottom w:val="0"/>
      <w:divBdr>
        <w:top w:val="none" w:sz="0" w:space="0" w:color="auto"/>
        <w:left w:val="none" w:sz="0" w:space="0" w:color="auto"/>
        <w:bottom w:val="none" w:sz="0" w:space="0" w:color="auto"/>
        <w:right w:val="none" w:sz="0" w:space="0" w:color="auto"/>
      </w:divBdr>
    </w:div>
    <w:div w:id="997146198">
      <w:bodyDiv w:val="1"/>
      <w:marLeft w:val="0"/>
      <w:marRight w:val="0"/>
      <w:marTop w:val="0"/>
      <w:marBottom w:val="0"/>
      <w:divBdr>
        <w:top w:val="none" w:sz="0" w:space="0" w:color="auto"/>
        <w:left w:val="none" w:sz="0" w:space="0" w:color="auto"/>
        <w:bottom w:val="none" w:sz="0" w:space="0" w:color="auto"/>
        <w:right w:val="none" w:sz="0" w:space="0" w:color="auto"/>
      </w:divBdr>
    </w:div>
    <w:div w:id="115043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12.bin"/><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9.bin"/><Relationship Id="rId36" Type="http://schemas.openxmlformats.org/officeDocument/2006/relationships/oleObject" Target="embeddings/oleObject13.bin"/><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emf"/><Relationship Id="rId30" Type="http://schemas.openxmlformats.org/officeDocument/2006/relationships/oleObject" Target="embeddings/oleObject10.bin"/><Relationship Id="rId35" Type="http://schemas.openxmlformats.org/officeDocument/2006/relationships/image" Target="media/image15.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zt9hv\My%20Documents\Google%20Talk%20Received%20Files\MDD%20Template%20EA3.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5FDD01-C776-4934-9DFB-956BA162D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MDD Template EA3.dotx</Template>
  <TotalTime>433</TotalTime>
  <Pages>29</Pages>
  <Words>2943</Words>
  <Characters>16777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19681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nzt9hv</dc:creator>
  <cp:lastModifiedBy>Byrski, Krzysztof</cp:lastModifiedBy>
  <cp:revision>69</cp:revision>
  <cp:lastPrinted>2011-03-22T08:34:00Z</cp:lastPrinted>
  <dcterms:created xsi:type="dcterms:W3CDTF">2014-10-10T15:25:00Z</dcterms:created>
  <dcterms:modified xsi:type="dcterms:W3CDTF">2018-04-20T08:02:00Z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Digital MSB</vt:lpwstr>
  </property>
  <property fmtid="{D5CDD505-2E9C-101B-9397-08002B2CF9AE}" pid="3" name="MDDRevNum">
    <vt:lpwstr>8.0</vt:lpwstr>
  </property>
  <property fmtid="{D5CDD505-2E9C-101B-9397-08002B2CF9AE}" pid="4" name="Module Layer">
    <vt:lpwstr>0</vt:lpwstr>
  </property>
  <property fmtid="{D5CDD505-2E9C-101B-9397-08002B2CF9AE}" pid="5" name="Module Name">
    <vt:lpwstr>DigMSB</vt:lpwstr>
  </property>
  <property fmtid="{D5CDD505-2E9C-101B-9397-08002B2CF9AE}" pid="6" name="Product Line">
    <vt:lpwstr>Gen II+ EPS EA3</vt:lpwstr>
  </property>
</Properties>
</file>